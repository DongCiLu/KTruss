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31C89" w14:textId="77777777" w:rsidR="00187908" w:rsidRPr="00F5160A" w:rsidRDefault="00F5160A">
      <w:pPr>
        <w:tabs>
          <w:tab w:val="left" w:pos="1275"/>
        </w:tabs>
        <w:spacing w:before="76" w:line="242" w:lineRule="auto"/>
        <w:ind w:left="474" w:right="1692"/>
        <w:rPr>
          <w:sz w:val="48"/>
          <w:rPrChange w:id="0" w:author="Rick" w:date="2019-04-10T09:58:00Z">
            <w:rPr/>
          </w:rPrChange>
        </w:rPr>
        <w:pPrChange w:id="1" w:author="Rick" w:date="2019-04-10T09:58:00Z">
          <w:pPr>
            <w:pStyle w:val="ListParagraph"/>
            <w:numPr>
              <w:numId w:val="6"/>
            </w:numPr>
            <w:tabs>
              <w:tab w:val="left" w:pos="1275"/>
            </w:tabs>
            <w:spacing w:before="76" w:line="242" w:lineRule="auto"/>
            <w:ind w:left="874" w:right="1692" w:firstLine="0"/>
            <w:jc w:val="left"/>
          </w:pPr>
        </w:pPrChange>
      </w:pPr>
      <w:commentRangeStart w:id="2"/>
      <w:ins w:id="3" w:author="Rick" w:date="2019-04-10T09:58:00Z">
        <w:r>
          <w:rPr>
            <w:spacing w:val="-4"/>
            <w:sz w:val="48"/>
          </w:rPr>
          <w:t>Two</w:t>
        </w:r>
      </w:ins>
      <w:commentRangeEnd w:id="2"/>
      <w:ins w:id="4" w:author="Rick" w:date="2019-04-10T15:59:00Z">
        <w:r w:rsidR="0043102E">
          <w:rPr>
            <w:rStyle w:val="CommentReference"/>
          </w:rPr>
          <w:commentReference w:id="2"/>
        </w:r>
      </w:ins>
      <w:ins w:id="5" w:author="Rick" w:date="2019-04-10T09:58:00Z">
        <w:r>
          <w:rPr>
            <w:spacing w:val="-4"/>
            <w:sz w:val="48"/>
          </w:rPr>
          <w:t>-</w:t>
        </w:r>
      </w:ins>
      <w:commentRangeStart w:id="6"/>
      <w:r w:rsidR="00105EDE" w:rsidRPr="00F5160A">
        <w:rPr>
          <w:spacing w:val="-4"/>
          <w:sz w:val="48"/>
          <w:rPrChange w:id="7" w:author="Rick" w:date="2019-04-10T09:58:00Z">
            <w:rPr>
              <w:spacing w:val="-4"/>
            </w:rPr>
          </w:rPrChange>
        </w:rPr>
        <w:t>level</w:t>
      </w:r>
      <w:commentRangeEnd w:id="6"/>
      <w:r w:rsidR="004B2CDD">
        <w:rPr>
          <w:rStyle w:val="CommentReference"/>
        </w:rPr>
        <w:commentReference w:id="6"/>
      </w:r>
      <w:r w:rsidR="00105EDE" w:rsidRPr="00F5160A">
        <w:rPr>
          <w:spacing w:val="-4"/>
          <w:sz w:val="48"/>
          <w:rPrChange w:id="10" w:author="Rick" w:date="2019-04-10T09:58:00Z">
            <w:rPr>
              <w:spacing w:val="-4"/>
            </w:rPr>
          </w:rPrChange>
        </w:rPr>
        <w:t xml:space="preserve"> </w:t>
      </w:r>
      <w:r w:rsidR="00105EDE" w:rsidRPr="00F5160A">
        <w:rPr>
          <w:sz w:val="48"/>
          <w:rPrChange w:id="11" w:author="Rick" w:date="2019-04-10T09:58:00Z">
            <w:rPr/>
          </w:rPrChange>
        </w:rPr>
        <w:t xml:space="preserve">Index for </w:t>
      </w:r>
      <w:r w:rsidR="00105EDE" w:rsidRPr="00F5160A">
        <w:rPr>
          <w:spacing w:val="-4"/>
          <w:sz w:val="48"/>
          <w:rPrChange w:id="12" w:author="Rick" w:date="2019-04-10T09:58:00Z">
            <w:rPr>
              <w:spacing w:val="-4"/>
            </w:rPr>
          </w:rPrChange>
        </w:rPr>
        <w:t xml:space="preserve">Truss </w:t>
      </w:r>
      <w:r w:rsidR="00105EDE" w:rsidRPr="00F5160A">
        <w:rPr>
          <w:sz w:val="48"/>
          <w:rPrChange w:id="13" w:author="Rick" w:date="2019-04-10T09:58:00Z">
            <w:rPr/>
          </w:rPrChange>
        </w:rPr>
        <w:t xml:space="preserve">Community Query </w:t>
      </w:r>
      <w:r w:rsidR="00105EDE" w:rsidRPr="00F5160A">
        <w:rPr>
          <w:spacing w:val="-7"/>
          <w:sz w:val="48"/>
          <w:rPrChange w:id="14" w:author="Rick" w:date="2019-04-10T09:58:00Z">
            <w:rPr>
              <w:spacing w:val="-7"/>
            </w:rPr>
          </w:rPrChange>
        </w:rPr>
        <w:t xml:space="preserve">in </w:t>
      </w:r>
      <w:r w:rsidR="00105EDE" w:rsidRPr="00F5160A">
        <w:rPr>
          <w:sz w:val="48"/>
          <w:rPrChange w:id="15" w:author="Rick" w:date="2019-04-10T09:58:00Z">
            <w:rPr/>
          </w:rPrChange>
        </w:rPr>
        <w:t>Large-Scale</w:t>
      </w:r>
      <w:r w:rsidR="00105EDE" w:rsidRPr="00F5160A">
        <w:rPr>
          <w:spacing w:val="46"/>
          <w:sz w:val="48"/>
          <w:rPrChange w:id="16" w:author="Rick" w:date="2019-04-10T09:58:00Z">
            <w:rPr>
              <w:spacing w:val="46"/>
            </w:rPr>
          </w:rPrChange>
        </w:rPr>
        <w:t xml:space="preserve"> </w:t>
      </w:r>
      <w:r w:rsidR="00105EDE" w:rsidRPr="00F5160A">
        <w:rPr>
          <w:sz w:val="48"/>
          <w:rPrChange w:id="17" w:author="Rick" w:date="2019-04-10T09:58:00Z">
            <w:rPr/>
          </w:rPrChange>
        </w:rPr>
        <w:t>Graphs</w:t>
      </w:r>
    </w:p>
    <w:p w14:paraId="474AB8C4" w14:textId="77777777" w:rsidR="00187908" w:rsidRDefault="00105EDE">
      <w:pPr>
        <w:spacing w:before="314"/>
        <w:ind w:left="1422" w:right="2239"/>
        <w:jc w:val="center"/>
      </w:pPr>
      <w:r>
        <w:t xml:space="preserve">Zheng Lu, Yunhe </w:t>
      </w:r>
      <w:del w:id="18" w:author="Rick" w:date="2019-04-10T09:35:00Z">
        <w:r w:rsidDel="00105EDE">
          <w:delText xml:space="preserve"> </w:delText>
        </w:r>
      </w:del>
      <w:r>
        <w:t xml:space="preserve">Feng, Qing </w:t>
      </w:r>
      <w:del w:id="19" w:author="Rick" w:date="2019-04-10T09:35:00Z">
        <w:r w:rsidDel="00105EDE">
          <w:delText xml:space="preserve"> </w:delText>
        </w:r>
      </w:del>
      <w:r>
        <w:t>Cao</w:t>
      </w:r>
    </w:p>
    <w:p w14:paraId="189F20EE" w14:textId="77777777" w:rsidR="00187908" w:rsidRDefault="00105EDE">
      <w:pPr>
        <w:spacing w:before="15" w:line="222" w:lineRule="exact"/>
        <w:ind w:left="1422" w:right="2309"/>
        <w:jc w:val="center"/>
        <w:rPr>
          <w:sz w:val="20"/>
        </w:rPr>
      </w:pPr>
      <w:r>
        <w:rPr>
          <w:i/>
          <w:sz w:val="20"/>
        </w:rPr>
        <w:t>Dept. of Electrical Engineering &amp; Computer Science</w:t>
      </w:r>
      <w:r>
        <w:rPr>
          <w:sz w:val="20"/>
        </w:rPr>
        <w:t xml:space="preserve">, </w:t>
      </w:r>
      <w:r>
        <w:rPr>
          <w:i/>
          <w:sz w:val="20"/>
        </w:rPr>
        <w:t>University of Tennessee</w:t>
      </w:r>
      <w:r>
        <w:rPr>
          <w:sz w:val="20"/>
        </w:rPr>
        <w:t>, Knoxville, USA</w:t>
      </w:r>
    </w:p>
    <w:p w14:paraId="2BBF0941" w14:textId="77777777" w:rsidR="00187908" w:rsidRDefault="00105EDE">
      <w:pPr>
        <w:pStyle w:val="BodyText"/>
        <w:spacing w:line="299" w:lineRule="exact"/>
        <w:ind w:left="1422" w:right="2241"/>
        <w:jc w:val="center"/>
      </w:pPr>
      <w:r>
        <w:rPr>
          <w:rFonts w:ascii="Lucida Sans Unicode"/>
          <w:w w:val="105"/>
        </w:rPr>
        <w:t>{</w:t>
      </w:r>
      <w:r>
        <w:rPr>
          <w:w w:val="105"/>
        </w:rPr>
        <w:t>zlu12, yfeng14, cao</w:t>
      </w:r>
      <w:r>
        <w:rPr>
          <w:rFonts w:ascii="Lucida Sans Unicode"/>
          <w:w w:val="105"/>
        </w:rPr>
        <w:t>}</w:t>
      </w:r>
      <w:r>
        <w:rPr>
          <w:w w:val="105"/>
        </w:rPr>
        <w:t>@utk.edu</w:t>
      </w:r>
    </w:p>
    <w:p w14:paraId="5AD2BE54" w14:textId="77777777" w:rsidR="00187908" w:rsidRDefault="00187908">
      <w:pPr>
        <w:pStyle w:val="BodyText"/>
        <w:spacing w:before="7"/>
        <w:rPr>
          <w:sz w:val="29"/>
        </w:rPr>
      </w:pPr>
    </w:p>
    <w:p w14:paraId="61DC93CD" w14:textId="77777777" w:rsidR="00187908" w:rsidRDefault="00187908">
      <w:pPr>
        <w:rPr>
          <w:sz w:val="29"/>
        </w:rPr>
        <w:sectPr w:rsidR="00187908">
          <w:type w:val="continuous"/>
          <w:pgSz w:w="12240" w:h="15840"/>
          <w:pgMar w:top="900" w:right="0" w:bottom="280" w:left="820" w:header="720" w:footer="720" w:gutter="0"/>
          <w:cols w:space="720"/>
        </w:sectPr>
      </w:pPr>
    </w:p>
    <w:p w14:paraId="661EFFE7" w14:textId="77777777" w:rsidR="00187908" w:rsidRDefault="00105EDE">
      <w:pPr>
        <w:spacing w:before="112" w:line="230" w:lineRule="auto"/>
        <w:ind w:left="159" w:firstLine="199"/>
        <w:jc w:val="both"/>
        <w:rPr>
          <w:b/>
          <w:sz w:val="18"/>
        </w:rPr>
      </w:pPr>
      <w:r>
        <w:rPr>
          <w:b/>
          <w:i/>
          <w:sz w:val="18"/>
        </w:rPr>
        <w:t>Abstract</w:t>
      </w:r>
      <w:r>
        <w:rPr>
          <w:b/>
          <w:sz w:val="18"/>
        </w:rPr>
        <w:t xml:space="preserve">—Recently, there </w:t>
      </w:r>
      <w:del w:id="20" w:author="Rick" w:date="2019-04-10T09:33:00Z">
        <w:r w:rsidDel="00105EDE">
          <w:rPr>
            <w:b/>
            <w:sz w:val="18"/>
          </w:rPr>
          <w:delText xml:space="preserve">are </w:delText>
        </w:r>
      </w:del>
      <w:ins w:id="21" w:author="Rick" w:date="2019-04-10T09:33:00Z">
        <w:r>
          <w:rPr>
            <w:b/>
            <w:sz w:val="18"/>
          </w:rPr>
          <w:t xml:space="preserve">has been a </w:t>
        </w:r>
      </w:ins>
      <w:r>
        <w:rPr>
          <w:b/>
          <w:sz w:val="18"/>
        </w:rPr>
        <w:t>significant interest</w:t>
      </w:r>
      <w:del w:id="22" w:author="Rick" w:date="2019-04-10T09:33:00Z">
        <w:r w:rsidDel="00105EDE">
          <w:rPr>
            <w:b/>
            <w:sz w:val="18"/>
          </w:rPr>
          <w:delText>s</w:delText>
        </w:r>
      </w:del>
      <w:r>
        <w:rPr>
          <w:b/>
          <w:sz w:val="18"/>
        </w:rPr>
        <w:t xml:space="preserve"> in the </w:t>
      </w:r>
      <w:r>
        <w:rPr>
          <w:b/>
          <w:spacing w:val="-3"/>
          <w:sz w:val="18"/>
        </w:rPr>
        <w:t xml:space="preserve">study </w:t>
      </w:r>
      <w:r>
        <w:rPr>
          <w:b/>
          <w:sz w:val="18"/>
        </w:rPr>
        <w:t>of the community search problem</w:t>
      </w:r>
      <w:ins w:id="23" w:author="Rick" w:date="2019-04-10T09:33:00Z">
        <w:r>
          <w:rPr>
            <w:b/>
            <w:sz w:val="18"/>
          </w:rPr>
          <w:t>s</w:t>
        </w:r>
      </w:ins>
      <w:r>
        <w:rPr>
          <w:b/>
          <w:sz w:val="18"/>
        </w:rPr>
        <w:t xml:space="preserve"> in large-scale graphs. </w:t>
      </w:r>
      <w:r>
        <w:rPr>
          <w:b/>
          <w:spacing w:val="-3"/>
          <w:sz w:val="18"/>
        </w:rPr>
        <w:t>K-truss</w:t>
      </w:r>
      <w:ins w:id="24" w:author="Rick" w:date="2019-04-10T09:34:00Z">
        <w:r>
          <w:rPr>
            <w:b/>
            <w:spacing w:val="-3"/>
            <w:sz w:val="18"/>
          </w:rPr>
          <w:t>,</w:t>
        </w:r>
      </w:ins>
      <w:r>
        <w:rPr>
          <w:b/>
          <w:spacing w:val="-3"/>
          <w:sz w:val="18"/>
        </w:rPr>
        <w:t xml:space="preserve"> </w:t>
      </w:r>
      <w:r>
        <w:rPr>
          <w:b/>
          <w:sz w:val="18"/>
        </w:rPr>
        <w:t>as a community model</w:t>
      </w:r>
      <w:ins w:id="25" w:author="Rick" w:date="2019-04-10T09:34:00Z">
        <w:r>
          <w:rPr>
            <w:b/>
            <w:sz w:val="18"/>
          </w:rPr>
          <w:t>,</w:t>
        </w:r>
      </w:ins>
      <w:r>
        <w:rPr>
          <w:b/>
          <w:sz w:val="18"/>
        </w:rPr>
        <w:t xml:space="preserve"> has drawn increasing attention in </w:t>
      </w:r>
      <w:r>
        <w:rPr>
          <w:b/>
          <w:spacing w:val="-6"/>
          <w:sz w:val="18"/>
        </w:rPr>
        <w:t xml:space="preserve">the </w:t>
      </w:r>
      <w:r>
        <w:rPr>
          <w:b/>
          <w:sz w:val="18"/>
        </w:rPr>
        <w:t xml:space="preserve">literature. In this work, we extend our scope from the community search problem to a more generalized local community </w:t>
      </w:r>
      <w:r>
        <w:rPr>
          <w:b/>
          <w:spacing w:val="-4"/>
          <w:sz w:val="18"/>
        </w:rPr>
        <w:t xml:space="preserve">query </w:t>
      </w:r>
      <w:r>
        <w:rPr>
          <w:b/>
          <w:sz w:val="18"/>
        </w:rPr>
        <w:t xml:space="preserve">problem based on </w:t>
      </w:r>
      <w:ins w:id="26" w:author="Rick" w:date="2019-04-10T09:34:00Z">
        <w:r>
          <w:rPr>
            <w:b/>
            <w:sz w:val="18"/>
          </w:rPr>
          <w:t xml:space="preserve">a </w:t>
        </w:r>
      </w:ins>
      <w:commentRangeStart w:id="27"/>
      <w:del w:id="28" w:author="Rick" w:date="2019-04-10T09:34:00Z">
        <w:r w:rsidDel="00105EDE">
          <w:rPr>
            <w:b/>
            <w:sz w:val="18"/>
          </w:rPr>
          <w:delText xml:space="preserve">triangle </w:delText>
        </w:r>
      </w:del>
      <w:ins w:id="29" w:author="Rick" w:date="2019-04-10T09:34:00Z">
        <w:r>
          <w:rPr>
            <w:b/>
            <w:sz w:val="18"/>
          </w:rPr>
          <w:t>triangle-</w:t>
        </w:r>
      </w:ins>
      <w:r>
        <w:rPr>
          <w:b/>
          <w:sz w:val="18"/>
        </w:rPr>
        <w:t xml:space="preserve">connected k-truss community </w:t>
      </w:r>
      <w:r>
        <w:rPr>
          <w:b/>
          <w:spacing w:val="-3"/>
          <w:sz w:val="18"/>
        </w:rPr>
        <w:t>model</w:t>
      </w:r>
      <w:commentRangeEnd w:id="27"/>
      <w:r>
        <w:rPr>
          <w:rStyle w:val="CommentReference"/>
        </w:rPr>
        <w:commentReference w:id="27"/>
      </w:r>
      <w:r>
        <w:rPr>
          <w:b/>
          <w:spacing w:val="-3"/>
          <w:sz w:val="18"/>
        </w:rPr>
        <w:t xml:space="preserve">. </w:t>
      </w:r>
      <w:r>
        <w:rPr>
          <w:b/>
          <w:spacing w:val="-6"/>
          <w:sz w:val="18"/>
        </w:rPr>
        <w:t xml:space="preserve">We </w:t>
      </w:r>
      <w:r>
        <w:rPr>
          <w:b/>
          <w:sz w:val="18"/>
        </w:rPr>
        <w:t>classify local community query into two categories</w:t>
      </w:r>
      <w:del w:id="30" w:author="Rick" w:date="2019-04-10T09:37:00Z">
        <w:r w:rsidDel="00105EDE">
          <w:rPr>
            <w:b/>
            <w:sz w:val="18"/>
          </w:rPr>
          <w:delText xml:space="preserve">, </w:delText>
        </w:r>
      </w:del>
      <w:ins w:id="31" w:author="Rick" w:date="2019-04-10T09:37:00Z">
        <w:r>
          <w:rPr>
            <w:b/>
            <w:sz w:val="18"/>
          </w:rPr>
          <w:t xml:space="preserve">, </w:t>
        </w:r>
      </w:ins>
      <w:del w:id="32" w:author="Rick" w:date="2019-04-10T09:37:00Z">
        <w:r w:rsidDel="00105EDE">
          <w:rPr>
            <w:b/>
            <w:spacing w:val="-6"/>
            <w:sz w:val="18"/>
          </w:rPr>
          <w:delText xml:space="preserve">the </w:delText>
        </w:r>
      </w:del>
      <w:r>
        <w:rPr>
          <w:b/>
          <w:sz w:val="18"/>
        </w:rPr>
        <w:t xml:space="preserve">community-level </w:t>
      </w:r>
      <w:del w:id="33" w:author="Rick" w:date="2019-04-10T09:37:00Z">
        <w:r w:rsidDel="00105EDE">
          <w:rPr>
            <w:b/>
            <w:sz w:val="18"/>
          </w:rPr>
          <w:delText xml:space="preserve">query </w:delText>
        </w:r>
      </w:del>
      <w:r>
        <w:rPr>
          <w:b/>
          <w:sz w:val="18"/>
        </w:rPr>
        <w:t xml:space="preserve">and </w:t>
      </w:r>
      <w:del w:id="34" w:author="Rick" w:date="2019-04-10T09:37:00Z">
        <w:r w:rsidDel="00105EDE">
          <w:rPr>
            <w:b/>
            <w:sz w:val="18"/>
          </w:rPr>
          <w:delText xml:space="preserve">the </w:delText>
        </w:r>
      </w:del>
      <w:r>
        <w:rPr>
          <w:b/>
          <w:sz w:val="18"/>
        </w:rPr>
        <w:t>edge-level query</w:t>
      </w:r>
      <w:ins w:id="35" w:author="Rick" w:date="2019-04-10T09:37:00Z">
        <w:r>
          <w:rPr>
            <w:b/>
            <w:sz w:val="18"/>
          </w:rPr>
          <w:t>,</w:t>
        </w:r>
      </w:ins>
      <w:r>
        <w:rPr>
          <w:b/>
          <w:sz w:val="18"/>
        </w:rPr>
        <w:t xml:space="preserve"> based on </w:t>
      </w:r>
      <w:r>
        <w:rPr>
          <w:b/>
          <w:spacing w:val="-6"/>
          <w:sz w:val="18"/>
        </w:rPr>
        <w:t xml:space="preserve">the </w:t>
      </w:r>
      <w:r>
        <w:rPr>
          <w:b/>
          <w:sz w:val="18"/>
        </w:rPr>
        <w:t>information</w:t>
      </w:r>
      <w:r>
        <w:rPr>
          <w:b/>
          <w:spacing w:val="-7"/>
          <w:sz w:val="18"/>
        </w:rPr>
        <w:t xml:space="preserve"> </w:t>
      </w:r>
      <w:r>
        <w:rPr>
          <w:b/>
          <w:sz w:val="18"/>
        </w:rPr>
        <w:t>required</w:t>
      </w:r>
      <w:r>
        <w:rPr>
          <w:b/>
          <w:spacing w:val="-6"/>
          <w:sz w:val="18"/>
        </w:rPr>
        <w:t xml:space="preserve"> </w:t>
      </w:r>
      <w:r>
        <w:rPr>
          <w:b/>
          <w:sz w:val="18"/>
        </w:rPr>
        <w:t>to</w:t>
      </w:r>
      <w:r>
        <w:rPr>
          <w:b/>
          <w:spacing w:val="-6"/>
          <w:sz w:val="18"/>
        </w:rPr>
        <w:t xml:space="preserve"> </w:t>
      </w:r>
      <w:r>
        <w:rPr>
          <w:b/>
          <w:sz w:val="18"/>
        </w:rPr>
        <w:t>process</w:t>
      </w:r>
      <w:r>
        <w:rPr>
          <w:b/>
          <w:spacing w:val="-7"/>
          <w:sz w:val="18"/>
        </w:rPr>
        <w:t xml:space="preserve"> </w:t>
      </w:r>
      <w:r>
        <w:rPr>
          <w:b/>
          <w:sz w:val="18"/>
        </w:rPr>
        <w:t>a</w:t>
      </w:r>
      <w:r>
        <w:rPr>
          <w:b/>
          <w:spacing w:val="-6"/>
          <w:sz w:val="18"/>
        </w:rPr>
        <w:t xml:space="preserve"> </w:t>
      </w:r>
      <w:ins w:id="36" w:author="Rick" w:date="2019-04-10T09:37:00Z">
        <w:r>
          <w:rPr>
            <w:b/>
            <w:spacing w:val="-6"/>
            <w:sz w:val="18"/>
          </w:rPr>
          <w:t xml:space="preserve">given </w:t>
        </w:r>
      </w:ins>
      <w:r>
        <w:rPr>
          <w:b/>
          <w:spacing w:val="-3"/>
          <w:sz w:val="18"/>
        </w:rPr>
        <w:t>query.</w:t>
      </w:r>
      <w:r>
        <w:rPr>
          <w:b/>
          <w:spacing w:val="-6"/>
          <w:sz w:val="18"/>
        </w:rPr>
        <w:t xml:space="preserve"> We</w:t>
      </w:r>
      <w:r>
        <w:rPr>
          <w:b/>
          <w:spacing w:val="-7"/>
          <w:sz w:val="18"/>
        </w:rPr>
        <w:t xml:space="preserve"> </w:t>
      </w:r>
      <w:r>
        <w:rPr>
          <w:b/>
          <w:sz w:val="18"/>
        </w:rPr>
        <w:t>design</w:t>
      </w:r>
      <w:r>
        <w:rPr>
          <w:b/>
          <w:spacing w:val="-6"/>
          <w:sz w:val="18"/>
        </w:rPr>
        <w:t xml:space="preserve"> </w:t>
      </w:r>
      <w:r>
        <w:rPr>
          <w:b/>
          <w:sz w:val="18"/>
        </w:rPr>
        <w:t>a</w:t>
      </w:r>
      <w:r>
        <w:rPr>
          <w:b/>
          <w:spacing w:val="-6"/>
          <w:sz w:val="18"/>
        </w:rPr>
        <w:t xml:space="preserve"> </w:t>
      </w:r>
      <w:del w:id="37" w:author="Rick" w:date="2019-04-10T09:57:00Z">
        <w:r w:rsidDel="00F5160A">
          <w:rPr>
            <w:b/>
            <w:sz w:val="18"/>
          </w:rPr>
          <w:delText>2</w:delText>
        </w:r>
      </w:del>
      <w:ins w:id="38" w:author="Rick" w:date="2019-04-10T09:57:00Z">
        <w:r w:rsidR="00F5160A">
          <w:rPr>
            <w:b/>
            <w:sz w:val="18"/>
          </w:rPr>
          <w:t>two</w:t>
        </w:r>
      </w:ins>
      <w:r>
        <w:rPr>
          <w:b/>
          <w:sz w:val="18"/>
        </w:rPr>
        <w:t>-level</w:t>
      </w:r>
      <w:r>
        <w:rPr>
          <w:b/>
          <w:spacing w:val="-7"/>
          <w:sz w:val="18"/>
        </w:rPr>
        <w:t xml:space="preserve"> </w:t>
      </w:r>
      <w:r>
        <w:rPr>
          <w:b/>
          <w:sz w:val="18"/>
        </w:rPr>
        <w:t>index structure that supports both types of queries</w:t>
      </w:r>
      <w:ins w:id="39" w:author="Rick" w:date="2019-04-10T09:37:00Z">
        <w:r>
          <w:rPr>
            <w:b/>
            <w:sz w:val="18"/>
          </w:rPr>
          <w:t>,</w:t>
        </w:r>
      </w:ins>
      <w:r>
        <w:rPr>
          <w:b/>
          <w:sz w:val="18"/>
        </w:rPr>
        <w:t xml:space="preserve"> with multiple </w:t>
      </w:r>
      <w:r>
        <w:rPr>
          <w:b/>
          <w:spacing w:val="-4"/>
          <w:sz w:val="18"/>
        </w:rPr>
        <w:t xml:space="preserve">query </w:t>
      </w:r>
      <w:r>
        <w:rPr>
          <w:b/>
          <w:sz w:val="18"/>
        </w:rPr>
        <w:t xml:space="preserve">vertices and arbitrary cohesiveness criteria. </w:t>
      </w:r>
      <w:r>
        <w:rPr>
          <w:b/>
          <w:spacing w:val="-6"/>
          <w:sz w:val="18"/>
        </w:rPr>
        <w:t xml:space="preserve">We </w:t>
      </w:r>
      <w:r>
        <w:rPr>
          <w:b/>
          <w:sz w:val="18"/>
        </w:rPr>
        <w:t xml:space="preserve">conduct </w:t>
      </w:r>
      <w:r>
        <w:rPr>
          <w:b/>
          <w:spacing w:val="-3"/>
          <w:sz w:val="18"/>
        </w:rPr>
        <w:t xml:space="preserve">extensive </w:t>
      </w:r>
      <w:r>
        <w:rPr>
          <w:b/>
          <w:sz w:val="18"/>
        </w:rPr>
        <w:t xml:space="preserve">experiments using real-world large-scale graphs and </w:t>
      </w:r>
      <w:r>
        <w:rPr>
          <w:b/>
          <w:spacing w:val="-4"/>
          <w:sz w:val="18"/>
        </w:rPr>
        <w:t xml:space="preserve">compare </w:t>
      </w:r>
      <w:r>
        <w:rPr>
          <w:b/>
          <w:sz w:val="18"/>
        </w:rPr>
        <w:t xml:space="preserve">with </w:t>
      </w:r>
      <w:ins w:id="40" w:author="Rick" w:date="2019-04-10T09:37:00Z">
        <w:r>
          <w:rPr>
            <w:b/>
            <w:sz w:val="18"/>
          </w:rPr>
          <w:t xml:space="preserve">the </w:t>
        </w:r>
      </w:ins>
      <w:r>
        <w:rPr>
          <w:b/>
          <w:sz w:val="18"/>
        </w:rPr>
        <w:t xml:space="preserve">state-of-the-art methods </w:t>
      </w:r>
      <w:del w:id="41" w:author="Rick" w:date="2019-04-10T09:38:00Z">
        <w:r w:rsidDel="00105EDE">
          <w:rPr>
            <w:b/>
            <w:sz w:val="18"/>
          </w:rPr>
          <w:delText xml:space="preserve">for </w:delText>
        </w:r>
      </w:del>
      <w:ins w:id="42" w:author="Rick" w:date="2019-04-10T09:38:00Z">
        <w:r>
          <w:rPr>
            <w:b/>
            <w:sz w:val="18"/>
          </w:rPr>
          <w:t xml:space="preserve">of </w:t>
        </w:r>
      </w:ins>
      <w:r>
        <w:rPr>
          <w:b/>
          <w:sz w:val="18"/>
        </w:rPr>
        <w:t xml:space="preserve">k-truss community </w:t>
      </w:r>
      <w:r>
        <w:rPr>
          <w:b/>
          <w:spacing w:val="-4"/>
          <w:sz w:val="18"/>
        </w:rPr>
        <w:t xml:space="preserve">search. </w:t>
      </w:r>
      <w:ins w:id="43" w:author="Rick" w:date="2019-04-10T09:38:00Z">
        <w:r>
          <w:rPr>
            <w:b/>
            <w:spacing w:val="-4"/>
            <w:sz w:val="18"/>
          </w:rPr>
          <w:t xml:space="preserve">The </w:t>
        </w:r>
      </w:ins>
      <w:del w:id="44" w:author="Rick" w:date="2019-04-10T09:38:00Z">
        <w:r w:rsidDel="00105EDE">
          <w:rPr>
            <w:b/>
            <w:sz w:val="18"/>
          </w:rPr>
          <w:delText xml:space="preserve">Results </w:delText>
        </w:r>
      </w:del>
      <w:ins w:id="45" w:author="Rick" w:date="2019-04-10T09:38:00Z">
        <w:r>
          <w:rPr>
            <w:b/>
            <w:sz w:val="18"/>
          </w:rPr>
          <w:t xml:space="preserve">results </w:t>
        </w:r>
      </w:ins>
      <w:r>
        <w:rPr>
          <w:b/>
          <w:sz w:val="18"/>
        </w:rPr>
        <w:t xml:space="preserve">show </w:t>
      </w:r>
      <w:ins w:id="46" w:author="Rick" w:date="2019-04-10T09:38:00Z">
        <w:r>
          <w:rPr>
            <w:b/>
            <w:sz w:val="18"/>
          </w:rPr>
          <w:t xml:space="preserve">that </w:t>
        </w:r>
      </w:ins>
      <w:r>
        <w:rPr>
          <w:b/>
          <w:sz w:val="18"/>
        </w:rPr>
        <w:t>our method outperform</w:t>
      </w:r>
      <w:ins w:id="47" w:author="Rick" w:date="2019-04-10T09:38:00Z">
        <w:r>
          <w:rPr>
            <w:b/>
            <w:sz w:val="18"/>
          </w:rPr>
          <w:t>s</w:t>
        </w:r>
      </w:ins>
      <w:r>
        <w:rPr>
          <w:b/>
          <w:sz w:val="18"/>
        </w:rPr>
        <w:t xml:space="preserve"> state-of-the-art work </w:t>
      </w:r>
      <w:r>
        <w:rPr>
          <w:b/>
          <w:spacing w:val="-9"/>
          <w:sz w:val="18"/>
        </w:rPr>
        <w:t xml:space="preserve">in </w:t>
      </w:r>
      <w:ins w:id="48" w:author="Rick" w:date="2019-04-10T09:40:00Z">
        <w:r>
          <w:rPr>
            <w:b/>
            <w:spacing w:val="-9"/>
            <w:sz w:val="18"/>
          </w:rPr>
          <w:t xml:space="preserve">the </w:t>
        </w:r>
      </w:ins>
      <w:r>
        <w:rPr>
          <w:b/>
          <w:sz w:val="18"/>
        </w:rPr>
        <w:t>community search problem</w:t>
      </w:r>
      <w:ins w:id="49" w:author="Rick" w:date="2019-04-10T09:40:00Z">
        <w:r>
          <w:rPr>
            <w:b/>
            <w:sz w:val="18"/>
          </w:rPr>
          <w:t>s</w:t>
        </w:r>
      </w:ins>
      <w:r>
        <w:rPr>
          <w:b/>
          <w:sz w:val="18"/>
        </w:rPr>
        <w:t xml:space="preserve"> and community-level problem</w:t>
      </w:r>
      <w:ins w:id="50" w:author="Rick" w:date="2019-04-10T09:40:00Z">
        <w:r>
          <w:rPr>
            <w:b/>
            <w:sz w:val="18"/>
          </w:rPr>
          <w:t>s</w:t>
        </w:r>
      </w:ins>
      <w:r>
        <w:rPr>
          <w:b/>
          <w:sz w:val="18"/>
        </w:rPr>
        <w:t xml:space="preserve"> </w:t>
      </w:r>
      <w:ins w:id="51" w:author="Rick" w:date="2019-04-10T09:40:00Z">
        <w:r>
          <w:rPr>
            <w:b/>
            <w:sz w:val="18"/>
          </w:rPr>
          <w:t>b</w:t>
        </w:r>
      </w:ins>
      <w:del w:id="52" w:author="Rick" w:date="2019-04-10T09:40:00Z">
        <w:r w:rsidDel="00105EDE">
          <w:rPr>
            <w:b/>
            <w:spacing w:val="-4"/>
            <w:sz w:val="18"/>
          </w:rPr>
          <w:delText>with</w:delText>
        </w:r>
      </w:del>
      <w:ins w:id="53" w:author="Rick" w:date="2019-04-10T09:40:00Z">
        <w:r>
          <w:rPr>
            <w:b/>
            <w:spacing w:val="-4"/>
            <w:sz w:val="18"/>
          </w:rPr>
          <w:t>y</w:t>
        </w:r>
      </w:ins>
      <w:del w:id="54" w:author="Rick" w:date="2019-04-10T09:38:00Z">
        <w:r w:rsidDel="00105EDE">
          <w:rPr>
            <w:b/>
            <w:spacing w:val="-4"/>
            <w:sz w:val="18"/>
          </w:rPr>
          <w:delText xml:space="preserve">  </w:delText>
        </w:r>
      </w:del>
      <w:r>
        <w:rPr>
          <w:b/>
          <w:spacing w:val="-4"/>
          <w:sz w:val="18"/>
        </w:rPr>
        <w:t xml:space="preserve"> </w:t>
      </w:r>
      <w:r>
        <w:rPr>
          <w:b/>
          <w:sz w:val="18"/>
        </w:rPr>
        <w:t>a large</w:t>
      </w:r>
      <w:r>
        <w:rPr>
          <w:b/>
          <w:spacing w:val="-2"/>
          <w:sz w:val="18"/>
        </w:rPr>
        <w:t xml:space="preserve"> </w:t>
      </w:r>
      <w:r>
        <w:rPr>
          <w:b/>
          <w:sz w:val="18"/>
        </w:rPr>
        <w:t>margin.</w:t>
      </w:r>
    </w:p>
    <w:p w14:paraId="4E4C385A" w14:textId="77777777" w:rsidR="00187908" w:rsidRDefault="00105EDE">
      <w:pPr>
        <w:spacing w:before="20" w:line="230" w:lineRule="auto"/>
        <w:ind w:left="159" w:firstLine="199"/>
        <w:jc w:val="both"/>
        <w:rPr>
          <w:b/>
          <w:sz w:val="18"/>
        </w:rPr>
      </w:pPr>
      <w:r>
        <w:rPr>
          <w:b/>
          <w:i/>
          <w:sz w:val="18"/>
        </w:rPr>
        <w:t>Index Terms</w:t>
      </w:r>
      <w:r>
        <w:rPr>
          <w:b/>
          <w:sz w:val="18"/>
        </w:rPr>
        <w:t>—Query-dependent community detection,</w:t>
      </w:r>
      <w:r>
        <w:rPr>
          <w:b/>
          <w:spacing w:val="-21"/>
          <w:sz w:val="18"/>
        </w:rPr>
        <w:t xml:space="preserve"> </w:t>
      </w:r>
      <w:r>
        <w:rPr>
          <w:b/>
          <w:spacing w:val="-3"/>
          <w:sz w:val="18"/>
        </w:rPr>
        <w:t xml:space="preserve">K-truss, </w:t>
      </w:r>
      <w:r>
        <w:rPr>
          <w:b/>
          <w:sz w:val="18"/>
        </w:rPr>
        <w:t>Large-scale</w:t>
      </w:r>
      <w:r>
        <w:rPr>
          <w:b/>
          <w:spacing w:val="21"/>
          <w:sz w:val="18"/>
        </w:rPr>
        <w:t xml:space="preserve"> </w:t>
      </w:r>
      <w:r>
        <w:rPr>
          <w:b/>
          <w:sz w:val="18"/>
        </w:rPr>
        <w:t>graphs</w:t>
      </w:r>
    </w:p>
    <w:p w14:paraId="5D1AC310" w14:textId="77777777" w:rsidR="00187908" w:rsidRDefault="00187908">
      <w:pPr>
        <w:pStyle w:val="BodyText"/>
        <w:spacing w:before="2"/>
        <w:rPr>
          <w:b/>
          <w:sz w:val="26"/>
        </w:rPr>
      </w:pPr>
    </w:p>
    <w:p w14:paraId="66BA2C01" w14:textId="77777777" w:rsidR="00187908" w:rsidRDefault="00105EDE">
      <w:pPr>
        <w:pStyle w:val="ListParagraph"/>
        <w:numPr>
          <w:ilvl w:val="1"/>
          <w:numId w:val="6"/>
        </w:numPr>
        <w:tabs>
          <w:tab w:val="left" w:pos="2129"/>
        </w:tabs>
        <w:ind w:hanging="237"/>
        <w:jc w:val="left"/>
        <w:rPr>
          <w:sz w:val="16"/>
        </w:rPr>
      </w:pPr>
      <w:bookmarkStart w:id="55" w:name="Introduction"/>
      <w:bookmarkEnd w:id="55"/>
      <w:r>
        <w:rPr>
          <w:spacing w:val="7"/>
          <w:sz w:val="20"/>
        </w:rPr>
        <w:t>I</w:t>
      </w:r>
      <w:r>
        <w:rPr>
          <w:spacing w:val="7"/>
          <w:sz w:val="16"/>
        </w:rPr>
        <w:t>NTRODUCTION</w:t>
      </w:r>
    </w:p>
    <w:p w14:paraId="0F37117C" w14:textId="77777777" w:rsidR="00187908" w:rsidRDefault="00105EDE">
      <w:pPr>
        <w:pStyle w:val="BodyText"/>
        <w:spacing w:before="140" w:line="249" w:lineRule="auto"/>
        <w:ind w:left="159" w:firstLine="199"/>
        <w:jc w:val="both"/>
      </w:pPr>
      <w:r>
        <w:t xml:space="preserve">Online social networks have seen rapid growth in </w:t>
      </w:r>
      <w:r>
        <w:rPr>
          <w:spacing w:val="-4"/>
        </w:rPr>
        <w:t xml:space="preserve">recent </w:t>
      </w:r>
      <w:r>
        <w:t xml:space="preserve">years and have generated massive data. The amount of </w:t>
      </w:r>
      <w:r>
        <w:rPr>
          <w:spacing w:val="-5"/>
        </w:rPr>
        <w:t>avail-</w:t>
      </w:r>
      <w:del w:id="56" w:author="Rick" w:date="2019-04-10T09:40:00Z">
        <w:r w:rsidDel="00105EDE">
          <w:rPr>
            <w:spacing w:val="-5"/>
          </w:rPr>
          <w:delText xml:space="preserve"> </w:delText>
        </w:r>
      </w:del>
      <w:r>
        <w:t xml:space="preserve">able data </w:t>
      </w:r>
      <w:ins w:id="57" w:author="Rick" w:date="2019-04-10T09:40:00Z">
        <w:r>
          <w:t xml:space="preserve">has </w:t>
        </w:r>
      </w:ins>
      <w:del w:id="58" w:author="Rick" w:date="2019-04-10T09:40:00Z">
        <w:r w:rsidDel="00105EDE">
          <w:delText xml:space="preserve">attracts </w:delText>
        </w:r>
      </w:del>
      <w:ins w:id="59" w:author="Rick" w:date="2019-04-10T09:40:00Z">
        <w:r>
          <w:t xml:space="preserve">attracted </w:t>
        </w:r>
      </w:ins>
      <w:del w:id="60" w:author="Rick" w:date="2019-04-10T09:41:00Z">
        <w:r w:rsidDel="00105EDE">
          <w:delText xml:space="preserve">many </w:delText>
        </w:r>
      </w:del>
      <w:ins w:id="61" w:author="Rick" w:date="2019-04-10T09:41:00Z">
        <w:r>
          <w:t xml:space="preserve">much </w:t>
        </w:r>
      </w:ins>
      <w:r>
        <w:t xml:space="preserve">research effort on developing </w:t>
      </w:r>
      <w:r>
        <w:rPr>
          <w:spacing w:val="-4"/>
        </w:rPr>
        <w:t xml:space="preserve">advanced </w:t>
      </w:r>
      <w:r>
        <w:t xml:space="preserve">data mining technologies as fundamentals for important </w:t>
      </w:r>
      <w:r>
        <w:rPr>
          <w:spacing w:val="-6"/>
        </w:rPr>
        <w:t>ap</w:t>
      </w:r>
      <w:del w:id="62" w:author="Rick" w:date="2019-04-10T09:41:00Z">
        <w:r w:rsidDel="00105EDE">
          <w:rPr>
            <w:spacing w:val="-6"/>
          </w:rPr>
          <w:delText xml:space="preserve">- </w:delText>
        </w:r>
      </w:del>
      <w:r>
        <w:t xml:space="preserve">plications and insightful analytical tasks </w:t>
      </w:r>
      <w:hyperlink w:anchor="_bookmark30" w:history="1">
        <w:r>
          <w:t>[3],</w:t>
        </w:r>
      </w:hyperlink>
      <w:r>
        <w:t xml:space="preserve"> </w:t>
      </w:r>
      <w:hyperlink w:anchor="_bookmark34" w:history="1">
        <w:r>
          <w:t>[7],</w:t>
        </w:r>
      </w:hyperlink>
      <w:r>
        <w:t xml:space="preserve"> </w:t>
      </w:r>
      <w:hyperlink w:anchor="_bookmark38" w:history="1">
        <w:r>
          <w:t>[11],</w:t>
        </w:r>
      </w:hyperlink>
      <w:r>
        <w:t xml:space="preserve"> </w:t>
      </w:r>
      <w:hyperlink w:anchor="_bookmark39" w:history="1">
        <w:r>
          <w:rPr>
            <w:spacing w:val="-3"/>
          </w:rPr>
          <w:t>[12].</w:t>
        </w:r>
      </w:hyperlink>
      <w:r>
        <w:rPr>
          <w:spacing w:val="-3"/>
        </w:rPr>
        <w:t xml:space="preserve"> </w:t>
      </w:r>
      <w:r>
        <w:t xml:space="preserve">Graphs are naturally used to model real-world networks </w:t>
      </w:r>
      <w:r>
        <w:rPr>
          <w:spacing w:val="-5"/>
        </w:rPr>
        <w:t xml:space="preserve">such </w:t>
      </w:r>
      <w:r>
        <w:t xml:space="preserve">as social networks. A </w:t>
      </w:r>
      <w:del w:id="63" w:author="Rick" w:date="2019-04-10T09:41:00Z">
        <w:r w:rsidDel="00105EDE">
          <w:delText xml:space="preserve">well </w:delText>
        </w:r>
      </w:del>
      <w:ins w:id="64" w:author="Rick" w:date="2019-04-10T09:41:00Z">
        <w:r>
          <w:t>well-</w:t>
        </w:r>
      </w:ins>
      <w:r>
        <w:t>studied graph problem</w:t>
      </w:r>
      <w:ins w:id="65" w:author="Rick" w:date="2019-04-10T09:42:00Z">
        <w:r w:rsidR="002A54CE">
          <w:t>,</w:t>
        </w:r>
      </w:ins>
      <w:del w:id="66" w:author="Rick" w:date="2019-04-10T09:41:00Z">
        <w:r w:rsidDel="002A54CE">
          <w:delText>,</w:delText>
        </w:r>
      </w:del>
      <w:r>
        <w:t xml:space="preserve"> </w:t>
      </w:r>
      <w:del w:id="67" w:author="Rick" w:date="2019-04-10T09:42:00Z">
        <w:r w:rsidDel="002A54CE">
          <w:delText xml:space="preserve">which </w:delText>
        </w:r>
        <w:r w:rsidDel="002A54CE">
          <w:rPr>
            <w:spacing w:val="-7"/>
          </w:rPr>
          <w:delText xml:space="preserve">is </w:delText>
        </w:r>
        <w:r w:rsidDel="002A54CE">
          <w:delText>called</w:delText>
        </w:r>
      </w:del>
      <w:ins w:id="68" w:author="Rick" w:date="2019-04-10T09:42:00Z">
        <w:r w:rsidR="002A54CE">
          <w:t>known as</w:t>
        </w:r>
      </w:ins>
      <w:r>
        <w:t xml:space="preserve"> community search </w:t>
      </w:r>
      <w:hyperlink w:anchor="_bookmark28" w:history="1">
        <w:r>
          <w:t xml:space="preserve">[1], </w:t>
        </w:r>
      </w:hyperlink>
      <w:hyperlink w:anchor="_bookmark33" w:history="1">
        <w:r>
          <w:t xml:space="preserve">[4]–[6], </w:t>
        </w:r>
      </w:hyperlink>
      <w:hyperlink w:anchor="_bookmark35" w:history="1">
        <w:r>
          <w:t xml:space="preserve">[8], </w:t>
        </w:r>
      </w:hyperlink>
      <w:r>
        <w:t xml:space="preserve">is to find </w:t>
      </w:r>
      <w:r>
        <w:rPr>
          <w:spacing w:val="-3"/>
        </w:rPr>
        <w:t>communi</w:t>
      </w:r>
      <w:del w:id="69" w:author="Rick" w:date="2019-04-10T09:42:00Z">
        <w:r w:rsidDel="002A54CE">
          <w:rPr>
            <w:spacing w:val="-3"/>
          </w:rPr>
          <w:delText xml:space="preserve">- </w:delText>
        </w:r>
      </w:del>
      <w:r>
        <w:t>ties</w:t>
      </w:r>
      <w:r>
        <w:rPr>
          <w:spacing w:val="-9"/>
        </w:rPr>
        <w:t xml:space="preserve"> </w:t>
      </w:r>
      <w:r>
        <w:t>with</w:t>
      </w:r>
      <w:r>
        <w:rPr>
          <w:spacing w:val="-8"/>
        </w:rPr>
        <w:t xml:space="preserve"> </w:t>
      </w:r>
      <w:r>
        <w:t>a</w:t>
      </w:r>
      <w:r>
        <w:rPr>
          <w:spacing w:val="-9"/>
        </w:rPr>
        <w:t xml:space="preserve"> </w:t>
      </w:r>
      <w:r>
        <w:t>query</w:t>
      </w:r>
      <w:r>
        <w:rPr>
          <w:spacing w:val="-8"/>
        </w:rPr>
        <w:t xml:space="preserve"> </w:t>
      </w:r>
      <w:r>
        <w:t>vertex</w:t>
      </w:r>
      <w:r>
        <w:rPr>
          <w:spacing w:val="-9"/>
        </w:rPr>
        <w:t xml:space="preserve"> </w:t>
      </w:r>
      <w:r>
        <w:t>and</w:t>
      </w:r>
      <w:r>
        <w:rPr>
          <w:spacing w:val="-8"/>
        </w:rPr>
        <w:t xml:space="preserve"> </w:t>
      </w:r>
      <w:r>
        <w:t>a</w:t>
      </w:r>
      <w:r>
        <w:rPr>
          <w:spacing w:val="-8"/>
        </w:rPr>
        <w:t xml:space="preserve"> </w:t>
      </w:r>
      <w:r>
        <w:t>specific</w:t>
      </w:r>
      <w:r>
        <w:rPr>
          <w:spacing w:val="-9"/>
        </w:rPr>
        <w:t xml:space="preserve"> </w:t>
      </w:r>
      <w:r>
        <w:t>cohesiveness</w:t>
      </w:r>
      <w:r>
        <w:rPr>
          <w:spacing w:val="-8"/>
        </w:rPr>
        <w:t xml:space="preserve"> </w:t>
      </w:r>
      <w:r>
        <w:t>measure.</w:t>
      </w:r>
      <w:r>
        <w:rPr>
          <w:spacing w:val="-9"/>
        </w:rPr>
        <w:t xml:space="preserve"> </w:t>
      </w:r>
      <w:r>
        <w:rPr>
          <w:spacing w:val="-8"/>
        </w:rPr>
        <w:t xml:space="preserve">In </w:t>
      </w:r>
      <w:r>
        <w:t>this paper</w:t>
      </w:r>
      <w:ins w:id="70" w:author="Rick" w:date="2019-04-10T09:42:00Z">
        <w:r w:rsidR="002A54CE">
          <w:t>,</w:t>
        </w:r>
      </w:ins>
      <w:r>
        <w:t xml:space="preserve"> we </w:t>
      </w:r>
      <w:del w:id="71" w:author="Rick" w:date="2019-04-10T09:42:00Z">
        <w:r w:rsidDel="002A54CE">
          <w:delText xml:space="preserve">are </w:delText>
        </w:r>
      </w:del>
      <w:r>
        <w:t>study</w:t>
      </w:r>
      <w:del w:id="72" w:author="Rick" w:date="2019-04-10T09:42:00Z">
        <w:r w:rsidDel="002A54CE">
          <w:delText>ing</w:delText>
        </w:r>
      </w:del>
      <w:r>
        <w:t xml:space="preserve"> a more generalized problem. </w:t>
      </w:r>
      <w:r>
        <w:rPr>
          <w:spacing w:val="-5"/>
        </w:rPr>
        <w:t xml:space="preserve">Given </w:t>
      </w:r>
      <w:r>
        <w:t xml:space="preserve">a set of query vertices and </w:t>
      </w:r>
      <w:del w:id="73" w:author="Rick" w:date="2019-04-10T09:42:00Z">
        <w:r w:rsidDel="002A54CE">
          <w:delText xml:space="preserve">user </w:delText>
        </w:r>
      </w:del>
      <w:ins w:id="74" w:author="Rick" w:date="2019-04-10T09:42:00Z">
        <w:r w:rsidR="002A54CE">
          <w:t>user-</w:t>
        </w:r>
      </w:ins>
      <w:r>
        <w:t xml:space="preserve">defined cohesiveness </w:t>
      </w:r>
      <w:r>
        <w:rPr>
          <w:spacing w:val="-3"/>
        </w:rPr>
        <w:t xml:space="preserve">criteria, </w:t>
      </w:r>
      <w:ins w:id="75" w:author="Rick" w:date="2019-04-10T09:42:00Z">
        <w:r w:rsidR="002A54CE">
          <w:rPr>
            <w:spacing w:val="-3"/>
          </w:rPr>
          <w:t xml:space="preserve">we try to </w:t>
        </w:r>
      </w:ins>
      <w:r>
        <w:t xml:space="preserve">find community-level relations among all query vertices </w:t>
      </w:r>
      <w:r>
        <w:rPr>
          <w:spacing w:val="-5"/>
        </w:rPr>
        <w:t xml:space="preserve">with </w:t>
      </w:r>
      <w:r>
        <w:t xml:space="preserve">or without edge-level details. </w:t>
      </w:r>
      <w:r>
        <w:rPr>
          <w:spacing w:val="-8"/>
        </w:rPr>
        <w:t xml:space="preserve">We </w:t>
      </w:r>
      <w:r>
        <w:t xml:space="preserve">refer to this </w:t>
      </w:r>
      <w:del w:id="76" w:author="Rick" w:date="2019-04-10T09:42:00Z">
        <w:r w:rsidDel="002A54CE">
          <w:delText xml:space="preserve"> </w:delText>
        </w:r>
      </w:del>
      <w:r>
        <w:t xml:space="preserve">problem </w:t>
      </w:r>
      <w:del w:id="77" w:author="Rick" w:date="2019-04-10T09:42:00Z">
        <w:r w:rsidDel="002A54CE">
          <w:delText xml:space="preserve"> </w:delText>
        </w:r>
      </w:del>
      <w:r>
        <w:rPr>
          <w:spacing w:val="-9"/>
        </w:rPr>
        <w:t xml:space="preserve">as </w:t>
      </w:r>
      <w:r>
        <w:t xml:space="preserve">local community query because it is </w:t>
      </w:r>
      <w:del w:id="78" w:author="Rick" w:date="2019-04-10T09:43:00Z">
        <w:r w:rsidDel="002A54CE">
          <w:delText xml:space="preserve"> </w:delText>
        </w:r>
      </w:del>
      <w:r>
        <w:t xml:space="preserve">query-dependent </w:t>
      </w:r>
      <w:del w:id="79" w:author="Rick" w:date="2019-04-10T09:43:00Z">
        <w:r w:rsidDel="002A54CE">
          <w:delText xml:space="preserve"> </w:delText>
        </w:r>
      </w:del>
      <w:r>
        <w:rPr>
          <w:spacing w:val="-7"/>
        </w:rPr>
        <w:t xml:space="preserve">and </w:t>
      </w:r>
      <w:del w:id="80" w:author="Rick" w:date="2019-04-10T09:43:00Z">
        <w:r w:rsidDel="002A54CE">
          <w:rPr>
            <w:spacing w:val="-7"/>
          </w:rPr>
          <w:delText xml:space="preserve"> </w:delText>
        </w:r>
      </w:del>
      <w:r>
        <w:t xml:space="preserve">the runtime does not rely on the size of the graph. As </w:t>
      </w:r>
      <w:r>
        <w:rPr>
          <w:spacing w:val="-5"/>
        </w:rPr>
        <w:t xml:space="preserve">the </w:t>
      </w:r>
      <w:r>
        <w:t xml:space="preserve">community query reveals the community-level relations for </w:t>
      </w:r>
      <w:r>
        <w:rPr>
          <w:spacing w:val="-18"/>
        </w:rPr>
        <w:t xml:space="preserve">a </w:t>
      </w:r>
      <w:r>
        <w:t xml:space="preserve">group of vertices, it can be used as a building block for </w:t>
      </w:r>
      <w:r>
        <w:rPr>
          <w:spacing w:val="-4"/>
        </w:rPr>
        <w:t xml:space="preserve">many </w:t>
      </w:r>
      <w:r>
        <w:t xml:space="preserve">analytical tasks, such as similarity measurement </w:t>
      </w:r>
      <w:hyperlink w:anchor="_bookmark36" w:history="1">
        <w:r>
          <w:t>[9],</w:t>
        </w:r>
      </w:hyperlink>
      <w:r>
        <w:t xml:space="preserve"> </w:t>
      </w:r>
      <w:r>
        <w:rPr>
          <w:spacing w:val="-4"/>
        </w:rPr>
        <w:t xml:space="preserve">social </w:t>
      </w:r>
      <w:r>
        <w:t xml:space="preserve">recommendation </w:t>
      </w:r>
      <w:hyperlink w:anchor="_bookmark34" w:history="1">
        <w:r>
          <w:t xml:space="preserve">[7], </w:t>
        </w:r>
      </w:hyperlink>
      <w:ins w:id="81" w:author="Rick" w:date="2019-04-10T09:43:00Z">
        <w:r w:rsidR="002A54CE">
          <w:t xml:space="preserve">and </w:t>
        </w:r>
      </w:ins>
      <w:r>
        <w:t>de-anonymization</w:t>
      </w:r>
      <w:r>
        <w:rPr>
          <w:spacing w:val="4"/>
        </w:rPr>
        <w:t xml:space="preserve"> </w:t>
      </w:r>
      <w:hyperlink w:anchor="_bookmark39" w:history="1">
        <w:r>
          <w:t>[12].</w:t>
        </w:r>
      </w:hyperlink>
    </w:p>
    <w:p w14:paraId="4EA683D5" w14:textId="77777777" w:rsidR="00187908" w:rsidRDefault="00105EDE">
      <w:pPr>
        <w:pStyle w:val="BodyText"/>
        <w:spacing w:before="9" w:line="249" w:lineRule="auto"/>
        <w:ind w:left="159" w:firstLine="199"/>
        <w:jc w:val="both"/>
      </w:pPr>
      <w:r>
        <w:t xml:space="preserve">The normal procedure of community search involves </w:t>
      </w:r>
      <w:ins w:id="82" w:author="Rick" w:date="2019-04-10T09:43:00Z">
        <w:r w:rsidR="002A54CE">
          <w:t xml:space="preserve">making an </w:t>
        </w:r>
      </w:ins>
      <w:r>
        <w:rPr>
          <w:spacing w:val="-6"/>
        </w:rPr>
        <w:t>ex</w:t>
      </w:r>
      <w:del w:id="83" w:author="Rick" w:date="2019-04-10T09:43:00Z">
        <w:r w:rsidDel="002A54CE">
          <w:rPr>
            <w:spacing w:val="-6"/>
          </w:rPr>
          <w:delText xml:space="preserve">- </w:delText>
        </w:r>
      </w:del>
      <w:r>
        <w:t>haustive</w:t>
      </w:r>
      <w:del w:id="84" w:author="Rick" w:date="2019-04-10T09:43:00Z">
        <w:r w:rsidDel="002A54CE">
          <w:delText>ly</w:delText>
        </w:r>
      </w:del>
      <w:r>
        <w:t xml:space="preserve"> discover</w:t>
      </w:r>
      <w:ins w:id="85" w:author="Rick" w:date="2019-04-10T09:43:00Z">
        <w:r w:rsidR="002A54CE">
          <w:t>y of</w:t>
        </w:r>
      </w:ins>
      <w:r>
        <w:t xml:space="preserve"> all the relevant communities, i.e.,</w:t>
      </w:r>
      <w:del w:id="86" w:author="Rick" w:date="2019-04-10T09:43:00Z">
        <w:r w:rsidDel="002A54CE">
          <w:delText xml:space="preserve"> ,</w:delText>
        </w:r>
      </w:del>
      <w:r>
        <w:t xml:space="preserve"> </w:t>
      </w:r>
      <w:r>
        <w:rPr>
          <w:spacing w:val="-5"/>
        </w:rPr>
        <w:t>enu</w:t>
      </w:r>
      <w:del w:id="87" w:author="Rick" w:date="2019-04-10T09:43:00Z">
        <w:r w:rsidDel="002A54CE">
          <w:rPr>
            <w:spacing w:val="-5"/>
          </w:rPr>
          <w:delText xml:space="preserve">- </w:delText>
        </w:r>
      </w:del>
      <w:r>
        <w:t>merat</w:t>
      </w:r>
      <w:del w:id="88" w:author="Rick" w:date="2019-04-10T09:43:00Z">
        <w:r w:rsidDel="002A54CE">
          <w:delText>e</w:delText>
        </w:r>
      </w:del>
      <w:ins w:id="89" w:author="Rick" w:date="2019-04-10T09:43:00Z">
        <w:r w:rsidR="002A54CE">
          <w:t>ing</w:t>
        </w:r>
      </w:ins>
      <w:r>
        <w:t xml:space="preserve"> all the edges in each community, </w:t>
      </w:r>
      <w:ins w:id="90" w:author="Rick" w:date="2019-04-10T09:44:00Z">
        <w:r w:rsidR="002A54CE">
          <w:t xml:space="preserve">which </w:t>
        </w:r>
      </w:ins>
      <w:del w:id="91" w:author="Rick" w:date="2019-04-10T09:44:00Z">
        <w:r w:rsidDel="002A54CE">
          <w:delText xml:space="preserve">leading </w:delText>
        </w:r>
      </w:del>
      <w:ins w:id="92" w:author="Rick" w:date="2019-04-10T09:44:00Z">
        <w:r w:rsidR="002A54CE">
          <w:t xml:space="preserve">leads </w:t>
        </w:r>
      </w:ins>
      <w:r>
        <w:t xml:space="preserve">to </w:t>
      </w:r>
      <w:r>
        <w:rPr>
          <w:spacing w:val="-4"/>
        </w:rPr>
        <w:t xml:space="preserve">excessive </w:t>
      </w:r>
      <w:r>
        <w:t>computation time/space when edge-level details of communi</w:t>
      </w:r>
      <w:del w:id="93" w:author="Rick" w:date="2019-04-10T09:44:00Z">
        <w:r w:rsidDel="002A54CE">
          <w:delText xml:space="preserve">- </w:delText>
        </w:r>
      </w:del>
      <w:r>
        <w:t xml:space="preserve">ties are not </w:t>
      </w:r>
      <w:del w:id="94" w:author="Rick" w:date="2019-04-10T09:44:00Z">
        <w:r w:rsidDel="002A54CE">
          <w:delText>of interest</w:delText>
        </w:r>
      </w:del>
      <w:ins w:id="95" w:author="Rick" w:date="2019-04-10T09:44:00Z">
        <w:r w:rsidR="002A54CE">
          <w:t>pertinent</w:t>
        </w:r>
      </w:ins>
      <w:r>
        <w:t>. For example, if one want</w:t>
      </w:r>
      <w:ins w:id="96" w:author="Rick" w:date="2019-04-10T09:56:00Z">
        <w:r w:rsidR="00F5160A">
          <w:t>s</w:t>
        </w:r>
      </w:ins>
      <w:r>
        <w:t xml:space="preserve"> to use </w:t>
      </w:r>
      <w:r>
        <w:rPr>
          <w:spacing w:val="-5"/>
        </w:rPr>
        <w:t xml:space="preserve">the </w:t>
      </w:r>
      <w:r>
        <w:t xml:space="preserve">cohesiveness of common communities among a set of </w:t>
      </w:r>
      <w:r>
        <w:rPr>
          <w:spacing w:val="-3"/>
        </w:rPr>
        <w:t xml:space="preserve">vertices </w:t>
      </w:r>
      <w:r>
        <w:t>as a similarity measure, it is not necessary to discover all</w:t>
      </w:r>
      <w:r>
        <w:rPr>
          <w:spacing w:val="-32"/>
        </w:rPr>
        <w:t xml:space="preserve"> </w:t>
      </w:r>
      <w:ins w:id="97" w:author="Rick" w:date="2019-04-10T09:57:00Z">
        <w:r w:rsidR="00F5160A">
          <w:rPr>
            <w:spacing w:val="-4"/>
          </w:rPr>
          <w:t>the e</w:t>
        </w:r>
      </w:ins>
      <w:del w:id="98" w:author="Rick" w:date="2019-04-10T09:57:00Z">
        <w:r w:rsidDel="00F5160A">
          <w:rPr>
            <w:spacing w:val="-4"/>
          </w:rPr>
          <w:delText>e</w:delText>
        </w:r>
      </w:del>
      <w:r>
        <w:rPr>
          <w:spacing w:val="-4"/>
        </w:rPr>
        <w:t xml:space="preserve">dges </w:t>
      </w:r>
      <w:r>
        <w:t>in</w:t>
      </w:r>
      <w:r>
        <w:rPr>
          <w:spacing w:val="14"/>
        </w:rPr>
        <w:t xml:space="preserve"> </w:t>
      </w:r>
      <w:r>
        <w:t>common</w:t>
      </w:r>
      <w:r>
        <w:rPr>
          <w:spacing w:val="15"/>
        </w:rPr>
        <w:t xml:space="preserve"> </w:t>
      </w:r>
      <w:del w:id="99" w:author="Rick" w:date="2019-04-10T09:56:00Z">
        <w:r w:rsidDel="00F5160A">
          <w:delText>comminities</w:delText>
        </w:r>
      </w:del>
      <w:ins w:id="100" w:author="Rick" w:date="2019-04-10T09:56:00Z">
        <w:r w:rsidR="00F5160A">
          <w:t>communities</w:t>
        </w:r>
      </w:ins>
      <w:r>
        <w:t>.</w:t>
      </w:r>
      <w:r>
        <w:rPr>
          <w:spacing w:val="14"/>
        </w:rPr>
        <w:t xml:space="preserve"> </w:t>
      </w:r>
      <w:ins w:id="101" w:author="Rick" w:date="2019-04-10T09:57:00Z">
        <w:r w:rsidR="00F5160A">
          <w:rPr>
            <w:spacing w:val="14"/>
          </w:rPr>
          <w:t xml:space="preserve">The </w:t>
        </w:r>
      </w:ins>
      <w:del w:id="102" w:author="Rick" w:date="2019-04-10T09:57:00Z">
        <w:r w:rsidDel="00F5160A">
          <w:delText>Identifiers</w:delText>
        </w:r>
        <w:r w:rsidDel="00F5160A">
          <w:rPr>
            <w:spacing w:val="15"/>
          </w:rPr>
          <w:delText xml:space="preserve"> </w:delText>
        </w:r>
      </w:del>
      <w:ins w:id="103" w:author="Rick" w:date="2019-04-10T09:57:00Z">
        <w:r w:rsidR="00F5160A">
          <w:t>identifiers</w:t>
        </w:r>
        <w:r w:rsidR="00F5160A">
          <w:rPr>
            <w:spacing w:val="15"/>
          </w:rPr>
          <w:t xml:space="preserve"> </w:t>
        </w:r>
      </w:ins>
      <w:r>
        <w:t>of</w:t>
      </w:r>
      <w:r>
        <w:rPr>
          <w:spacing w:val="15"/>
        </w:rPr>
        <w:t xml:space="preserve"> </w:t>
      </w:r>
      <w:r>
        <w:t>common</w:t>
      </w:r>
      <w:r>
        <w:rPr>
          <w:spacing w:val="14"/>
        </w:rPr>
        <w:t xml:space="preserve"> </w:t>
      </w:r>
      <w:r>
        <w:t>communities</w:t>
      </w:r>
    </w:p>
    <w:p w14:paraId="651C6EA6" w14:textId="77777777" w:rsidR="00187908" w:rsidRDefault="00105EDE">
      <w:pPr>
        <w:pStyle w:val="BodyText"/>
        <w:spacing w:before="3" w:after="40"/>
        <w:rPr>
          <w:sz w:val="15"/>
        </w:rPr>
      </w:pPr>
      <w:r>
        <w:br w:type="column"/>
      </w:r>
    </w:p>
    <w:p w14:paraId="0ECDC234" w14:textId="77777777" w:rsidR="00187908" w:rsidRDefault="00105EDE">
      <w:pPr>
        <w:pStyle w:val="BodyText"/>
        <w:ind w:left="553"/>
      </w:pPr>
      <w:r>
        <w:rPr>
          <w:noProof/>
          <w:lang w:val="en-IN" w:eastAsia="en-IN" w:bidi="hi-IN"/>
        </w:rPr>
        <w:drawing>
          <wp:inline distT="0" distB="0" distL="0" distR="0" wp14:anchorId="5F6B67AE" wp14:editId="3675798B">
            <wp:extent cx="2736246" cy="161458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36246" cy="1614582"/>
                    </a:xfrm>
                    <a:prstGeom prst="rect">
                      <a:avLst/>
                    </a:prstGeom>
                  </pic:spPr>
                </pic:pic>
              </a:graphicData>
            </a:graphic>
          </wp:inline>
        </w:drawing>
      </w:r>
    </w:p>
    <w:p w14:paraId="06A00DF3" w14:textId="77777777" w:rsidR="00187908" w:rsidRDefault="00187908">
      <w:pPr>
        <w:pStyle w:val="BodyText"/>
        <w:spacing w:before="7"/>
        <w:rPr>
          <w:sz w:val="18"/>
        </w:rPr>
      </w:pPr>
    </w:p>
    <w:p w14:paraId="4543DA93" w14:textId="77777777" w:rsidR="00187908" w:rsidRDefault="00105EDE">
      <w:pPr>
        <w:spacing w:line="232" w:lineRule="auto"/>
        <w:ind w:left="159" w:right="977"/>
        <w:jc w:val="both"/>
        <w:rPr>
          <w:sz w:val="16"/>
        </w:rPr>
      </w:pPr>
      <w:r>
        <w:rPr>
          <w:sz w:val="16"/>
        </w:rPr>
        <w:t xml:space="preserve">Fig. 1. </w:t>
      </w:r>
      <w:bookmarkStart w:id="104" w:name="_bookmark0"/>
      <w:bookmarkEnd w:id="104"/>
      <w:del w:id="105" w:author="Rick" w:date="2019-04-10T09:57:00Z">
        <w:r w:rsidDel="00F5160A">
          <w:rPr>
            <w:sz w:val="16"/>
          </w:rPr>
          <w:delText xml:space="preserve">Two </w:delText>
        </w:r>
      </w:del>
      <w:ins w:id="106" w:author="Rick" w:date="2019-04-10T09:57:00Z">
        <w:r w:rsidR="00F5160A">
          <w:rPr>
            <w:sz w:val="16"/>
          </w:rPr>
          <w:t>Two-</w:t>
        </w:r>
      </w:ins>
      <w:r>
        <w:rPr>
          <w:sz w:val="16"/>
        </w:rPr>
        <w:t xml:space="preserve">layer index structure for k-truss community queries. The </w:t>
      </w:r>
      <w:del w:id="107" w:author="Rick" w:date="2019-04-10T09:58:00Z">
        <w:r w:rsidDel="00F5160A">
          <w:rPr>
            <w:sz w:val="16"/>
          </w:rPr>
          <w:delText xml:space="preserve">top </w:delText>
        </w:r>
      </w:del>
      <w:ins w:id="108" w:author="Rick" w:date="2019-04-10T09:58:00Z">
        <w:r w:rsidR="00F5160A">
          <w:rPr>
            <w:sz w:val="16"/>
          </w:rPr>
          <w:t>top-</w:t>
        </w:r>
      </w:ins>
      <w:r>
        <w:rPr>
          <w:sz w:val="16"/>
        </w:rPr>
        <w:t xml:space="preserve">level index is a super-graph with </w:t>
      </w:r>
      <w:ins w:id="109" w:author="Rick" w:date="2019-04-10T09:58:00Z">
        <w:r w:rsidR="00F5160A">
          <w:rPr>
            <w:sz w:val="16"/>
          </w:rPr>
          <w:t xml:space="preserve">the </w:t>
        </w:r>
      </w:ins>
      <w:r>
        <w:rPr>
          <w:sz w:val="16"/>
        </w:rPr>
        <w:t xml:space="preserve">vertices representing unique k-truss communities and </w:t>
      </w:r>
      <w:ins w:id="110" w:author="Rick" w:date="2019-04-10T09:58:00Z">
        <w:r w:rsidR="00F5160A">
          <w:rPr>
            <w:sz w:val="16"/>
          </w:rPr>
          <w:t xml:space="preserve">the </w:t>
        </w:r>
      </w:ins>
      <w:r>
        <w:rPr>
          <w:sz w:val="16"/>
        </w:rPr>
        <w:t xml:space="preserve">edges representing </w:t>
      </w:r>
      <w:ins w:id="111" w:author="Rick" w:date="2019-04-10T09:58:00Z">
        <w:r w:rsidR="00F5160A">
          <w:rPr>
            <w:sz w:val="16"/>
          </w:rPr>
          <w:t xml:space="preserve">the </w:t>
        </w:r>
      </w:ins>
      <w:r>
        <w:rPr>
          <w:sz w:val="16"/>
        </w:rPr>
        <w:t xml:space="preserve">containment relations between them. The </w:t>
      </w:r>
      <w:del w:id="112" w:author="Rick" w:date="2019-04-10T09:58:00Z">
        <w:r w:rsidDel="00F5160A">
          <w:rPr>
            <w:sz w:val="16"/>
          </w:rPr>
          <w:delText xml:space="preserve">bottom </w:delText>
        </w:r>
      </w:del>
      <w:ins w:id="113" w:author="Rick" w:date="2019-04-10T09:58:00Z">
        <w:r w:rsidR="00F5160A">
          <w:rPr>
            <w:sz w:val="16"/>
          </w:rPr>
          <w:t>bottom-</w:t>
        </w:r>
      </w:ins>
      <w:r>
        <w:rPr>
          <w:sz w:val="16"/>
        </w:rPr>
        <w:t xml:space="preserve">level index is </w:t>
      </w:r>
      <w:ins w:id="114" w:author="Rick" w:date="2019-04-10T09:58:00Z">
        <w:r w:rsidR="00F5160A">
          <w:rPr>
            <w:sz w:val="16"/>
          </w:rPr>
          <w:t xml:space="preserve">a </w:t>
        </w:r>
      </w:ins>
      <w:del w:id="115" w:author="Rick" w:date="2019-04-10T09:58:00Z">
        <w:r w:rsidDel="00F5160A">
          <w:rPr>
            <w:sz w:val="16"/>
          </w:rPr>
          <w:delText xml:space="preserve">triangle </w:delText>
        </w:r>
      </w:del>
      <w:ins w:id="116" w:author="Rick" w:date="2019-04-10T09:58:00Z">
        <w:r w:rsidR="00F5160A">
          <w:rPr>
            <w:sz w:val="16"/>
          </w:rPr>
          <w:t>triangle-</w:t>
        </w:r>
      </w:ins>
      <w:r>
        <w:rPr>
          <w:sz w:val="16"/>
        </w:rPr>
        <w:t xml:space="preserve">derived graph that translates </w:t>
      </w:r>
      <w:ins w:id="117" w:author="Rick" w:date="2019-04-10T09:58:00Z">
        <w:r w:rsidR="00F5160A">
          <w:rPr>
            <w:sz w:val="16"/>
          </w:rPr>
          <w:t xml:space="preserve">the </w:t>
        </w:r>
      </w:ins>
      <w:r>
        <w:rPr>
          <w:sz w:val="16"/>
        </w:rPr>
        <w:t>triangle connectivity in the underlying graph to edge connectivity for fast k-truss community traversal.</w:t>
      </w:r>
    </w:p>
    <w:p w14:paraId="57251530" w14:textId="77777777" w:rsidR="00187908" w:rsidRDefault="00187908">
      <w:pPr>
        <w:pStyle w:val="BodyText"/>
        <w:rPr>
          <w:sz w:val="18"/>
        </w:rPr>
      </w:pPr>
    </w:p>
    <w:p w14:paraId="44AABFD5" w14:textId="77777777" w:rsidR="00187908" w:rsidRDefault="00187908">
      <w:pPr>
        <w:pStyle w:val="BodyText"/>
        <w:spacing w:before="1"/>
        <w:rPr>
          <w:sz w:val="24"/>
        </w:rPr>
      </w:pPr>
    </w:p>
    <w:p w14:paraId="658E2FB5" w14:textId="77777777" w:rsidR="00187908" w:rsidRDefault="00105EDE">
      <w:pPr>
        <w:pStyle w:val="BodyText"/>
        <w:spacing w:line="249" w:lineRule="auto"/>
        <w:ind w:left="159" w:right="977"/>
        <w:jc w:val="both"/>
      </w:pPr>
      <w:r>
        <w:t xml:space="preserve">and </w:t>
      </w:r>
      <w:ins w:id="118" w:author="Rick" w:date="2019-04-10T09:57:00Z">
        <w:r w:rsidR="00F5160A">
          <w:t xml:space="preserve">the </w:t>
        </w:r>
      </w:ins>
      <w:r>
        <w:t>cached statistics of each community, e.g.</w:t>
      </w:r>
      <w:del w:id="119" w:author="Rick" w:date="2019-04-10T09:57:00Z">
        <w:r w:rsidDel="00F5160A">
          <w:delText>, ,</w:delText>
        </w:r>
      </w:del>
      <w:r>
        <w:t xml:space="preserve"> cohesiveness</w:t>
      </w:r>
      <w:ins w:id="120" w:author="Rick" w:date="2019-04-10T09:57:00Z">
        <w:r w:rsidR="00F5160A">
          <w:t>,</w:t>
        </w:r>
      </w:ins>
      <w:r>
        <w:t xml:space="preserve"> measure</w:t>
      </w:r>
      <w:ins w:id="121" w:author="Rick" w:date="2019-04-10T09:57:00Z">
        <w:r w:rsidR="00F5160A">
          <w:t>,</w:t>
        </w:r>
      </w:ins>
      <w:r>
        <w:t xml:space="preserve"> and size, are sufficient. As such, we can generalize the concept of community search to local community queries, which </w:t>
      </w:r>
      <w:ins w:id="122" w:author="Rick" w:date="2019-04-10T09:59:00Z">
        <w:r w:rsidR="00F5160A">
          <w:t xml:space="preserve">are meant </w:t>
        </w:r>
      </w:ins>
      <w:del w:id="123" w:author="Rick" w:date="2019-04-10T09:59:00Z">
        <w:r w:rsidDel="00F5160A">
          <w:delText xml:space="preserve">is </w:delText>
        </w:r>
      </w:del>
      <w:r>
        <w:t xml:space="preserve">to identify common communities among a set </w:t>
      </w:r>
      <w:r>
        <w:rPr>
          <w:spacing w:val="-7"/>
        </w:rPr>
        <w:t xml:space="preserve">of </w:t>
      </w:r>
      <w:r>
        <w:t xml:space="preserve">query vertices given </w:t>
      </w:r>
      <w:ins w:id="124" w:author="Rick" w:date="2019-04-10T09:59:00Z">
        <w:r w:rsidR="00F5160A">
          <w:t xml:space="preserve">the </w:t>
        </w:r>
      </w:ins>
      <w:r>
        <w:t xml:space="preserve">cohesiveness </w:t>
      </w:r>
      <w:del w:id="125" w:author="Rick" w:date="2019-04-10T09:59:00Z">
        <w:r w:rsidDel="00F5160A">
          <w:delText>creteria</w:delText>
        </w:r>
      </w:del>
      <w:ins w:id="126" w:author="Rick" w:date="2019-04-10T09:59:00Z">
        <w:r w:rsidR="00F5160A">
          <w:t>criteria</w:t>
        </w:r>
      </w:ins>
      <w:r>
        <w:t xml:space="preserve">. </w:t>
      </w:r>
      <w:del w:id="127" w:author="Rick" w:date="2019-04-10T09:59:00Z">
        <w:r w:rsidDel="00F5160A">
          <w:delText xml:space="preserve">Depends </w:delText>
        </w:r>
      </w:del>
      <w:ins w:id="128" w:author="Rick" w:date="2019-04-10T09:59:00Z">
        <w:r w:rsidR="00F5160A">
          <w:t xml:space="preserve">Depending </w:t>
        </w:r>
      </w:ins>
      <w:r>
        <w:t xml:space="preserve">on </w:t>
      </w:r>
      <w:r>
        <w:rPr>
          <w:spacing w:val="-5"/>
        </w:rPr>
        <w:t>ap</w:t>
      </w:r>
      <w:del w:id="129" w:author="Rick" w:date="2019-04-10T09:59:00Z">
        <w:r w:rsidDel="00F5160A">
          <w:rPr>
            <w:spacing w:val="-5"/>
          </w:rPr>
          <w:delText xml:space="preserve">- </w:delText>
        </w:r>
      </w:del>
      <w:r>
        <w:t>plicat</w:t>
      </w:r>
      <w:del w:id="130" w:author="Rick" w:date="2019-04-10T09:59:00Z">
        <w:r w:rsidDel="00F5160A">
          <w:delText>oin</w:delText>
        </w:r>
      </w:del>
      <w:ins w:id="131" w:author="Rick" w:date="2019-04-10T09:59:00Z">
        <w:r w:rsidR="00F5160A">
          <w:t>ion</w:t>
        </w:r>
      </w:ins>
      <w:r>
        <w:t xml:space="preserve"> requirements, local community queries may or </w:t>
      </w:r>
      <w:r>
        <w:rPr>
          <w:spacing w:val="-5"/>
        </w:rPr>
        <w:t xml:space="preserve">may </w:t>
      </w:r>
      <w:r>
        <w:t xml:space="preserve">not search the edge-level details of each relevant </w:t>
      </w:r>
      <w:r>
        <w:rPr>
          <w:spacing w:val="-4"/>
        </w:rPr>
        <w:t xml:space="preserve">community. </w:t>
      </w:r>
      <w:r>
        <w:rPr>
          <w:spacing w:val="-8"/>
        </w:rPr>
        <w:t xml:space="preserve">To </w:t>
      </w:r>
      <w:del w:id="132" w:author="Rick" w:date="2019-04-10T09:59:00Z">
        <w:r w:rsidDel="00F5160A">
          <w:rPr>
            <w:spacing w:val="-8"/>
          </w:rPr>
          <w:delText xml:space="preserve"> </w:delText>
        </w:r>
      </w:del>
      <w:r>
        <w:t xml:space="preserve">get a better idea, </w:t>
      </w:r>
      <w:ins w:id="133" w:author="Rick" w:date="2019-04-10T09:59:00Z">
        <w:r w:rsidR="00F5160A">
          <w:t xml:space="preserve">let us </w:t>
        </w:r>
      </w:ins>
      <w:r>
        <w:t xml:space="preserve">consider </w:t>
      </w:r>
      <w:del w:id="134" w:author="Rick" w:date="2019-04-10T10:00:00Z">
        <w:r w:rsidDel="00F5160A">
          <w:delText xml:space="preserve">the </w:delText>
        </w:r>
      </w:del>
      <w:ins w:id="135" w:author="Rick" w:date="2019-04-10T09:59:00Z">
        <w:r w:rsidR="00F5160A">
          <w:t xml:space="preserve">an </w:t>
        </w:r>
      </w:ins>
      <w:r>
        <w:t>example query</w:t>
      </w:r>
      <w:ins w:id="136" w:author="Rick" w:date="2019-04-10T10:00:00Z">
        <w:r w:rsidR="00F5160A">
          <w:t>:</w:t>
        </w:r>
      </w:ins>
      <w:r>
        <w:t xml:space="preserve"> </w:t>
      </w:r>
      <w:del w:id="137" w:author="Rick" w:date="2019-04-10T10:00:00Z">
        <w:r w:rsidDel="00F5160A">
          <w:delText>”</w:delText>
        </w:r>
      </w:del>
      <w:ins w:id="138" w:author="Rick" w:date="2019-04-10T10:00:00Z">
        <w:r w:rsidR="00F5160A">
          <w:t>“</w:t>
        </w:r>
      </w:ins>
      <w:r>
        <w:t xml:space="preserve">Given a </w:t>
      </w:r>
      <w:del w:id="139" w:author="Rick" w:date="2019-04-10T10:00:00Z">
        <w:r w:rsidDel="00F5160A">
          <w:delText xml:space="preserve">   </w:delText>
        </w:r>
      </w:del>
      <w:r>
        <w:t xml:space="preserve">set of query vertices, do they belong to same </w:t>
      </w:r>
      <w:r>
        <w:rPr>
          <w:spacing w:val="-2"/>
        </w:rPr>
        <w:t xml:space="preserve">communities?” </w:t>
      </w:r>
      <w:r>
        <w:t xml:space="preserve">This type of query does not require </w:t>
      </w:r>
      <w:ins w:id="140" w:author="Rick" w:date="2019-04-10T10:00:00Z">
        <w:r w:rsidR="00F5160A">
          <w:t xml:space="preserve">the </w:t>
        </w:r>
      </w:ins>
      <w:r>
        <w:t xml:space="preserve">edge-level details </w:t>
      </w:r>
      <w:r>
        <w:rPr>
          <w:spacing w:val="-7"/>
        </w:rPr>
        <w:t xml:space="preserve">of </w:t>
      </w:r>
      <w:r>
        <w:t xml:space="preserve">communities and is good for applications such as studying common interests among a set of users. </w:t>
      </w:r>
      <w:r>
        <w:rPr>
          <w:spacing w:val="-8"/>
        </w:rPr>
        <w:t xml:space="preserve">We </w:t>
      </w:r>
      <w:r>
        <w:t xml:space="preserve">refer to </w:t>
      </w:r>
      <w:r>
        <w:rPr>
          <w:spacing w:val="-3"/>
        </w:rPr>
        <w:t xml:space="preserve">local </w:t>
      </w:r>
      <w:r>
        <w:t xml:space="preserve">community queries that do not require edge-level details </w:t>
      </w:r>
      <w:del w:id="141" w:author="Rick" w:date="2019-04-10T10:01:00Z">
        <w:r w:rsidDel="00F5160A">
          <w:rPr>
            <w:spacing w:val="-9"/>
          </w:rPr>
          <w:delText xml:space="preserve">as </w:delText>
        </w:r>
      </w:del>
      <w:ins w:id="142" w:author="Rick" w:date="2019-04-10T10:01:00Z">
        <w:r w:rsidR="00F5160A">
          <w:rPr>
            <w:spacing w:val="-9"/>
          </w:rPr>
          <w:t xml:space="preserve">like </w:t>
        </w:r>
      </w:ins>
      <w:r>
        <w:t xml:space="preserve">community-level queries. </w:t>
      </w:r>
      <w:del w:id="143" w:author="Rick" w:date="2019-04-10T10:01:00Z">
        <w:r w:rsidDel="00F5160A">
          <w:delText>It is also possible that a</w:delText>
        </w:r>
      </w:del>
      <w:ins w:id="144" w:author="Rick" w:date="2019-04-10T10:01:00Z">
        <w:r w:rsidR="00F5160A">
          <w:t>A</w:t>
        </w:r>
      </w:ins>
      <w:r>
        <w:t xml:space="preserve">n application </w:t>
      </w:r>
      <w:ins w:id="145" w:author="Rick" w:date="2019-04-10T10:01:00Z">
        <w:r w:rsidR="00F5160A">
          <w:t xml:space="preserve">might also possibly </w:t>
        </w:r>
      </w:ins>
      <w:del w:id="146" w:author="Rick" w:date="2019-04-10T10:01:00Z">
        <w:r w:rsidDel="00F5160A">
          <w:delText xml:space="preserve">require </w:delText>
        </w:r>
      </w:del>
      <w:ins w:id="147" w:author="Rick" w:date="2019-04-10T10:01:00Z">
        <w:r w:rsidR="00F5160A">
          <w:t xml:space="preserve">require </w:t>
        </w:r>
      </w:ins>
      <w:r>
        <w:t xml:space="preserve">the details </w:t>
      </w:r>
      <w:del w:id="148" w:author="Rick" w:date="2019-04-10T10:01:00Z">
        <w:r w:rsidDel="00F5160A">
          <w:delText xml:space="preserve">of </w:delText>
        </w:r>
      </w:del>
      <w:ins w:id="149" w:author="Rick" w:date="2019-04-10T10:01:00Z">
        <w:r w:rsidR="00F5160A">
          <w:t xml:space="preserve">regarding </w:t>
        </w:r>
      </w:ins>
      <w:r>
        <w:t xml:space="preserve">exactly which edges belong to </w:t>
      </w:r>
      <w:r>
        <w:rPr>
          <w:spacing w:val="-4"/>
        </w:rPr>
        <w:t xml:space="preserve">relevant </w:t>
      </w:r>
      <w:r>
        <w:t xml:space="preserve">communities, such as classic community search queries. </w:t>
      </w:r>
      <w:r>
        <w:rPr>
          <w:spacing w:val="-16"/>
        </w:rPr>
        <w:t xml:space="preserve">We </w:t>
      </w:r>
      <w:r>
        <w:t>refer</w:t>
      </w:r>
      <w:r>
        <w:rPr>
          <w:spacing w:val="18"/>
        </w:rPr>
        <w:t xml:space="preserve"> </w:t>
      </w:r>
      <w:r>
        <w:t>to</w:t>
      </w:r>
      <w:r>
        <w:rPr>
          <w:spacing w:val="18"/>
        </w:rPr>
        <w:t xml:space="preserve"> </w:t>
      </w:r>
      <w:r>
        <w:t>those</w:t>
      </w:r>
      <w:r>
        <w:rPr>
          <w:spacing w:val="18"/>
        </w:rPr>
        <w:t xml:space="preserve"> </w:t>
      </w:r>
      <w:r>
        <w:t>queries</w:t>
      </w:r>
      <w:r>
        <w:rPr>
          <w:spacing w:val="19"/>
        </w:rPr>
        <w:t xml:space="preserve"> </w:t>
      </w:r>
      <w:r>
        <w:t>as</w:t>
      </w:r>
      <w:r>
        <w:rPr>
          <w:spacing w:val="18"/>
        </w:rPr>
        <w:t xml:space="preserve"> </w:t>
      </w:r>
      <w:r>
        <w:t>edge-level</w:t>
      </w:r>
      <w:r>
        <w:rPr>
          <w:spacing w:val="18"/>
        </w:rPr>
        <w:t xml:space="preserve"> </w:t>
      </w:r>
      <w:r>
        <w:t>queries.</w:t>
      </w:r>
    </w:p>
    <w:p w14:paraId="1AC93116" w14:textId="7EBA80AB" w:rsidR="00187908" w:rsidRDefault="00F51443">
      <w:pPr>
        <w:pStyle w:val="BodyText"/>
        <w:spacing w:before="20" w:line="249" w:lineRule="auto"/>
        <w:ind w:left="159" w:right="977" w:firstLine="199"/>
        <w:jc w:val="both"/>
      </w:pPr>
      <w:r>
        <w:rPr>
          <w:noProof/>
          <w:lang w:val="en-IN" w:eastAsia="en-IN" w:bidi="hi-IN"/>
        </w:rPr>
        <mc:AlternateContent>
          <mc:Choice Requires="wps">
            <w:drawing>
              <wp:anchor distT="0" distB="0" distL="114300" distR="114300" simplePos="0" relativeHeight="249912320" behindDoc="1" locked="0" layoutInCell="1" allowOverlap="1" wp14:anchorId="53C4A296" wp14:editId="29FD8A97">
                <wp:simplePos x="0" y="0"/>
                <wp:positionH relativeFrom="page">
                  <wp:posOffset>6424295</wp:posOffset>
                </wp:positionH>
                <wp:positionV relativeFrom="paragraph">
                  <wp:posOffset>336550</wp:posOffset>
                </wp:positionV>
                <wp:extent cx="98425" cy="219710"/>
                <wp:effectExtent l="0" t="0" r="0" b="0"/>
                <wp:wrapNone/>
                <wp:docPr id="490"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90888"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C4A296" id="_x0000_t202" coordsize="21600,21600" o:spt="202" path="m,l,21600r21600,l21600,xe">
                <v:stroke joinstyle="miter"/>
                <v:path gradientshapeok="t" o:connecttype="rect"/>
              </v:shapetype>
              <v:shape id="Text Box 489" o:spid="_x0000_s1026" type="#_x0000_t202" style="position:absolute;left:0;text-align:left;margin-left:505.85pt;margin-top:26.5pt;width:7.75pt;height:17.3pt;z-index:-253404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" filled="f" stroked="f">
                <v:textbox inset="0,0,0,0">
                  <w:txbxContent>
                    <w:p w14:paraId="49990888"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r w:rsidR="00105EDE">
        <w:t xml:space="preserve">In this paper, we adopt </w:t>
      </w:r>
      <w:del w:id="150" w:author="Rick" w:date="2019-04-10T10:02:00Z">
        <w:r w:rsidR="00105EDE" w:rsidDel="00AA2B67">
          <w:delText>K</w:delText>
        </w:r>
      </w:del>
      <w:ins w:id="151" w:author="Rick" w:date="2019-04-10T10:02:00Z">
        <w:r w:rsidR="00AA2B67">
          <w:t>k</w:t>
        </w:r>
      </w:ins>
      <w:r w:rsidR="00105EDE">
        <w:t xml:space="preserve">-truss community as the com- munity model. </w:t>
      </w:r>
      <w:del w:id="152" w:author="Rick" w:date="2019-04-10T10:02:00Z">
        <w:r w:rsidR="00105EDE" w:rsidDel="00AA2B67">
          <w:delText>K</w:delText>
        </w:r>
      </w:del>
      <w:ins w:id="153" w:author="Rick" w:date="2019-04-10T10:02:00Z">
        <w:r w:rsidR="00AA2B67">
          <w:t>K</w:t>
        </w:r>
      </w:ins>
      <w:r w:rsidR="00105EDE">
        <w:t>-truss</w:t>
      </w:r>
      <w:ins w:id="154" w:author="Rick" w:date="2019-04-10T10:02:00Z">
        <w:r w:rsidR="00AA2B67">
          <w:t>,</w:t>
        </w:r>
      </w:ins>
      <w:r w:rsidR="00105EDE">
        <w:t xml:space="preserve"> as a definition of </w:t>
      </w:r>
      <w:ins w:id="155" w:author="Rick" w:date="2019-04-10T10:02:00Z">
        <w:r w:rsidR="00AA2B67">
          <w:t xml:space="preserve">a </w:t>
        </w:r>
      </w:ins>
      <w:r w:rsidR="00105EDE">
        <w:t xml:space="preserve">cohesive subgraph, requires each edge to be contained in at least </w:t>
      </w:r>
      <w:del w:id="156" w:author="Rick" w:date="2019-04-10T10:02:00Z">
        <w:r w:rsidR="00105EDE" w:rsidDel="00AA2B67">
          <w:rPr>
            <w:rFonts w:ascii="Arial"/>
          </w:rPr>
          <w:delText>(</w:delText>
        </w:r>
      </w:del>
      <w:r w:rsidR="00105EDE">
        <w:rPr>
          <w:rFonts w:ascii="Bookman Old Style"/>
          <w:i/>
        </w:rPr>
        <w:t xml:space="preserve">k </w:t>
      </w:r>
      <w:r w:rsidR="00105EDE">
        <w:rPr>
          <w:rFonts w:ascii="Arial"/>
        </w:rPr>
        <w:t>2</w:t>
      </w:r>
      <w:del w:id="157" w:author="Rick" w:date="2019-04-10T10:02:00Z">
        <w:r w:rsidR="00105EDE" w:rsidDel="00AA2B67">
          <w:rPr>
            <w:rFonts w:ascii="Arial"/>
          </w:rPr>
          <w:delText>)</w:delText>
        </w:r>
      </w:del>
      <w:r w:rsidR="00105EDE">
        <w:rPr>
          <w:rFonts w:ascii="Arial"/>
        </w:rPr>
        <w:t xml:space="preserve"> </w:t>
      </w:r>
      <w:r w:rsidR="00105EDE">
        <w:t>triangles.</w:t>
      </w:r>
    </w:p>
    <w:p w14:paraId="336CD5E9" w14:textId="77777777" w:rsidR="00187908" w:rsidRDefault="00105EDE">
      <w:pPr>
        <w:pStyle w:val="ListParagraph"/>
        <w:numPr>
          <w:ilvl w:val="0"/>
          <w:numId w:val="5"/>
        </w:numPr>
        <w:tabs>
          <w:tab w:val="left" w:pos="438"/>
        </w:tabs>
        <w:spacing w:line="249" w:lineRule="auto"/>
        <w:ind w:right="977" w:firstLine="0"/>
        <w:jc w:val="both"/>
        <w:rPr>
          <w:sz w:val="20"/>
        </w:rPr>
      </w:pPr>
      <w:del w:id="158" w:author="Rick" w:date="2019-04-10T10:03:00Z">
        <w:r w:rsidDel="00AA2B67">
          <w:rPr>
            <w:sz w:val="20"/>
          </w:rPr>
          <w:delText>introduce</w:delText>
        </w:r>
        <w:r w:rsidDel="00AA2B67">
          <w:rPr>
            <w:spacing w:val="-8"/>
            <w:sz w:val="20"/>
          </w:rPr>
          <w:delText xml:space="preserve"> </w:delText>
        </w:r>
      </w:del>
      <w:ins w:id="159" w:author="Rick" w:date="2019-04-10T10:03:00Z">
        <w:r w:rsidR="00AA2B67">
          <w:rPr>
            <w:sz w:val="20"/>
          </w:rPr>
          <w:t>introduces</w:t>
        </w:r>
        <w:r w:rsidR="00AA2B67">
          <w:rPr>
            <w:spacing w:val="-8"/>
            <w:sz w:val="20"/>
          </w:rPr>
          <w:t xml:space="preserve"> </w:t>
        </w:r>
      </w:ins>
      <w:r>
        <w:rPr>
          <w:sz w:val="20"/>
        </w:rPr>
        <w:t>the</w:t>
      </w:r>
      <w:r>
        <w:rPr>
          <w:spacing w:val="-8"/>
          <w:sz w:val="20"/>
        </w:rPr>
        <w:t xml:space="preserve"> </w:t>
      </w:r>
      <w:r>
        <w:rPr>
          <w:sz w:val="20"/>
        </w:rPr>
        <w:t>model</w:t>
      </w:r>
      <w:r>
        <w:rPr>
          <w:spacing w:val="-7"/>
          <w:sz w:val="20"/>
        </w:rPr>
        <w:t xml:space="preserve"> </w:t>
      </w:r>
      <w:del w:id="160" w:author="Rick" w:date="2019-04-10T10:03:00Z">
        <w:r w:rsidDel="00AA2B67">
          <w:rPr>
            <w:sz w:val="20"/>
          </w:rPr>
          <w:delText>of</w:delText>
        </w:r>
        <w:r w:rsidDel="00AA2B67">
          <w:rPr>
            <w:spacing w:val="-8"/>
            <w:sz w:val="20"/>
          </w:rPr>
          <w:delText xml:space="preserve"> </w:delText>
        </w:r>
      </w:del>
      <w:r>
        <w:rPr>
          <w:sz w:val="20"/>
        </w:rPr>
        <w:t>k-truss</w:t>
      </w:r>
      <w:r>
        <w:rPr>
          <w:spacing w:val="-7"/>
          <w:sz w:val="20"/>
        </w:rPr>
        <w:t xml:space="preserve"> </w:t>
      </w:r>
      <w:r>
        <w:rPr>
          <w:sz w:val="20"/>
        </w:rPr>
        <w:t>community</w:t>
      </w:r>
      <w:r>
        <w:rPr>
          <w:spacing w:val="-8"/>
          <w:sz w:val="20"/>
        </w:rPr>
        <w:t xml:space="preserve"> </w:t>
      </w:r>
      <w:r>
        <w:rPr>
          <w:sz w:val="20"/>
        </w:rPr>
        <w:t>based</w:t>
      </w:r>
      <w:r>
        <w:rPr>
          <w:spacing w:val="-8"/>
          <w:sz w:val="20"/>
        </w:rPr>
        <w:t xml:space="preserve"> </w:t>
      </w:r>
      <w:r>
        <w:rPr>
          <w:sz w:val="20"/>
        </w:rPr>
        <w:t>on</w:t>
      </w:r>
      <w:r>
        <w:rPr>
          <w:spacing w:val="-7"/>
          <w:sz w:val="20"/>
        </w:rPr>
        <w:t xml:space="preserve"> </w:t>
      </w:r>
      <w:del w:id="161" w:author="Rick" w:date="2019-04-10T10:03:00Z">
        <w:r w:rsidDel="00AA2B67">
          <w:rPr>
            <w:sz w:val="20"/>
          </w:rPr>
          <w:delText xml:space="preserve">triangle </w:delText>
        </w:r>
      </w:del>
      <w:ins w:id="162" w:author="Rick" w:date="2019-04-10T10:03:00Z">
        <w:r w:rsidR="00AA2B67">
          <w:rPr>
            <w:sz w:val="20"/>
          </w:rPr>
          <w:t xml:space="preserve">triangular </w:t>
        </w:r>
      </w:ins>
      <w:r>
        <w:rPr>
          <w:sz w:val="20"/>
        </w:rPr>
        <w:t>connectivity</w:t>
      </w:r>
      <w:ins w:id="163" w:author="Rick" w:date="2019-04-10T10:03:00Z">
        <w:r w:rsidR="00AA2B67">
          <w:rPr>
            <w:sz w:val="20"/>
          </w:rPr>
          <w:t>,</w:t>
        </w:r>
      </w:ins>
      <w:r>
        <w:rPr>
          <w:sz w:val="20"/>
        </w:rPr>
        <w:t xml:space="preserve"> </w:t>
      </w:r>
      <w:del w:id="164" w:author="Rick" w:date="2019-04-10T10:03:00Z">
        <w:r w:rsidDel="00AA2B67">
          <w:rPr>
            <w:sz w:val="20"/>
          </w:rPr>
          <w:delText xml:space="preserve">that </w:delText>
        </w:r>
      </w:del>
      <w:ins w:id="165" w:author="Rick" w:date="2019-04-10T10:03:00Z">
        <w:r w:rsidR="00AA2B67">
          <w:rPr>
            <w:sz w:val="20"/>
          </w:rPr>
          <w:t xml:space="preserve">which </w:t>
        </w:r>
      </w:ins>
      <w:r>
        <w:rPr>
          <w:sz w:val="20"/>
        </w:rPr>
        <w:t xml:space="preserve">ensures </w:t>
      </w:r>
      <w:ins w:id="166" w:author="Rick" w:date="2019-04-10T10:03:00Z">
        <w:r w:rsidR="00AA2B67">
          <w:rPr>
            <w:sz w:val="20"/>
          </w:rPr>
          <w:t>that the community remains connected</w:t>
        </w:r>
      </w:ins>
      <w:del w:id="167" w:author="Rick" w:date="2019-04-10T10:03:00Z">
        <w:r w:rsidDel="00AA2B67">
          <w:rPr>
            <w:sz w:val="20"/>
          </w:rPr>
          <w:delText xml:space="preserve">the connectivity inside the commu- </w:delText>
        </w:r>
        <w:r w:rsidDel="00AA2B67">
          <w:rPr>
            <w:spacing w:val="-3"/>
            <w:sz w:val="20"/>
          </w:rPr>
          <w:delText>nity</w:delText>
        </w:r>
      </w:del>
      <w:r>
        <w:rPr>
          <w:spacing w:val="-3"/>
          <w:sz w:val="20"/>
        </w:rPr>
        <w:t xml:space="preserve">. </w:t>
      </w:r>
      <w:r>
        <w:rPr>
          <w:sz w:val="20"/>
        </w:rPr>
        <w:t xml:space="preserve">The bounded diameter property of a </w:t>
      </w:r>
      <w:del w:id="168" w:author="Rick" w:date="2019-04-10T10:03:00Z">
        <w:r w:rsidDel="00AA2B67">
          <w:rPr>
            <w:sz w:val="20"/>
          </w:rPr>
          <w:delText>K</w:delText>
        </w:r>
      </w:del>
      <w:ins w:id="169" w:author="Rick" w:date="2019-04-10T10:03:00Z">
        <w:r w:rsidR="00AA2B67">
          <w:rPr>
            <w:sz w:val="20"/>
          </w:rPr>
          <w:t>k</w:t>
        </w:r>
      </w:ins>
      <w:r>
        <w:rPr>
          <w:sz w:val="20"/>
        </w:rPr>
        <w:t xml:space="preserve">-truss community makes it an excellent choice for discovering cohesive </w:t>
      </w:r>
      <w:r>
        <w:rPr>
          <w:spacing w:val="-4"/>
          <w:sz w:val="20"/>
        </w:rPr>
        <w:t xml:space="preserve">and </w:t>
      </w:r>
      <w:r>
        <w:rPr>
          <w:sz w:val="20"/>
        </w:rPr>
        <w:t>meaningful communities. The low computation cost of k-truss helps</w:t>
      </w:r>
      <w:r>
        <w:rPr>
          <w:spacing w:val="18"/>
          <w:sz w:val="20"/>
        </w:rPr>
        <w:t xml:space="preserve"> </w:t>
      </w:r>
      <w:del w:id="170" w:author="Rick" w:date="2019-04-10T10:04:00Z">
        <w:r w:rsidDel="00AA2B67">
          <w:rPr>
            <w:sz w:val="20"/>
          </w:rPr>
          <w:delText>to</w:delText>
        </w:r>
        <w:r w:rsidDel="00AA2B67">
          <w:rPr>
            <w:spacing w:val="19"/>
            <w:sz w:val="20"/>
          </w:rPr>
          <w:delText xml:space="preserve"> </w:delText>
        </w:r>
      </w:del>
      <w:ins w:id="171" w:author="Rick" w:date="2019-04-10T10:04:00Z">
        <w:r w:rsidR="00AA2B67">
          <w:rPr>
            <w:sz w:val="20"/>
          </w:rPr>
          <w:t>in the</w:t>
        </w:r>
        <w:r w:rsidR="00AA2B67">
          <w:rPr>
            <w:spacing w:val="19"/>
            <w:sz w:val="20"/>
          </w:rPr>
          <w:t xml:space="preserve"> </w:t>
        </w:r>
      </w:ins>
      <w:del w:id="172" w:author="Rick" w:date="2019-04-10T10:04:00Z">
        <w:r w:rsidDel="00AA2B67">
          <w:rPr>
            <w:sz w:val="20"/>
          </w:rPr>
          <w:delText>scale</w:delText>
        </w:r>
        <w:r w:rsidDel="00AA2B67">
          <w:rPr>
            <w:spacing w:val="19"/>
            <w:sz w:val="20"/>
          </w:rPr>
          <w:delText xml:space="preserve"> </w:delText>
        </w:r>
      </w:del>
      <w:ins w:id="173" w:author="Rick" w:date="2019-04-10T10:04:00Z">
        <w:r w:rsidR="00AA2B67">
          <w:rPr>
            <w:sz w:val="20"/>
          </w:rPr>
          <w:t>scaling</w:t>
        </w:r>
        <w:r w:rsidR="00AA2B67">
          <w:rPr>
            <w:spacing w:val="19"/>
            <w:sz w:val="20"/>
          </w:rPr>
          <w:t xml:space="preserve"> </w:t>
        </w:r>
      </w:ins>
      <w:del w:id="174" w:author="Rick" w:date="2019-04-10T10:04:00Z">
        <w:r w:rsidDel="00AA2B67">
          <w:rPr>
            <w:sz w:val="20"/>
          </w:rPr>
          <w:delText>to</w:delText>
        </w:r>
        <w:r w:rsidDel="00AA2B67">
          <w:rPr>
            <w:spacing w:val="18"/>
            <w:sz w:val="20"/>
          </w:rPr>
          <w:delText xml:space="preserve"> </w:delText>
        </w:r>
      </w:del>
      <w:ins w:id="175" w:author="Rick" w:date="2019-04-10T10:04:00Z">
        <w:r w:rsidR="00AA2B67">
          <w:rPr>
            <w:sz w:val="20"/>
          </w:rPr>
          <w:t>of</w:t>
        </w:r>
        <w:r w:rsidR="00AA2B67">
          <w:rPr>
            <w:spacing w:val="18"/>
            <w:sz w:val="20"/>
          </w:rPr>
          <w:t xml:space="preserve"> </w:t>
        </w:r>
      </w:ins>
      <w:r>
        <w:rPr>
          <w:sz w:val="20"/>
        </w:rPr>
        <w:t>large</w:t>
      </w:r>
      <w:r>
        <w:rPr>
          <w:spacing w:val="19"/>
          <w:sz w:val="20"/>
        </w:rPr>
        <w:t xml:space="preserve"> </w:t>
      </w:r>
      <w:r>
        <w:rPr>
          <w:sz w:val="20"/>
        </w:rPr>
        <w:t>graphs.</w:t>
      </w:r>
    </w:p>
    <w:p w14:paraId="715718F8" w14:textId="77777777" w:rsidR="00187908" w:rsidRDefault="00105EDE">
      <w:pPr>
        <w:pStyle w:val="BodyText"/>
        <w:spacing w:before="15"/>
        <w:ind w:left="358"/>
        <w:jc w:val="both"/>
      </w:pPr>
      <w:r>
        <w:t>Local community queries can benefit from compact index</w:t>
      </w:r>
    </w:p>
    <w:p w14:paraId="3565CD51" w14:textId="77777777" w:rsidR="00187908" w:rsidRDefault="00187908">
      <w:pPr>
        <w:jc w:val="both"/>
        <w:sectPr w:rsidR="00187908">
          <w:type w:val="continuous"/>
          <w:pgSz w:w="12240" w:h="15840"/>
          <w:pgMar w:top="900" w:right="0" w:bottom="280" w:left="820" w:header="720" w:footer="720" w:gutter="0"/>
          <w:cols w:num="2" w:space="720" w:equalWidth="0">
            <w:col w:w="5181" w:space="79"/>
            <w:col w:w="6160"/>
          </w:cols>
        </w:sectPr>
      </w:pPr>
    </w:p>
    <w:p w14:paraId="1D827392" w14:textId="77777777" w:rsidR="00187908" w:rsidRDefault="00105EDE">
      <w:pPr>
        <w:pStyle w:val="BodyText"/>
        <w:spacing w:before="71" w:line="249" w:lineRule="auto"/>
        <w:ind w:left="159"/>
        <w:jc w:val="both"/>
      </w:pPr>
      <w:r>
        <w:lastRenderedPageBreak/>
        <w:t xml:space="preserve">structures constructed from pre-computed results. </w:t>
      </w:r>
      <w:r>
        <w:rPr>
          <w:spacing w:val="-4"/>
        </w:rPr>
        <w:t xml:space="preserve">Previous </w:t>
      </w:r>
      <w:r>
        <w:t xml:space="preserve">works </w:t>
      </w:r>
      <w:ins w:id="176" w:author="Rick" w:date="2019-04-10T10:04:00Z">
        <w:r w:rsidR="00AA2B67">
          <w:t xml:space="preserve">were </w:t>
        </w:r>
      </w:ins>
      <w:r>
        <w:t xml:space="preserve">mainly focused on the community search problem </w:t>
      </w:r>
      <w:r>
        <w:rPr>
          <w:spacing w:val="-9"/>
        </w:rPr>
        <w:t xml:space="preserve">of </w:t>
      </w:r>
      <w:del w:id="177" w:author="Rick" w:date="2019-04-10T10:04:00Z">
        <w:r w:rsidDel="00AA2B67">
          <w:rPr>
            <w:spacing w:val="-9"/>
          </w:rPr>
          <w:delText xml:space="preserve">  </w:delText>
        </w:r>
        <w:r w:rsidDel="00AA2B67">
          <w:rPr>
            <w:spacing w:val="32"/>
          </w:rPr>
          <w:delText xml:space="preserve"> </w:delText>
        </w:r>
      </w:del>
      <w:r>
        <w:t xml:space="preserve">a single query vertex </w:t>
      </w:r>
      <w:hyperlink w:anchor="_bookmark28" w:history="1">
        <w:r>
          <w:t>[1],</w:t>
        </w:r>
      </w:hyperlink>
      <w:r>
        <w:t xml:space="preserve"> </w:t>
      </w:r>
      <w:hyperlink w:anchor="_bookmark32" w:history="1">
        <w:r>
          <w:t>[5].</w:t>
        </w:r>
      </w:hyperlink>
      <w:r>
        <w:t xml:space="preserve"> In this paper, we propose </w:t>
      </w:r>
      <w:r>
        <w:rPr>
          <w:spacing w:val="-19"/>
        </w:rPr>
        <w:t>a</w:t>
      </w:r>
      <w:r>
        <w:rPr>
          <w:spacing w:val="12"/>
        </w:rPr>
        <w:t xml:space="preserve"> </w:t>
      </w:r>
      <w:r>
        <w:t xml:space="preserve">novel </w:t>
      </w:r>
      <w:del w:id="178" w:author="Rick" w:date="2019-04-10T10:04:00Z">
        <w:r w:rsidDel="00AA2B67">
          <w:delText>2</w:delText>
        </w:r>
      </w:del>
      <w:ins w:id="179" w:author="Rick" w:date="2019-04-10T10:04:00Z">
        <w:r w:rsidR="00AA2B67">
          <w:t>two</w:t>
        </w:r>
      </w:ins>
      <w:r>
        <w:t>-level index structure</w:t>
      </w:r>
      <w:del w:id="180" w:author="Rick" w:date="2019-04-10T10:05:00Z">
        <w:r w:rsidDel="00AA2B67">
          <w:delText>,</w:delText>
        </w:r>
      </w:del>
      <w:r>
        <w:t xml:space="preserve"> to support both the community-</w:t>
      </w:r>
      <w:del w:id="181" w:author="Rick" w:date="2019-04-10T10:05:00Z">
        <w:r w:rsidDel="00AA2B67">
          <w:delText xml:space="preserve"> </w:delText>
        </w:r>
      </w:del>
      <w:r>
        <w:t xml:space="preserve">level and the edge-level local k-truss community </w:t>
      </w:r>
      <w:del w:id="182" w:author="Rick" w:date="2019-04-10T10:05:00Z">
        <w:r w:rsidDel="00AA2B67">
          <w:delText>query</w:delText>
        </w:r>
      </w:del>
      <w:ins w:id="183" w:author="Rick" w:date="2019-04-10T10:05:00Z">
        <w:r w:rsidR="00AA2B67">
          <w:t>queries</w:t>
        </w:r>
      </w:ins>
      <w:r>
        <w:t xml:space="preserve">. </w:t>
      </w:r>
      <w:r>
        <w:rPr>
          <w:spacing w:val="-9"/>
        </w:rPr>
        <w:t xml:space="preserve">An </w:t>
      </w:r>
      <w:r>
        <w:t xml:space="preserve">overview of our </w:t>
      </w:r>
      <w:del w:id="184" w:author="Rick" w:date="2019-04-10T10:05:00Z">
        <w:r w:rsidDel="00AA2B67">
          <w:delText>2</w:delText>
        </w:r>
      </w:del>
      <w:ins w:id="185" w:author="Rick" w:date="2019-04-10T10:05:00Z">
        <w:r w:rsidR="00AA2B67">
          <w:t>two</w:t>
        </w:r>
      </w:ins>
      <w:r>
        <w:t xml:space="preserve">-level index is </w:t>
      </w:r>
      <w:del w:id="186" w:author="Rick" w:date="2019-04-10T10:05:00Z">
        <w:r w:rsidDel="00AA2B67">
          <w:delText xml:space="preserve"> </w:delText>
        </w:r>
      </w:del>
      <w:r>
        <w:t xml:space="preserve">shown </w:t>
      </w:r>
      <w:del w:id="187" w:author="Rick" w:date="2019-04-10T10:05:00Z">
        <w:r w:rsidDel="00AA2B67">
          <w:delText xml:space="preserve"> </w:delText>
        </w:r>
      </w:del>
      <w:r>
        <w:t xml:space="preserve">in  </w:t>
      </w:r>
      <w:r>
        <w:fldChar w:fldCharType="begin"/>
      </w:r>
      <w:r>
        <w:instrText xml:space="preserve"> HYPERLINK \l "_bookmark0" </w:instrText>
      </w:r>
      <w:r>
        <w:fldChar w:fldCharType="separate"/>
      </w:r>
      <w:r>
        <w:t xml:space="preserve">Figure </w:t>
      </w:r>
      <w:del w:id="188" w:author="Rick" w:date="2019-04-10T10:05:00Z">
        <w:r w:rsidDel="00AA2B67">
          <w:delText xml:space="preserve"> </w:delText>
        </w:r>
      </w:del>
      <w:r>
        <w:t>1.</w:t>
      </w:r>
      <w:r>
        <w:fldChar w:fldCharType="end"/>
      </w:r>
      <w:r>
        <w:t xml:space="preserve"> </w:t>
      </w:r>
      <w:del w:id="189" w:author="Rick" w:date="2019-04-10T10:05:00Z">
        <w:r w:rsidDel="00AA2B67">
          <w:delText xml:space="preserve"> </w:delText>
        </w:r>
      </w:del>
      <w:r>
        <w:rPr>
          <w:spacing w:val="-7"/>
        </w:rPr>
        <w:t xml:space="preserve">The </w:t>
      </w:r>
      <w:del w:id="190" w:author="Rick" w:date="2019-04-10T10:05:00Z">
        <w:r w:rsidDel="00AA2B67">
          <w:rPr>
            <w:spacing w:val="-7"/>
          </w:rPr>
          <w:delText xml:space="preserve"> </w:delText>
        </w:r>
      </w:del>
      <w:r>
        <w:t>top</w:t>
      </w:r>
      <w:del w:id="191" w:author="Rick" w:date="2019-04-10T10:05:00Z">
        <w:r w:rsidDel="00AA2B67">
          <w:delText xml:space="preserve"> </w:delText>
        </w:r>
      </w:del>
      <w:ins w:id="192" w:author="Rick" w:date="2019-04-10T10:05:00Z">
        <w:r w:rsidR="00AA2B67">
          <w:t>-</w:t>
        </w:r>
      </w:ins>
      <w:r>
        <w:t xml:space="preserve">level index is a super-graph </w:t>
      </w:r>
      <w:del w:id="193" w:author="Rick" w:date="2019-04-10T10:05:00Z">
        <w:r w:rsidDel="00AA2B67">
          <w:delText xml:space="preserve">with </w:delText>
        </w:r>
      </w:del>
      <w:ins w:id="194" w:author="Rick" w:date="2019-04-10T10:05:00Z">
        <w:r w:rsidR="00AA2B67">
          <w:t xml:space="preserve">whose </w:t>
        </w:r>
      </w:ins>
      <w:r>
        <w:t xml:space="preserve">vertices </w:t>
      </w:r>
      <w:r>
        <w:rPr>
          <w:spacing w:val="-2"/>
        </w:rPr>
        <w:t>represent</w:t>
      </w:r>
      <w:del w:id="195" w:author="Rick" w:date="2019-04-10T10:05:00Z">
        <w:r w:rsidDel="00AA2B67">
          <w:rPr>
            <w:spacing w:val="-2"/>
          </w:rPr>
          <w:delText>ing</w:delText>
        </w:r>
      </w:del>
      <w:r>
        <w:rPr>
          <w:spacing w:val="-2"/>
        </w:rPr>
        <w:t xml:space="preserve"> </w:t>
      </w:r>
      <w:r>
        <w:t xml:space="preserve">unique k-truss communities and </w:t>
      </w:r>
      <w:ins w:id="196" w:author="Rick" w:date="2019-04-10T10:05:00Z">
        <w:r w:rsidR="00AA2B67">
          <w:t xml:space="preserve">whose </w:t>
        </w:r>
      </w:ins>
      <w:r>
        <w:t>edges represent</w:t>
      </w:r>
      <w:del w:id="197" w:author="Rick" w:date="2019-04-10T10:05:00Z">
        <w:r w:rsidDel="00AA2B67">
          <w:delText>ing</w:delText>
        </w:r>
      </w:del>
      <w:r>
        <w:t xml:space="preserve"> </w:t>
      </w:r>
      <w:ins w:id="198" w:author="Rick" w:date="2019-04-10T10:05:00Z">
        <w:r w:rsidR="00AA2B67">
          <w:t xml:space="preserve">the </w:t>
        </w:r>
      </w:ins>
      <w:r>
        <w:t>contain</w:t>
      </w:r>
      <w:del w:id="199" w:author="Rick" w:date="2019-04-10T10:05:00Z">
        <w:r w:rsidDel="00AA2B67">
          <w:delText xml:space="preserve">- </w:delText>
        </w:r>
      </w:del>
      <w:r>
        <w:t xml:space="preserve">ment relations between them. For the </w:t>
      </w:r>
      <w:del w:id="200" w:author="Rick" w:date="2019-04-10T10:05:00Z">
        <w:r w:rsidDel="00AA2B67">
          <w:delText xml:space="preserve">bottom </w:delText>
        </w:r>
      </w:del>
      <w:ins w:id="201" w:author="Rick" w:date="2019-04-10T10:05:00Z">
        <w:r w:rsidR="00AA2B67">
          <w:t>bottom-</w:t>
        </w:r>
      </w:ins>
      <w:r>
        <w:t xml:space="preserve">level index, </w:t>
      </w:r>
      <w:r>
        <w:rPr>
          <w:spacing w:val="-9"/>
        </w:rPr>
        <w:t xml:space="preserve">we </w:t>
      </w:r>
      <w:r>
        <w:t xml:space="preserve">introduce a new type of graph called </w:t>
      </w:r>
      <w:del w:id="202" w:author="Rick" w:date="2019-04-10T10:06:00Z">
        <w:r w:rsidDel="00AA2B67">
          <w:delText xml:space="preserve">triangle </w:delText>
        </w:r>
      </w:del>
      <w:ins w:id="203" w:author="Rick" w:date="2019-04-10T10:06:00Z">
        <w:r w:rsidR="00AA2B67">
          <w:t>triangle-</w:t>
        </w:r>
      </w:ins>
      <w:r>
        <w:t xml:space="preserve">derived </w:t>
      </w:r>
      <w:r>
        <w:rPr>
          <w:spacing w:val="-3"/>
        </w:rPr>
        <w:t xml:space="preserve">graph </w:t>
      </w:r>
      <w:del w:id="204" w:author="Rick" w:date="2019-04-10T10:06:00Z">
        <w:r w:rsidDel="00AA2B67">
          <w:rPr>
            <w:spacing w:val="-3"/>
          </w:rPr>
          <w:delText xml:space="preserve"> </w:delText>
        </w:r>
      </w:del>
      <w:r>
        <w:t xml:space="preserve">that translates triangle connectivity to edge connectivity </w:t>
      </w:r>
      <w:r>
        <w:rPr>
          <w:spacing w:val="-7"/>
        </w:rPr>
        <w:t xml:space="preserve">for </w:t>
      </w:r>
      <w:r>
        <w:t xml:space="preserve">fast k-truss community traversal. </w:t>
      </w:r>
      <w:r>
        <w:rPr>
          <w:spacing w:val="-8"/>
        </w:rPr>
        <w:t xml:space="preserve">We </w:t>
      </w:r>
      <w:r>
        <w:t xml:space="preserve">can use simple </w:t>
      </w:r>
      <w:r>
        <w:rPr>
          <w:rFonts w:ascii="Bookman Old Style"/>
          <w:i/>
          <w:spacing w:val="-4"/>
        </w:rPr>
        <w:t xml:space="preserve">union </w:t>
      </w:r>
      <w:r>
        <w:t xml:space="preserve">and </w:t>
      </w:r>
      <w:r>
        <w:rPr>
          <w:rFonts w:ascii="Bookman Old Style"/>
          <w:i/>
        </w:rPr>
        <w:t xml:space="preserve">intersection </w:t>
      </w:r>
      <w:r>
        <w:t xml:space="preserve">operations on the </w:t>
      </w:r>
      <w:del w:id="205" w:author="Rick" w:date="2019-04-10T10:06:00Z">
        <w:r w:rsidDel="00AA2B67">
          <w:delText xml:space="preserve">top </w:delText>
        </w:r>
      </w:del>
      <w:ins w:id="206" w:author="Rick" w:date="2019-04-10T10:06:00Z">
        <w:r w:rsidR="00AA2B67">
          <w:t>top-</w:t>
        </w:r>
      </w:ins>
      <w:r>
        <w:t xml:space="preserve">level index to </w:t>
      </w:r>
      <w:r>
        <w:rPr>
          <w:spacing w:val="-3"/>
        </w:rPr>
        <w:t xml:space="preserve">locate </w:t>
      </w:r>
      <w:r>
        <w:t xml:space="preserve">relevant k-truss communities </w:t>
      </w:r>
      <w:del w:id="207" w:author="Rick" w:date="2019-04-10T10:06:00Z">
        <w:r w:rsidDel="00AA2B67">
          <w:delText xml:space="preserve">of </w:delText>
        </w:r>
      </w:del>
      <w:ins w:id="208" w:author="Rick" w:date="2019-04-10T10:06:00Z">
        <w:r w:rsidR="00AA2B67">
          <w:t xml:space="preserve">in </w:t>
        </w:r>
      </w:ins>
      <w:r>
        <w:t>a given query</w:t>
      </w:r>
      <w:ins w:id="209" w:author="Rick" w:date="2019-04-10T10:06:00Z">
        <w:r w:rsidR="00AA2B67">
          <w:t>, in order</w:t>
        </w:r>
      </w:ins>
      <w:r>
        <w:t xml:space="preserve"> to </w:t>
      </w:r>
      <w:r>
        <w:rPr>
          <w:spacing w:val="-3"/>
        </w:rPr>
        <w:t xml:space="preserve">answer </w:t>
      </w:r>
      <w:r>
        <w:t xml:space="preserve">community-level queries directly. Once </w:t>
      </w:r>
      <w:ins w:id="210" w:author="Rick" w:date="2019-04-10T10:06:00Z">
        <w:r w:rsidR="00AA2B67">
          <w:t xml:space="preserve">the </w:t>
        </w:r>
      </w:ins>
      <w:r>
        <w:t xml:space="preserve">identifiers of </w:t>
      </w:r>
      <w:r>
        <w:rPr>
          <w:spacing w:val="-4"/>
        </w:rPr>
        <w:t xml:space="preserve">relevant </w:t>
      </w:r>
      <w:r>
        <w:t xml:space="preserve">communities are found, they can be handed to the </w:t>
      </w:r>
      <w:del w:id="211" w:author="Rick" w:date="2019-04-10T10:06:00Z">
        <w:r w:rsidDel="00AA2B67">
          <w:delText xml:space="preserve">bottom </w:delText>
        </w:r>
      </w:del>
      <w:ins w:id="212" w:author="Rick" w:date="2019-04-10T10:06:00Z">
        <w:r w:rsidR="00AA2B67">
          <w:t>bottom-</w:t>
        </w:r>
      </w:ins>
      <w:r>
        <w:rPr>
          <w:spacing w:val="-6"/>
        </w:rPr>
        <w:t xml:space="preserve">level </w:t>
      </w:r>
      <w:r>
        <w:t xml:space="preserve">index </w:t>
      </w:r>
      <w:del w:id="213" w:author="Rick" w:date="2019-04-10T10:06:00Z">
        <w:r w:rsidDel="00AA2B67">
          <w:delText xml:space="preserve">for </w:delText>
        </w:r>
      </w:del>
      <w:ins w:id="214" w:author="Rick" w:date="2019-04-10T10:06:00Z">
        <w:r w:rsidR="00AA2B67">
          <w:t xml:space="preserve">to </w:t>
        </w:r>
      </w:ins>
      <w:r>
        <w:t>answer</w:t>
      </w:r>
      <w:del w:id="215" w:author="Rick" w:date="2019-04-10T10:06:00Z">
        <w:r w:rsidDel="00AA2B67">
          <w:delText>ing</w:delText>
        </w:r>
      </w:del>
      <w:r>
        <w:t xml:space="preserve"> edge-level queries. For example, given </w:t>
      </w:r>
      <w:r>
        <w:rPr>
          <w:spacing w:val="-16"/>
        </w:rPr>
        <w:t xml:space="preserve">a </w:t>
      </w:r>
      <w:r>
        <w:t>community</w:t>
      </w:r>
      <w:r>
        <w:rPr>
          <w:spacing w:val="-7"/>
        </w:rPr>
        <w:t xml:space="preserve"> </w:t>
      </w:r>
      <w:r>
        <w:t>search</w:t>
      </w:r>
      <w:r>
        <w:rPr>
          <w:spacing w:val="-7"/>
        </w:rPr>
        <w:t xml:space="preserve"> </w:t>
      </w:r>
      <w:r>
        <w:rPr>
          <w:spacing w:val="-3"/>
        </w:rPr>
        <w:t>query,</w:t>
      </w:r>
      <w:r>
        <w:rPr>
          <w:spacing w:val="-6"/>
        </w:rPr>
        <w:t xml:space="preserve"> </w:t>
      </w:r>
      <w:r>
        <w:t>we</w:t>
      </w:r>
      <w:r>
        <w:rPr>
          <w:spacing w:val="-7"/>
        </w:rPr>
        <w:t xml:space="preserve"> </w:t>
      </w:r>
      <w:r>
        <w:t>first</w:t>
      </w:r>
      <w:r>
        <w:rPr>
          <w:spacing w:val="-7"/>
        </w:rPr>
        <w:t xml:space="preserve"> </w:t>
      </w:r>
      <w:r>
        <w:t>use</w:t>
      </w:r>
      <w:r>
        <w:rPr>
          <w:spacing w:val="-6"/>
        </w:rPr>
        <w:t xml:space="preserve"> </w:t>
      </w:r>
      <w:r>
        <w:t>the</w:t>
      </w:r>
      <w:r>
        <w:rPr>
          <w:spacing w:val="-7"/>
        </w:rPr>
        <w:t xml:space="preserve"> </w:t>
      </w:r>
      <w:del w:id="216" w:author="Rick" w:date="2019-04-10T10:06:00Z">
        <w:r w:rsidDel="00AA2B67">
          <w:delText>top</w:delText>
        </w:r>
        <w:r w:rsidDel="00AA2B67">
          <w:rPr>
            <w:spacing w:val="-6"/>
          </w:rPr>
          <w:delText xml:space="preserve"> </w:delText>
        </w:r>
      </w:del>
      <w:ins w:id="217" w:author="Rick" w:date="2019-04-10T10:06:00Z">
        <w:r w:rsidR="00AA2B67">
          <w:t>top</w:t>
        </w:r>
        <w:r w:rsidR="00AA2B67">
          <w:rPr>
            <w:spacing w:val="-6"/>
          </w:rPr>
          <w:t>-</w:t>
        </w:r>
      </w:ins>
      <w:r>
        <w:t>level</w:t>
      </w:r>
      <w:r>
        <w:rPr>
          <w:spacing w:val="-7"/>
        </w:rPr>
        <w:t xml:space="preserve"> </w:t>
      </w:r>
      <w:r>
        <w:t>index</w:t>
      </w:r>
      <w:r>
        <w:rPr>
          <w:spacing w:val="-7"/>
        </w:rPr>
        <w:t xml:space="preserve"> </w:t>
      </w:r>
      <w:r>
        <w:t>to</w:t>
      </w:r>
      <w:r>
        <w:rPr>
          <w:spacing w:val="-6"/>
        </w:rPr>
        <w:t xml:space="preserve"> </w:t>
      </w:r>
      <w:r>
        <w:rPr>
          <w:spacing w:val="-4"/>
        </w:rPr>
        <w:t xml:space="preserve">find </w:t>
      </w:r>
      <w:r>
        <w:t xml:space="preserve">target k-truss communities that contain all query vertices </w:t>
      </w:r>
      <w:r>
        <w:rPr>
          <w:spacing w:val="-5"/>
        </w:rPr>
        <w:t xml:space="preserve">and </w:t>
      </w:r>
      <w:r>
        <w:t xml:space="preserve">then use the </w:t>
      </w:r>
      <w:del w:id="218" w:author="Rick" w:date="2019-04-10T10:07:00Z">
        <w:r w:rsidDel="00AA2B67">
          <w:delText xml:space="preserve">bottom </w:delText>
        </w:r>
      </w:del>
      <w:ins w:id="219" w:author="Rick" w:date="2019-04-10T10:07:00Z">
        <w:r w:rsidR="00AA2B67">
          <w:t>bottom-</w:t>
        </w:r>
      </w:ins>
      <w:r>
        <w:t xml:space="preserve">level index to retrieve </w:t>
      </w:r>
      <w:ins w:id="220" w:author="Rick" w:date="2019-04-10T10:07:00Z">
        <w:r w:rsidR="00AA2B67">
          <w:t xml:space="preserve">the </w:t>
        </w:r>
      </w:ins>
      <w:r>
        <w:t xml:space="preserve">edges contained </w:t>
      </w:r>
      <w:del w:id="221" w:author="Rick" w:date="2019-04-10T10:07:00Z">
        <w:r w:rsidDel="00AA2B67">
          <w:delText xml:space="preserve">   </w:delText>
        </w:r>
      </w:del>
      <w:r>
        <w:t>in each target k-truss community without expensive triangle enumerations.</w:t>
      </w:r>
    </w:p>
    <w:p w14:paraId="30986508" w14:textId="77777777" w:rsidR="00187908" w:rsidRDefault="00105EDE">
      <w:pPr>
        <w:pStyle w:val="BodyText"/>
        <w:spacing w:before="15" w:line="249" w:lineRule="auto"/>
        <w:ind w:left="159" w:firstLine="199"/>
        <w:jc w:val="both"/>
      </w:pPr>
      <w:r>
        <w:t xml:space="preserve">Our index also supports </w:t>
      </w:r>
      <w:del w:id="222" w:author="Rick" w:date="2019-04-10T10:07:00Z">
        <w:r w:rsidDel="00AA2B67">
          <w:delText xml:space="preserve">query </w:delText>
        </w:r>
      </w:del>
      <w:ins w:id="223" w:author="Rick" w:date="2019-04-10T10:07:00Z">
        <w:r w:rsidR="00AA2B67">
          <w:t xml:space="preserve">queries </w:t>
        </w:r>
      </w:ins>
      <w:r>
        <w:t xml:space="preserve">with arbitrary </w:t>
      </w:r>
      <w:r>
        <w:rPr>
          <w:spacing w:val="-3"/>
        </w:rPr>
        <w:t xml:space="preserve">cohesiveness </w:t>
      </w:r>
      <w:r>
        <w:t xml:space="preserve">criteria. Previous works </w:t>
      </w:r>
      <w:del w:id="224" w:author="Rick" w:date="2019-04-10T10:07:00Z">
        <w:r w:rsidDel="00AA2B67">
          <w:delText xml:space="preserve">require </w:delText>
        </w:r>
      </w:del>
      <w:ins w:id="225" w:author="Rick" w:date="2019-04-10T10:07:00Z">
        <w:r w:rsidR="00AA2B67">
          <w:t xml:space="preserve">required </w:t>
        </w:r>
      </w:ins>
      <w:r>
        <w:t xml:space="preserve">a specific cohesiveness </w:t>
      </w:r>
      <w:r>
        <w:rPr>
          <w:spacing w:val="-4"/>
        </w:rPr>
        <w:t>mea</w:t>
      </w:r>
      <w:del w:id="226" w:author="Rick" w:date="2019-04-10T10:07:00Z">
        <w:r w:rsidDel="00AA2B67">
          <w:rPr>
            <w:spacing w:val="-4"/>
          </w:rPr>
          <w:delText xml:space="preserve">- </w:delText>
        </w:r>
      </w:del>
      <w:r>
        <w:t xml:space="preserve">surement, e.g., a specific </w:t>
      </w:r>
      <w:r>
        <w:rPr>
          <w:rFonts w:ascii="Bookman Old Style"/>
          <w:i/>
          <w:spacing w:val="3"/>
        </w:rPr>
        <w:t>k</w:t>
      </w:r>
      <w:r>
        <w:rPr>
          <w:spacing w:val="3"/>
        </w:rPr>
        <w:t xml:space="preserve">, </w:t>
      </w:r>
      <w:r>
        <w:t xml:space="preserve">to process a </w:t>
      </w:r>
      <w:r>
        <w:rPr>
          <w:spacing w:val="-3"/>
        </w:rPr>
        <w:t xml:space="preserve">query. </w:t>
      </w:r>
      <w:del w:id="227" w:author="Rick" w:date="2019-04-10T10:07:00Z">
        <w:r w:rsidDel="00AA2B67">
          <w:delText xml:space="preserve">But </w:delText>
        </w:r>
      </w:del>
      <w:ins w:id="228" w:author="Rick" w:date="2019-04-10T10:07:00Z">
        <w:r w:rsidR="00AA2B67">
          <w:t>Ho</w:t>
        </w:r>
      </w:ins>
      <w:ins w:id="229" w:author="Rick" w:date="2019-04-10T10:08:00Z">
        <w:r w:rsidR="00AA2B67">
          <w:t>wever,</w:t>
        </w:r>
      </w:ins>
      <w:ins w:id="230" w:author="Rick" w:date="2019-04-10T10:07:00Z">
        <w:r w:rsidR="00AA2B67">
          <w:t xml:space="preserve"> </w:t>
        </w:r>
      </w:ins>
      <w:r>
        <w:t xml:space="preserve">in </w:t>
      </w:r>
      <w:r>
        <w:rPr>
          <w:spacing w:val="-4"/>
        </w:rPr>
        <w:t>reality</w:t>
      </w:r>
      <w:del w:id="231" w:author="Rick" w:date="2019-04-10T10:08:00Z">
        <w:r w:rsidDel="00AA2B67">
          <w:rPr>
            <w:spacing w:val="-4"/>
          </w:rPr>
          <w:delText>,</w:delText>
        </w:r>
      </w:del>
      <w:r>
        <w:rPr>
          <w:spacing w:val="-4"/>
        </w:rPr>
        <w:t xml:space="preserve"> </w:t>
      </w:r>
      <w:r>
        <w:t xml:space="preserve">such criteria may not be available. For example, </w:t>
      </w:r>
      <w:del w:id="232" w:author="Rick" w:date="2019-04-10T10:08:00Z">
        <w:r w:rsidDel="00AA2B67">
          <w:delText xml:space="preserve">if we </w:delText>
        </w:r>
        <w:r w:rsidDel="00AA2B67">
          <w:rPr>
            <w:spacing w:val="-6"/>
          </w:rPr>
          <w:delText xml:space="preserve">want    </w:delText>
        </w:r>
        <w:r w:rsidDel="00AA2B67">
          <w:delText>to</w:delText>
        </w:r>
      </w:del>
      <w:ins w:id="233" w:author="Rick" w:date="2019-04-10T10:08:00Z">
        <w:r w:rsidR="00AA2B67">
          <w:t>one might not successfully</w:t>
        </w:r>
      </w:ins>
      <w:r>
        <w:t xml:space="preserve"> find whether a set of query vertices belongs to </w:t>
      </w:r>
      <w:r>
        <w:rPr>
          <w:spacing w:val="-4"/>
        </w:rPr>
        <w:t xml:space="preserve">same </w:t>
      </w:r>
      <w:r>
        <w:t xml:space="preserve">communities or which is the most cohesive community </w:t>
      </w:r>
      <w:r>
        <w:rPr>
          <w:spacing w:val="-4"/>
        </w:rPr>
        <w:t xml:space="preserve">that </w:t>
      </w:r>
      <w:r>
        <w:t xml:space="preserve">contains all </w:t>
      </w:r>
      <w:ins w:id="234" w:author="Rick" w:date="2019-04-10T10:08:00Z">
        <w:r w:rsidR="00AA2B67">
          <w:t xml:space="preserve">the </w:t>
        </w:r>
      </w:ins>
      <w:r>
        <w:t xml:space="preserve">query vertices. It will be quite hard to come </w:t>
      </w:r>
      <w:r>
        <w:rPr>
          <w:spacing w:val="-6"/>
        </w:rPr>
        <w:t xml:space="preserve">up </w:t>
      </w:r>
      <w:r>
        <w:t>with</w:t>
      </w:r>
      <w:r>
        <w:rPr>
          <w:spacing w:val="17"/>
        </w:rPr>
        <w:t xml:space="preserve"> </w:t>
      </w:r>
      <w:r>
        <w:t>a</w:t>
      </w:r>
      <w:r>
        <w:rPr>
          <w:spacing w:val="18"/>
        </w:rPr>
        <w:t xml:space="preserve"> </w:t>
      </w:r>
      <w:r>
        <w:t>proper</w:t>
      </w:r>
      <w:r>
        <w:rPr>
          <w:spacing w:val="18"/>
        </w:rPr>
        <w:t xml:space="preserve"> </w:t>
      </w:r>
      <w:r>
        <w:rPr>
          <w:rFonts w:ascii="Bookman Old Style"/>
          <w:i/>
        </w:rPr>
        <w:t>k</w:t>
      </w:r>
      <w:r>
        <w:rPr>
          <w:rFonts w:ascii="Bookman Old Style"/>
          <w:i/>
          <w:spacing w:val="15"/>
        </w:rPr>
        <w:t xml:space="preserve"> </w:t>
      </w:r>
      <w:r>
        <w:t>value</w:t>
      </w:r>
      <w:r>
        <w:rPr>
          <w:spacing w:val="18"/>
        </w:rPr>
        <w:t xml:space="preserve"> </w:t>
      </w:r>
      <w:r>
        <w:t>before</w:t>
      </w:r>
      <w:r>
        <w:rPr>
          <w:spacing w:val="17"/>
        </w:rPr>
        <w:t xml:space="preserve"> </w:t>
      </w:r>
      <w:r>
        <w:t>process</w:t>
      </w:r>
      <w:ins w:id="235" w:author="Rick" w:date="2019-04-10T10:08:00Z">
        <w:r w:rsidR="00AA2B67">
          <w:t>ing</w:t>
        </w:r>
      </w:ins>
      <w:r>
        <w:rPr>
          <w:spacing w:val="18"/>
        </w:rPr>
        <w:t xml:space="preserve"> </w:t>
      </w:r>
      <w:del w:id="236" w:author="Rick" w:date="2019-04-10T10:08:00Z">
        <w:r w:rsidDel="00AA2B67">
          <w:delText>the</w:delText>
        </w:r>
        <w:r w:rsidDel="00AA2B67">
          <w:rPr>
            <w:spacing w:val="18"/>
          </w:rPr>
          <w:delText xml:space="preserve"> </w:delText>
        </w:r>
      </w:del>
      <w:ins w:id="237" w:author="Rick" w:date="2019-04-10T10:08:00Z">
        <w:r w:rsidR="00AA2B67">
          <w:t>a given</w:t>
        </w:r>
        <w:r w:rsidR="00AA2B67">
          <w:rPr>
            <w:spacing w:val="18"/>
          </w:rPr>
          <w:t xml:space="preserve"> </w:t>
        </w:r>
      </w:ins>
      <w:r>
        <w:rPr>
          <w:spacing w:val="-3"/>
        </w:rPr>
        <w:t>query.</w:t>
      </w:r>
    </w:p>
    <w:p w14:paraId="6168B833" w14:textId="77777777" w:rsidR="00187908" w:rsidRDefault="00105EDE">
      <w:pPr>
        <w:pStyle w:val="BodyText"/>
        <w:spacing w:before="16" w:line="247" w:lineRule="auto"/>
        <w:ind w:left="159" w:firstLine="199"/>
        <w:jc w:val="both"/>
        <w:rPr>
          <w:sz w:val="14"/>
        </w:rPr>
      </w:pPr>
      <w:r>
        <w:t>We prove</w:t>
      </w:r>
      <w:del w:id="238" w:author="Rick" w:date="2019-04-10T10:10:00Z">
        <w:r w:rsidDel="00AA2B67">
          <w:delText>d</w:delText>
        </w:r>
      </w:del>
      <w:r>
        <w:t xml:space="preserve"> our index and query process to be theoretically optimal</w:t>
      </w:r>
      <w:ins w:id="239" w:author="Rick" w:date="2019-04-10T10:10:00Z">
        <w:r w:rsidR="00AA2B67">
          <w:t>,</w:t>
        </w:r>
      </w:ins>
      <w:r>
        <w:t xml:space="preserve"> </w:t>
      </w:r>
      <w:del w:id="240" w:author="Rick" w:date="2019-04-10T10:10:00Z">
        <w:r w:rsidDel="00AA2B67">
          <w:delText xml:space="preserve">and </w:delText>
        </w:r>
      </w:del>
      <w:r>
        <w:t>show</w:t>
      </w:r>
      <w:del w:id="241" w:author="Rick" w:date="2019-04-10T10:10:00Z">
        <w:r w:rsidDel="00AA2B67">
          <w:delText>ed</w:delText>
        </w:r>
      </w:del>
      <w:r>
        <w:t xml:space="preserve"> its </w:t>
      </w:r>
      <w:ins w:id="242" w:author="Rick" w:date="2019-04-10T10:10:00Z">
        <w:r w:rsidR="00AA2B67">
          <w:t xml:space="preserve">practical </w:t>
        </w:r>
      </w:ins>
      <w:r>
        <w:t xml:space="preserve">efficiency </w:t>
      </w:r>
      <w:del w:id="243" w:author="Rick" w:date="2019-04-10T10:10:00Z">
        <w:r w:rsidDel="00AA2B67">
          <w:delText xml:space="preserve">in practice </w:delText>
        </w:r>
      </w:del>
      <w:r>
        <w:t xml:space="preserve">for various types of community-level and edge-level local k-truss community </w:t>
      </w:r>
      <w:del w:id="244" w:author="Rick" w:date="2019-04-10T10:10:00Z">
        <w:r w:rsidDel="00AA2B67">
          <w:delText xml:space="preserve">query </w:delText>
        </w:r>
      </w:del>
      <w:ins w:id="245" w:author="Rick" w:date="2019-04-10T10:10:00Z">
        <w:r w:rsidR="00AA2B67">
          <w:t xml:space="preserve">queries </w:t>
        </w:r>
      </w:ins>
      <w:r>
        <w:t>on real-world graphs</w:t>
      </w:r>
      <w:ins w:id="246" w:author="Rick" w:date="2019-04-10T10:10:00Z">
        <w:r w:rsidR="00AA2B67">
          <w:t>,</w:t>
        </w:r>
      </w:ins>
      <w:r>
        <w:t xml:space="preserve"> and demonstrate its performance by comparing with state-of-the-art methods, the TCP index </w:t>
      </w:r>
      <w:hyperlink w:anchor="_bookmark32" w:history="1">
        <w:r>
          <w:t>[5]</w:t>
        </w:r>
      </w:hyperlink>
      <w:ins w:id="247" w:author="Rick" w:date="2019-04-10T10:10:00Z">
        <w:r w:rsidR="00AA2B67">
          <w:t>,</w:t>
        </w:r>
      </w:ins>
      <w:r>
        <w:t xml:space="preserve"> and the Equitruss index </w:t>
      </w:r>
      <w:hyperlink w:anchor="_bookmark28" w:history="1">
        <w:r>
          <w:t xml:space="preserve">[1]. </w:t>
        </w:r>
      </w:hyperlink>
      <w:r>
        <w:t>For reproducibility, we make the source code available online.</w:t>
      </w:r>
      <w:hyperlink w:anchor="_bookmark1" w:history="1">
        <w:r>
          <w:rPr>
            <w:position w:val="7"/>
            <w:sz w:val="14"/>
          </w:rPr>
          <w:t>1</w:t>
        </w:r>
      </w:hyperlink>
    </w:p>
    <w:p w14:paraId="096F63A2" w14:textId="77777777" w:rsidR="00187908" w:rsidRDefault="00105EDE">
      <w:pPr>
        <w:pStyle w:val="BodyText"/>
        <w:spacing w:before="28"/>
        <w:ind w:left="358"/>
        <w:jc w:val="both"/>
      </w:pPr>
      <w:r>
        <w:t>Our contribution can be summarized as follows</w:t>
      </w:r>
      <w:del w:id="248" w:author="Rick" w:date="2019-04-10T10:11:00Z">
        <w:r w:rsidDel="00AA2B67">
          <w:delText>.</w:delText>
        </w:r>
      </w:del>
      <w:ins w:id="249" w:author="Rick" w:date="2019-04-10T10:11:00Z">
        <w:r w:rsidR="00AA2B67">
          <w:t>:</w:t>
        </w:r>
      </w:ins>
    </w:p>
    <w:p w14:paraId="114DEEEF" w14:textId="77777777" w:rsidR="00187908" w:rsidRDefault="008C0949">
      <w:pPr>
        <w:pStyle w:val="ListParagraph"/>
        <w:numPr>
          <w:ilvl w:val="1"/>
          <w:numId w:val="5"/>
        </w:numPr>
        <w:tabs>
          <w:tab w:val="left" w:pos="560"/>
        </w:tabs>
        <w:spacing w:before="104" w:line="247" w:lineRule="auto"/>
        <w:rPr>
          <w:sz w:val="20"/>
        </w:rPr>
      </w:pPr>
      <w:ins w:id="250" w:author="Rick" w:date="2019-04-10T10:28:00Z">
        <w:r>
          <w:rPr>
            <w:spacing w:val="-8"/>
            <w:sz w:val="20"/>
          </w:rPr>
          <w:t xml:space="preserve"> </w:t>
        </w:r>
      </w:ins>
      <w:r w:rsidR="00105EDE">
        <w:rPr>
          <w:spacing w:val="-8"/>
          <w:sz w:val="20"/>
        </w:rPr>
        <w:t xml:space="preserve">We </w:t>
      </w:r>
      <w:r w:rsidR="00105EDE">
        <w:rPr>
          <w:sz w:val="20"/>
        </w:rPr>
        <w:t xml:space="preserve">generalize the community search problem into </w:t>
      </w:r>
      <w:r w:rsidR="00105EDE">
        <w:rPr>
          <w:spacing w:val="-5"/>
          <w:sz w:val="20"/>
        </w:rPr>
        <w:t xml:space="preserve">the </w:t>
      </w:r>
      <w:r w:rsidR="00105EDE">
        <w:rPr>
          <w:sz w:val="20"/>
        </w:rPr>
        <w:t xml:space="preserve">local community query problem. The generalization </w:t>
      </w:r>
      <w:del w:id="251" w:author="Rick" w:date="2019-04-10T10:29:00Z">
        <w:r w:rsidR="00105EDE" w:rsidDel="00F51443">
          <w:rPr>
            <w:spacing w:val="-4"/>
            <w:sz w:val="20"/>
          </w:rPr>
          <w:delText xml:space="preserve">lies </w:delText>
        </w:r>
      </w:del>
      <w:ins w:id="252" w:author="Rick" w:date="2019-04-10T10:29:00Z">
        <w:r w:rsidR="00F51443">
          <w:rPr>
            <w:spacing w:val="-4"/>
            <w:sz w:val="20"/>
          </w:rPr>
          <w:t xml:space="preserve">comprises </w:t>
        </w:r>
      </w:ins>
      <w:del w:id="253" w:author="Rick" w:date="2019-04-10T10:29:00Z">
        <w:r w:rsidR="00105EDE" w:rsidDel="00F51443">
          <w:rPr>
            <w:sz w:val="20"/>
          </w:rPr>
          <w:delText xml:space="preserve">in </w:delText>
        </w:r>
      </w:del>
      <w:r w:rsidR="00105EDE">
        <w:rPr>
          <w:sz w:val="20"/>
        </w:rPr>
        <w:t xml:space="preserve">three aspects. First, we </w:t>
      </w:r>
      <w:del w:id="254" w:author="Rick" w:date="2019-04-10T10:29:00Z">
        <w:r w:rsidR="00105EDE" w:rsidDel="00F51443">
          <w:rPr>
            <w:sz w:val="20"/>
          </w:rPr>
          <w:delText xml:space="preserve">introducing </w:delText>
        </w:r>
      </w:del>
      <w:ins w:id="255" w:author="Rick" w:date="2019-04-10T10:29:00Z">
        <w:r w:rsidR="00F51443">
          <w:rPr>
            <w:sz w:val="20"/>
          </w:rPr>
          <w:t xml:space="preserve">introduce </w:t>
        </w:r>
      </w:ins>
      <w:r w:rsidR="00105EDE">
        <w:rPr>
          <w:sz w:val="20"/>
        </w:rPr>
        <w:t>both community-</w:t>
      </w:r>
      <w:del w:id="256" w:author="Rick" w:date="2019-04-10T10:29:00Z">
        <w:r w:rsidR="00105EDE" w:rsidDel="00F51443">
          <w:rPr>
            <w:sz w:val="20"/>
          </w:rPr>
          <w:delText xml:space="preserve"> </w:delText>
        </w:r>
      </w:del>
      <w:r w:rsidR="00105EDE">
        <w:rPr>
          <w:sz w:val="20"/>
        </w:rPr>
        <w:t xml:space="preserve">level queries and edge-level queries that provide </w:t>
      </w:r>
      <w:r w:rsidR="00105EDE">
        <w:rPr>
          <w:spacing w:val="-3"/>
          <w:sz w:val="20"/>
        </w:rPr>
        <w:t xml:space="preserve">different </w:t>
      </w:r>
      <w:r w:rsidR="00105EDE">
        <w:rPr>
          <w:sz w:val="20"/>
        </w:rPr>
        <w:t>level</w:t>
      </w:r>
      <w:ins w:id="257" w:author="Rick" w:date="2019-04-10T10:29:00Z">
        <w:r w:rsidR="00F51443">
          <w:rPr>
            <w:sz w:val="20"/>
          </w:rPr>
          <w:t>s</w:t>
        </w:r>
      </w:ins>
      <w:r w:rsidR="00105EDE">
        <w:rPr>
          <w:spacing w:val="-9"/>
          <w:sz w:val="20"/>
        </w:rPr>
        <w:t xml:space="preserve"> </w:t>
      </w:r>
      <w:r w:rsidR="00105EDE">
        <w:rPr>
          <w:sz w:val="20"/>
        </w:rPr>
        <w:t>of</w:t>
      </w:r>
      <w:r w:rsidR="00105EDE">
        <w:rPr>
          <w:spacing w:val="-8"/>
          <w:sz w:val="20"/>
        </w:rPr>
        <w:t xml:space="preserve"> </w:t>
      </w:r>
      <w:r w:rsidR="00105EDE">
        <w:rPr>
          <w:sz w:val="20"/>
        </w:rPr>
        <w:t>information</w:t>
      </w:r>
      <w:r w:rsidR="00105EDE">
        <w:rPr>
          <w:spacing w:val="-9"/>
          <w:sz w:val="20"/>
        </w:rPr>
        <w:t xml:space="preserve"> </w:t>
      </w:r>
      <w:r w:rsidR="00105EDE">
        <w:rPr>
          <w:sz w:val="20"/>
        </w:rPr>
        <w:t>for</w:t>
      </w:r>
      <w:r w:rsidR="00105EDE">
        <w:rPr>
          <w:spacing w:val="-8"/>
          <w:sz w:val="20"/>
        </w:rPr>
        <w:t xml:space="preserve"> </w:t>
      </w:r>
      <w:r w:rsidR="00105EDE">
        <w:rPr>
          <w:sz w:val="20"/>
        </w:rPr>
        <w:t>relevant</w:t>
      </w:r>
      <w:r w:rsidR="00105EDE">
        <w:rPr>
          <w:spacing w:val="-8"/>
          <w:sz w:val="20"/>
        </w:rPr>
        <w:t xml:space="preserve"> </w:t>
      </w:r>
      <w:r w:rsidR="00105EDE">
        <w:rPr>
          <w:sz w:val="20"/>
        </w:rPr>
        <w:t>communities.</w:t>
      </w:r>
      <w:r w:rsidR="00105EDE">
        <w:rPr>
          <w:spacing w:val="-9"/>
          <w:sz w:val="20"/>
        </w:rPr>
        <w:t xml:space="preserve"> </w:t>
      </w:r>
      <w:r w:rsidR="00105EDE">
        <w:rPr>
          <w:sz w:val="20"/>
        </w:rPr>
        <w:t>Second,</w:t>
      </w:r>
      <w:r w:rsidR="00105EDE">
        <w:rPr>
          <w:spacing w:val="-8"/>
          <w:sz w:val="20"/>
        </w:rPr>
        <w:t xml:space="preserve"> </w:t>
      </w:r>
      <w:r w:rsidR="00105EDE">
        <w:rPr>
          <w:spacing w:val="-10"/>
          <w:sz w:val="20"/>
        </w:rPr>
        <w:t xml:space="preserve">we </w:t>
      </w:r>
      <w:r w:rsidR="00105EDE">
        <w:rPr>
          <w:sz w:val="20"/>
        </w:rPr>
        <w:t xml:space="preserve">support multiple query vertices to enable applications </w:t>
      </w:r>
      <w:r w:rsidR="00105EDE">
        <w:rPr>
          <w:spacing w:val="-5"/>
          <w:sz w:val="20"/>
        </w:rPr>
        <w:t xml:space="preserve">that </w:t>
      </w:r>
      <w:r w:rsidR="00105EDE">
        <w:rPr>
          <w:sz w:val="20"/>
        </w:rPr>
        <w:t>require community relation</w:t>
      </w:r>
      <w:ins w:id="258" w:author="Rick" w:date="2019-04-10T10:29:00Z">
        <w:r w:rsidR="00F51443">
          <w:rPr>
            <w:sz w:val="20"/>
          </w:rPr>
          <w:t>s</w:t>
        </w:r>
      </w:ins>
      <w:r w:rsidR="00105EDE">
        <w:rPr>
          <w:sz w:val="20"/>
        </w:rPr>
        <w:t xml:space="preserve"> among query vertices. </w:t>
      </w:r>
      <w:r w:rsidR="00105EDE">
        <w:rPr>
          <w:spacing w:val="-3"/>
          <w:sz w:val="20"/>
        </w:rPr>
        <w:t xml:space="preserve">Third, </w:t>
      </w:r>
      <w:r w:rsidR="00105EDE">
        <w:rPr>
          <w:sz w:val="20"/>
        </w:rPr>
        <w:t xml:space="preserve">we incorporate various cohesiveness criteria instead </w:t>
      </w:r>
      <w:r w:rsidR="00105EDE">
        <w:rPr>
          <w:spacing w:val="-9"/>
          <w:sz w:val="20"/>
        </w:rPr>
        <w:t xml:space="preserve">of </w:t>
      </w:r>
      <w:del w:id="259" w:author="Rick" w:date="2019-04-10T10:30:00Z">
        <w:r w:rsidR="00105EDE" w:rsidDel="00F51443">
          <w:rPr>
            <w:spacing w:val="-9"/>
            <w:sz w:val="20"/>
          </w:rPr>
          <w:delText xml:space="preserve">  </w:delText>
        </w:r>
        <w:r w:rsidR="00105EDE" w:rsidDel="00F51443">
          <w:rPr>
            <w:spacing w:val="32"/>
            <w:sz w:val="20"/>
          </w:rPr>
          <w:delText xml:space="preserve"> </w:delText>
        </w:r>
      </w:del>
      <w:r w:rsidR="00105EDE">
        <w:rPr>
          <w:sz w:val="20"/>
        </w:rPr>
        <w:t>a single cohesiveness measurement</w:t>
      </w:r>
      <w:ins w:id="260" w:author="Rick" w:date="2019-04-10T10:30:00Z">
        <w:r w:rsidR="00F51443">
          <w:rPr>
            <w:sz w:val="20"/>
          </w:rPr>
          <w:t>,</w:t>
        </w:r>
      </w:ins>
      <w:r w:rsidR="00105EDE">
        <w:rPr>
          <w:sz w:val="20"/>
        </w:rPr>
        <w:t xml:space="preserve"> </w:t>
      </w:r>
      <w:del w:id="261" w:author="Rick" w:date="2019-04-10T10:30:00Z">
        <w:r w:rsidR="00105EDE" w:rsidDel="00F51443">
          <w:rPr>
            <w:sz w:val="20"/>
          </w:rPr>
          <w:delText xml:space="preserve">as </w:delText>
        </w:r>
      </w:del>
      <w:ins w:id="262" w:author="Rick" w:date="2019-04-10T10:30:00Z">
        <w:r w:rsidR="00F51443">
          <w:rPr>
            <w:sz w:val="20"/>
          </w:rPr>
          <w:t xml:space="preserve">which is </w:t>
        </w:r>
      </w:ins>
      <w:r w:rsidR="00105EDE">
        <w:rPr>
          <w:sz w:val="20"/>
        </w:rPr>
        <w:t>used in related works.</w:t>
      </w:r>
    </w:p>
    <w:p w14:paraId="75D3F953" w14:textId="77777777" w:rsidR="00187908" w:rsidRDefault="00105EDE">
      <w:pPr>
        <w:pStyle w:val="ListParagraph"/>
        <w:numPr>
          <w:ilvl w:val="1"/>
          <w:numId w:val="5"/>
        </w:numPr>
        <w:tabs>
          <w:tab w:val="left" w:pos="560"/>
        </w:tabs>
        <w:spacing w:before="4" w:line="244" w:lineRule="auto"/>
        <w:rPr>
          <w:sz w:val="20"/>
        </w:rPr>
      </w:pPr>
      <w:r>
        <w:rPr>
          <w:spacing w:val="-8"/>
          <w:sz w:val="20"/>
        </w:rPr>
        <w:t xml:space="preserve">We </w:t>
      </w:r>
      <w:r>
        <w:rPr>
          <w:sz w:val="20"/>
        </w:rPr>
        <w:t xml:space="preserve">develop a </w:t>
      </w:r>
      <w:del w:id="263" w:author="Rick" w:date="2019-04-10T10:30:00Z">
        <w:r w:rsidDel="00F51443">
          <w:rPr>
            <w:sz w:val="20"/>
          </w:rPr>
          <w:delText>2</w:delText>
        </w:r>
      </w:del>
      <w:ins w:id="264" w:author="Rick" w:date="2019-04-10T10:30:00Z">
        <w:r w:rsidR="00F51443">
          <w:rPr>
            <w:sz w:val="20"/>
          </w:rPr>
          <w:t>two</w:t>
        </w:r>
      </w:ins>
      <w:r>
        <w:rPr>
          <w:sz w:val="20"/>
        </w:rPr>
        <w:t xml:space="preserve">-level index structure that can </w:t>
      </w:r>
      <w:r>
        <w:rPr>
          <w:spacing w:val="-3"/>
          <w:sz w:val="20"/>
        </w:rPr>
        <w:t xml:space="preserve">efficiently </w:t>
      </w:r>
      <w:r>
        <w:rPr>
          <w:sz w:val="20"/>
        </w:rPr>
        <w:t xml:space="preserve">process both the community-level and the edge-level </w:t>
      </w:r>
      <w:r>
        <w:rPr>
          <w:spacing w:val="-8"/>
          <w:sz w:val="20"/>
        </w:rPr>
        <w:t>k-</w:t>
      </w:r>
      <w:del w:id="265" w:author="Rick" w:date="2019-04-10T10:30:00Z">
        <w:r w:rsidDel="00F51443">
          <w:rPr>
            <w:spacing w:val="-8"/>
            <w:sz w:val="20"/>
          </w:rPr>
          <w:delText xml:space="preserve"> </w:delText>
        </w:r>
      </w:del>
      <w:r>
        <w:rPr>
          <w:sz w:val="20"/>
        </w:rPr>
        <w:t xml:space="preserve">truss community query for a single query vertex or a </w:t>
      </w:r>
      <w:r>
        <w:rPr>
          <w:spacing w:val="-5"/>
          <w:sz w:val="20"/>
        </w:rPr>
        <w:t xml:space="preserve">set </w:t>
      </w:r>
      <w:r>
        <w:rPr>
          <w:sz w:val="20"/>
        </w:rPr>
        <w:t xml:space="preserve">of query vertices with any given cohesiveness </w:t>
      </w:r>
      <w:del w:id="266" w:author="Rick" w:date="2019-04-10T10:30:00Z">
        <w:r w:rsidDel="00F51443">
          <w:rPr>
            <w:spacing w:val="-3"/>
            <w:sz w:val="20"/>
          </w:rPr>
          <w:delText xml:space="preserve">creteria  </w:delText>
        </w:r>
      </w:del>
      <w:ins w:id="267" w:author="Rick" w:date="2019-04-10T10:30:00Z">
        <w:r w:rsidR="00F51443">
          <w:rPr>
            <w:spacing w:val="-3"/>
            <w:sz w:val="20"/>
          </w:rPr>
          <w:t xml:space="preserve">criteria, </w:t>
        </w:r>
      </w:ins>
      <w:del w:id="268" w:author="Rick" w:date="2019-04-10T10:30:00Z">
        <w:r w:rsidDel="00F51443">
          <w:rPr>
            <w:sz w:val="20"/>
          </w:rPr>
          <w:delText>with</w:delText>
        </w:r>
        <w:r w:rsidDel="00F51443">
          <w:rPr>
            <w:spacing w:val="18"/>
            <w:sz w:val="20"/>
          </w:rPr>
          <w:delText xml:space="preserve"> </w:delText>
        </w:r>
      </w:del>
      <w:ins w:id="269" w:author="Rick" w:date="2019-04-10T10:30:00Z">
        <w:r w:rsidR="00F51443">
          <w:rPr>
            <w:sz w:val="20"/>
          </w:rPr>
          <w:t>using</w:t>
        </w:r>
        <w:r w:rsidR="00F51443">
          <w:rPr>
            <w:spacing w:val="18"/>
            <w:sz w:val="20"/>
          </w:rPr>
          <w:t xml:space="preserve"> </w:t>
        </w:r>
      </w:ins>
      <w:r>
        <w:rPr>
          <w:sz w:val="20"/>
        </w:rPr>
        <w:t>a</w:t>
      </w:r>
      <w:ins w:id="270" w:author="Rick" w:date="2019-04-10T10:30:00Z">
        <w:r w:rsidR="00F51443">
          <w:rPr>
            <w:sz w:val="20"/>
          </w:rPr>
          <w:t>n</w:t>
        </w:r>
      </w:ins>
      <w:r>
        <w:rPr>
          <w:spacing w:val="18"/>
          <w:sz w:val="20"/>
        </w:rPr>
        <w:t xml:space="preserve"> </w:t>
      </w:r>
      <w:r>
        <w:rPr>
          <w:sz w:val="20"/>
        </w:rPr>
        <w:t>efficient</w:t>
      </w:r>
      <w:r>
        <w:rPr>
          <w:spacing w:val="18"/>
          <w:sz w:val="20"/>
        </w:rPr>
        <w:t xml:space="preserve"> </w:t>
      </w:r>
      <w:del w:id="271" w:author="Rick" w:date="2019-04-10T10:30:00Z">
        <w:r w:rsidDel="00F51443">
          <w:rPr>
            <w:sz w:val="20"/>
          </w:rPr>
          <w:delText>two</w:delText>
        </w:r>
        <w:r w:rsidDel="00F51443">
          <w:rPr>
            <w:spacing w:val="18"/>
            <w:sz w:val="20"/>
          </w:rPr>
          <w:delText xml:space="preserve"> </w:delText>
        </w:r>
      </w:del>
      <w:ins w:id="272" w:author="Rick" w:date="2019-04-10T10:30:00Z">
        <w:r w:rsidR="00F51443">
          <w:rPr>
            <w:sz w:val="20"/>
          </w:rPr>
          <w:t>two</w:t>
        </w:r>
        <w:r w:rsidR="00F51443">
          <w:rPr>
            <w:spacing w:val="18"/>
            <w:sz w:val="20"/>
          </w:rPr>
          <w:t>-</w:t>
        </w:r>
      </w:ins>
      <w:r>
        <w:rPr>
          <w:sz w:val="20"/>
        </w:rPr>
        <w:t>step</w:t>
      </w:r>
      <w:r>
        <w:rPr>
          <w:spacing w:val="18"/>
          <w:sz w:val="20"/>
        </w:rPr>
        <w:t xml:space="preserve"> </w:t>
      </w:r>
      <w:r>
        <w:rPr>
          <w:sz w:val="20"/>
        </w:rPr>
        <w:t>process.</w:t>
      </w:r>
    </w:p>
    <w:p w14:paraId="6010CF53" w14:textId="77777777" w:rsidR="00187908" w:rsidRDefault="00187908">
      <w:pPr>
        <w:pStyle w:val="BodyText"/>
        <w:spacing w:before="1"/>
        <w:rPr>
          <w:sz w:val="28"/>
        </w:rPr>
      </w:pPr>
    </w:p>
    <w:p w14:paraId="7FEE8BD3" w14:textId="77777777" w:rsidR="00187908" w:rsidRDefault="00105EDE">
      <w:pPr>
        <w:ind w:left="318"/>
        <w:rPr>
          <w:sz w:val="16"/>
        </w:rPr>
      </w:pPr>
      <w:r>
        <w:rPr>
          <w:position w:val="6"/>
          <w:sz w:val="12"/>
        </w:rPr>
        <w:t>1</w:t>
      </w:r>
      <w:bookmarkStart w:id="273" w:name="_bookmark1"/>
      <w:bookmarkEnd w:id="273"/>
      <w:r>
        <w:rPr>
          <w:sz w:val="16"/>
        </w:rPr>
        <w:t>https://github.com/DongCiLu/KTruss</w:t>
      </w:r>
    </w:p>
    <w:p w14:paraId="7D771456" w14:textId="77777777" w:rsidR="00187908" w:rsidRDefault="00105EDE">
      <w:pPr>
        <w:pStyle w:val="ListParagraph"/>
        <w:numPr>
          <w:ilvl w:val="1"/>
          <w:numId w:val="5"/>
        </w:numPr>
        <w:tabs>
          <w:tab w:val="left" w:pos="560"/>
        </w:tabs>
        <w:spacing w:before="71"/>
        <w:ind w:right="977"/>
        <w:rPr>
          <w:sz w:val="20"/>
        </w:rPr>
      </w:pPr>
      <w:r>
        <w:rPr>
          <w:spacing w:val="-16"/>
          <w:w w:val="99"/>
          <w:sz w:val="20"/>
        </w:rPr>
        <w:br w:type="column"/>
      </w:r>
      <w:r>
        <w:rPr>
          <w:spacing w:val="-8"/>
          <w:sz w:val="20"/>
        </w:rPr>
        <w:t xml:space="preserve">We </w:t>
      </w:r>
      <w:r>
        <w:rPr>
          <w:sz w:val="20"/>
        </w:rPr>
        <w:t xml:space="preserve">perform extensive experiments on our 2-level </w:t>
      </w:r>
      <w:r>
        <w:rPr>
          <w:spacing w:val="-4"/>
          <w:sz w:val="20"/>
        </w:rPr>
        <w:t xml:space="preserve">index </w:t>
      </w:r>
      <w:r>
        <w:rPr>
          <w:sz w:val="20"/>
        </w:rPr>
        <w:t xml:space="preserve">for large-scale real-world graphs and show that our </w:t>
      </w:r>
      <w:r>
        <w:rPr>
          <w:spacing w:val="-4"/>
          <w:sz w:val="20"/>
        </w:rPr>
        <w:t xml:space="preserve">index </w:t>
      </w:r>
      <w:r>
        <w:rPr>
          <w:sz w:val="20"/>
        </w:rPr>
        <w:t>structure outperforms state-of-the-art index</w:t>
      </w:r>
      <w:r>
        <w:rPr>
          <w:spacing w:val="16"/>
          <w:sz w:val="20"/>
        </w:rPr>
        <w:t xml:space="preserve"> </w:t>
      </w:r>
      <w:r>
        <w:rPr>
          <w:sz w:val="20"/>
        </w:rPr>
        <w:t>structures.</w:t>
      </w:r>
    </w:p>
    <w:p w14:paraId="5C541CA7" w14:textId="77777777" w:rsidR="00187908" w:rsidRDefault="00105EDE">
      <w:pPr>
        <w:pStyle w:val="BodyText"/>
        <w:spacing w:before="74" w:line="249" w:lineRule="auto"/>
        <w:ind w:left="159" w:right="977" w:firstLine="199"/>
        <w:jc w:val="both"/>
      </w:pPr>
      <w:r>
        <w:t xml:space="preserve">The rest of this paper is organized as follows. Section </w:t>
      </w:r>
      <w:hyperlink w:anchor="_bookmark2" w:history="1">
        <w:r>
          <w:rPr>
            <w:spacing w:val="-6"/>
          </w:rPr>
          <w:t>II</w:t>
        </w:r>
      </w:hyperlink>
      <w:r>
        <w:rPr>
          <w:spacing w:val="-6"/>
        </w:rPr>
        <w:t xml:space="preserve"> </w:t>
      </w:r>
      <w:r>
        <w:t xml:space="preserve">provides notations and definitions. </w:t>
      </w:r>
      <w:r>
        <w:rPr>
          <w:spacing w:val="-8"/>
        </w:rPr>
        <w:t xml:space="preserve">We </w:t>
      </w:r>
      <w:r>
        <w:t>design the index struc</w:t>
      </w:r>
      <w:del w:id="274" w:author="Rick" w:date="2019-04-10T15:56:00Z">
        <w:r w:rsidDel="0043102E">
          <w:delText xml:space="preserve">- </w:delText>
        </w:r>
      </w:del>
      <w:r>
        <w:t xml:space="preserve">ture and its query process in Section </w:t>
      </w:r>
      <w:hyperlink w:anchor="_bookmark4" w:history="1">
        <w:r>
          <w:t xml:space="preserve">III. </w:t>
        </w:r>
      </w:hyperlink>
      <w:r>
        <w:t xml:space="preserve">The evaluations </w:t>
      </w:r>
      <w:r>
        <w:rPr>
          <w:spacing w:val="-6"/>
        </w:rPr>
        <w:t xml:space="preserve">are </w:t>
      </w:r>
      <w:del w:id="275" w:author="Rick" w:date="2019-04-10T15:56:00Z">
        <w:r w:rsidDel="0043102E">
          <w:rPr>
            <w:spacing w:val="-6"/>
          </w:rPr>
          <w:delText xml:space="preserve"> </w:delText>
        </w:r>
      </w:del>
      <w:r>
        <w:t xml:space="preserve">in Section </w:t>
      </w:r>
      <w:hyperlink w:anchor="_bookmark16" w:history="1">
        <w:r>
          <w:t>IV.</w:t>
        </w:r>
      </w:hyperlink>
      <w:r>
        <w:t xml:space="preserve"> </w:t>
      </w:r>
      <w:r>
        <w:rPr>
          <w:spacing w:val="-8"/>
        </w:rPr>
        <w:t xml:space="preserve">We </w:t>
      </w:r>
      <w:r>
        <w:t xml:space="preserve">discuss previous works in Section </w:t>
      </w:r>
      <w:hyperlink w:anchor="_bookmark26" w:history="1">
        <w:r>
          <w:t>V</w:t>
        </w:r>
      </w:hyperlink>
      <w:r>
        <w:t xml:space="preserve"> </w:t>
      </w:r>
      <w:r>
        <w:rPr>
          <w:spacing w:val="-6"/>
        </w:rPr>
        <w:t xml:space="preserve">and </w:t>
      </w:r>
      <w:r>
        <w:t>conclude</w:t>
      </w:r>
      <w:r>
        <w:rPr>
          <w:spacing w:val="18"/>
        </w:rPr>
        <w:t xml:space="preserve"> </w:t>
      </w:r>
      <w:r>
        <w:t>our</w:t>
      </w:r>
      <w:r>
        <w:rPr>
          <w:spacing w:val="19"/>
        </w:rPr>
        <w:t xml:space="preserve"> </w:t>
      </w:r>
      <w:r>
        <w:t>work</w:t>
      </w:r>
      <w:r>
        <w:rPr>
          <w:spacing w:val="19"/>
        </w:rPr>
        <w:t xml:space="preserve"> </w:t>
      </w:r>
      <w:r>
        <w:t>in</w:t>
      </w:r>
      <w:r>
        <w:rPr>
          <w:spacing w:val="18"/>
        </w:rPr>
        <w:t xml:space="preserve"> </w:t>
      </w:r>
      <w:r>
        <w:t>Section</w:t>
      </w:r>
      <w:r>
        <w:rPr>
          <w:spacing w:val="19"/>
        </w:rPr>
        <w:t xml:space="preserve"> </w:t>
      </w:r>
      <w:hyperlink w:anchor="_bookmark27" w:history="1">
        <w:r>
          <w:t>VI.</w:t>
        </w:r>
      </w:hyperlink>
    </w:p>
    <w:p w14:paraId="21DC24C9" w14:textId="77777777" w:rsidR="00187908" w:rsidRDefault="00187908">
      <w:pPr>
        <w:pStyle w:val="BodyText"/>
        <w:spacing w:before="4"/>
      </w:pPr>
    </w:p>
    <w:p w14:paraId="157BFF00" w14:textId="6223E12B" w:rsidR="00187908" w:rsidRDefault="00F51443">
      <w:pPr>
        <w:pStyle w:val="ListParagraph"/>
        <w:numPr>
          <w:ilvl w:val="1"/>
          <w:numId w:val="6"/>
        </w:numPr>
        <w:tabs>
          <w:tab w:val="left" w:pos="2152"/>
        </w:tabs>
        <w:ind w:left="2151" w:hanging="313"/>
        <w:jc w:val="left"/>
        <w:rPr>
          <w:sz w:val="16"/>
        </w:rPr>
      </w:pPr>
      <w:r>
        <w:rPr>
          <w:noProof/>
          <w:lang w:val="en-IN" w:eastAsia="en-IN" w:bidi="hi-IN"/>
        </w:rPr>
        <mc:AlternateContent>
          <mc:Choice Requires="wpg">
            <w:drawing>
              <wp:anchor distT="0" distB="0" distL="114300" distR="114300" simplePos="0" relativeHeight="251667456" behindDoc="0" locked="0" layoutInCell="1" allowOverlap="1" wp14:anchorId="399E2D35" wp14:editId="12C31C5D">
                <wp:simplePos x="0" y="0"/>
                <wp:positionH relativeFrom="page">
                  <wp:posOffset>4549140</wp:posOffset>
                </wp:positionH>
                <wp:positionV relativeFrom="paragraph">
                  <wp:posOffset>500380</wp:posOffset>
                </wp:positionV>
                <wp:extent cx="1433195" cy="821690"/>
                <wp:effectExtent l="0" t="0" r="0" b="0"/>
                <wp:wrapNone/>
                <wp:docPr id="473"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3195" cy="821690"/>
                          <a:chOff x="7164" y="788"/>
                          <a:chExt cx="2257" cy="1294"/>
                        </a:xfrm>
                      </wpg:grpSpPr>
                      <wps:wsp>
                        <wps:cNvPr id="474" name="Rectangle 488"/>
                        <wps:cNvSpPr>
                          <a:spLocks noChangeArrowheads="1"/>
                        </wps:cNvSpPr>
                        <wps:spPr bwMode="auto">
                          <a:xfrm>
                            <a:off x="7167" y="792"/>
                            <a:ext cx="2248" cy="1286"/>
                          </a:xfrm>
                          <a:prstGeom prst="rect">
                            <a:avLst/>
                          </a:prstGeom>
                          <a:noFill/>
                          <a:ln w="5366">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487"/>
                        <wps:cNvSpPr>
                          <a:spLocks/>
                        </wps:cNvSpPr>
                        <wps:spPr bwMode="auto">
                          <a:xfrm>
                            <a:off x="8292" y="1052"/>
                            <a:ext cx="1031" cy="883"/>
                          </a:xfrm>
                          <a:custGeom>
                            <a:avLst/>
                            <a:gdLst>
                              <a:gd name="T0" fmla="+- 0 9229 8292"/>
                              <a:gd name="T1" fmla="*/ T0 w 1031"/>
                              <a:gd name="T2" fmla="+- 0 1053 1053"/>
                              <a:gd name="T3" fmla="*/ 1053 h 883"/>
                              <a:gd name="T4" fmla="+- 0 9181 8292"/>
                              <a:gd name="T5" fmla="*/ T4 w 1031"/>
                              <a:gd name="T6" fmla="+- 0 1055 1053"/>
                              <a:gd name="T7" fmla="*/ 1055 h 883"/>
                              <a:gd name="T8" fmla="+- 0 9150 8292"/>
                              <a:gd name="T9" fmla="*/ T8 w 1031"/>
                              <a:gd name="T10" fmla="+- 0 1078 1053"/>
                              <a:gd name="T11" fmla="*/ 1078 h 883"/>
                              <a:gd name="T12" fmla="+- 0 9105 8292"/>
                              <a:gd name="T13" fmla="*/ T12 w 1031"/>
                              <a:gd name="T14" fmla="+- 0 1118 1053"/>
                              <a:gd name="T15" fmla="*/ 1118 h 883"/>
                              <a:gd name="T16" fmla="+- 0 9047 8292"/>
                              <a:gd name="T17" fmla="*/ T16 w 1031"/>
                              <a:gd name="T18" fmla="+- 0 1146 1053"/>
                              <a:gd name="T19" fmla="*/ 1146 h 883"/>
                              <a:gd name="T20" fmla="+- 0 8981 8292"/>
                              <a:gd name="T21" fmla="*/ T20 w 1031"/>
                              <a:gd name="T22" fmla="+- 0 1167 1053"/>
                              <a:gd name="T23" fmla="*/ 1167 h 883"/>
                              <a:gd name="T24" fmla="+- 0 8909 8292"/>
                              <a:gd name="T25" fmla="*/ T24 w 1031"/>
                              <a:gd name="T26" fmla="+- 0 1181 1053"/>
                              <a:gd name="T27" fmla="*/ 1181 h 883"/>
                              <a:gd name="T28" fmla="+- 0 8758 8292"/>
                              <a:gd name="T29" fmla="*/ T28 w 1031"/>
                              <a:gd name="T30" fmla="+- 0 1205 1053"/>
                              <a:gd name="T31" fmla="*/ 1205 h 883"/>
                              <a:gd name="T32" fmla="+- 0 8685 8292"/>
                              <a:gd name="T33" fmla="*/ T32 w 1031"/>
                              <a:gd name="T34" fmla="+- 0 1219 1053"/>
                              <a:gd name="T35" fmla="*/ 1219 h 883"/>
                              <a:gd name="T36" fmla="+- 0 8618 8292"/>
                              <a:gd name="T37" fmla="*/ T36 w 1031"/>
                              <a:gd name="T38" fmla="+- 0 1238 1053"/>
                              <a:gd name="T39" fmla="*/ 1238 h 883"/>
                              <a:gd name="T40" fmla="+- 0 8572 8292"/>
                              <a:gd name="T41" fmla="*/ T40 w 1031"/>
                              <a:gd name="T42" fmla="+- 0 1257 1053"/>
                              <a:gd name="T43" fmla="*/ 1257 h 883"/>
                              <a:gd name="T44" fmla="+- 0 8528 8292"/>
                              <a:gd name="T45" fmla="*/ T44 w 1031"/>
                              <a:gd name="T46" fmla="+- 0 1278 1053"/>
                              <a:gd name="T47" fmla="*/ 1278 h 883"/>
                              <a:gd name="T48" fmla="+- 0 8481 8292"/>
                              <a:gd name="T49" fmla="*/ T48 w 1031"/>
                              <a:gd name="T50" fmla="+- 0 1298 1053"/>
                              <a:gd name="T51" fmla="*/ 1298 h 883"/>
                              <a:gd name="T52" fmla="+- 0 8428 8292"/>
                              <a:gd name="T53" fmla="*/ T52 w 1031"/>
                              <a:gd name="T54" fmla="+- 0 1314 1053"/>
                              <a:gd name="T55" fmla="*/ 1314 h 883"/>
                              <a:gd name="T56" fmla="+- 0 8394 8292"/>
                              <a:gd name="T57" fmla="*/ T56 w 1031"/>
                              <a:gd name="T58" fmla="+- 0 1321 1053"/>
                              <a:gd name="T59" fmla="*/ 1321 h 883"/>
                              <a:gd name="T60" fmla="+- 0 8360 8292"/>
                              <a:gd name="T61" fmla="*/ T60 w 1031"/>
                              <a:gd name="T62" fmla="+- 0 1327 1053"/>
                              <a:gd name="T63" fmla="*/ 1327 h 883"/>
                              <a:gd name="T64" fmla="+- 0 8330 8292"/>
                              <a:gd name="T65" fmla="*/ T64 w 1031"/>
                              <a:gd name="T66" fmla="+- 0 1335 1053"/>
                              <a:gd name="T67" fmla="*/ 1335 h 883"/>
                              <a:gd name="T68" fmla="+- 0 8308 8292"/>
                              <a:gd name="T69" fmla="*/ T68 w 1031"/>
                              <a:gd name="T70" fmla="+- 0 1346 1053"/>
                              <a:gd name="T71" fmla="*/ 1346 h 883"/>
                              <a:gd name="T72" fmla="+- 0 8295 8292"/>
                              <a:gd name="T73" fmla="*/ T72 w 1031"/>
                              <a:gd name="T74" fmla="+- 0 1363 1053"/>
                              <a:gd name="T75" fmla="*/ 1363 h 883"/>
                              <a:gd name="T76" fmla="+- 0 8292 8292"/>
                              <a:gd name="T77" fmla="*/ T76 w 1031"/>
                              <a:gd name="T78" fmla="+- 0 1385 1053"/>
                              <a:gd name="T79" fmla="*/ 1385 h 883"/>
                              <a:gd name="T80" fmla="+- 0 8297 8292"/>
                              <a:gd name="T81" fmla="*/ T80 w 1031"/>
                              <a:gd name="T82" fmla="+- 0 1409 1053"/>
                              <a:gd name="T83" fmla="*/ 1409 h 883"/>
                              <a:gd name="T84" fmla="+- 0 8340 8292"/>
                              <a:gd name="T85" fmla="*/ T84 w 1031"/>
                              <a:gd name="T86" fmla="+- 0 1489 1053"/>
                              <a:gd name="T87" fmla="*/ 1489 h 883"/>
                              <a:gd name="T88" fmla="+- 0 8384 8292"/>
                              <a:gd name="T89" fmla="*/ T88 w 1031"/>
                              <a:gd name="T90" fmla="+- 0 1536 1053"/>
                              <a:gd name="T91" fmla="*/ 1536 h 883"/>
                              <a:gd name="T92" fmla="+- 0 8449 8292"/>
                              <a:gd name="T93" fmla="*/ T92 w 1031"/>
                              <a:gd name="T94" fmla="+- 0 1576 1053"/>
                              <a:gd name="T95" fmla="*/ 1576 h 883"/>
                              <a:gd name="T96" fmla="+- 0 8525 8292"/>
                              <a:gd name="T97" fmla="*/ T96 w 1031"/>
                              <a:gd name="T98" fmla="+- 0 1604 1053"/>
                              <a:gd name="T99" fmla="*/ 1604 h 883"/>
                              <a:gd name="T100" fmla="+- 0 8605 8292"/>
                              <a:gd name="T101" fmla="*/ T100 w 1031"/>
                              <a:gd name="T102" fmla="+- 0 1627 1053"/>
                              <a:gd name="T103" fmla="*/ 1627 h 883"/>
                              <a:gd name="T104" fmla="+- 0 8685 8292"/>
                              <a:gd name="T105" fmla="*/ T104 w 1031"/>
                              <a:gd name="T106" fmla="+- 0 1651 1053"/>
                              <a:gd name="T107" fmla="*/ 1651 h 883"/>
                              <a:gd name="T108" fmla="+- 0 8758 8292"/>
                              <a:gd name="T109" fmla="*/ T108 w 1031"/>
                              <a:gd name="T110" fmla="+- 0 1682 1053"/>
                              <a:gd name="T111" fmla="*/ 1682 h 883"/>
                              <a:gd name="T112" fmla="+- 0 8805 8292"/>
                              <a:gd name="T113" fmla="*/ T112 w 1031"/>
                              <a:gd name="T114" fmla="+- 0 1712 1053"/>
                              <a:gd name="T115" fmla="*/ 1712 h 883"/>
                              <a:gd name="T116" fmla="+- 0 8890 8292"/>
                              <a:gd name="T117" fmla="*/ T116 w 1031"/>
                              <a:gd name="T118" fmla="+- 0 1779 1053"/>
                              <a:gd name="T119" fmla="*/ 1779 h 883"/>
                              <a:gd name="T120" fmla="+- 0 8935 8292"/>
                              <a:gd name="T121" fmla="*/ T120 w 1031"/>
                              <a:gd name="T122" fmla="+- 0 1809 1053"/>
                              <a:gd name="T123" fmla="*/ 1809 h 883"/>
                              <a:gd name="T124" fmla="+- 0 8976 8292"/>
                              <a:gd name="T125" fmla="*/ T124 w 1031"/>
                              <a:gd name="T126" fmla="+- 0 1828 1053"/>
                              <a:gd name="T127" fmla="*/ 1828 h 883"/>
                              <a:gd name="T128" fmla="+- 0 9062 8292"/>
                              <a:gd name="T129" fmla="*/ T128 w 1031"/>
                              <a:gd name="T130" fmla="+- 0 1863 1053"/>
                              <a:gd name="T131" fmla="*/ 1863 h 883"/>
                              <a:gd name="T132" fmla="+- 0 9106 8292"/>
                              <a:gd name="T133" fmla="*/ T132 w 1031"/>
                              <a:gd name="T134" fmla="+- 0 1885 1053"/>
                              <a:gd name="T135" fmla="*/ 1885 h 883"/>
                              <a:gd name="T136" fmla="+- 0 9136 8292"/>
                              <a:gd name="T137" fmla="*/ T136 w 1031"/>
                              <a:gd name="T138" fmla="+- 0 1902 1053"/>
                              <a:gd name="T139" fmla="*/ 1902 h 883"/>
                              <a:gd name="T140" fmla="+- 0 9165 8292"/>
                              <a:gd name="T141" fmla="*/ T140 w 1031"/>
                              <a:gd name="T142" fmla="+- 0 1918 1053"/>
                              <a:gd name="T143" fmla="*/ 1918 h 883"/>
                              <a:gd name="T144" fmla="+- 0 9195 8292"/>
                              <a:gd name="T145" fmla="*/ T144 w 1031"/>
                              <a:gd name="T146" fmla="+- 0 1931 1053"/>
                              <a:gd name="T147" fmla="*/ 1931 h 883"/>
                              <a:gd name="T148" fmla="+- 0 9227 8292"/>
                              <a:gd name="T149" fmla="*/ T148 w 1031"/>
                              <a:gd name="T150" fmla="+- 0 1935 1053"/>
                              <a:gd name="T151" fmla="*/ 1935 h 883"/>
                              <a:gd name="T152" fmla="+- 0 9250 8292"/>
                              <a:gd name="T153" fmla="*/ T152 w 1031"/>
                              <a:gd name="T154" fmla="+- 0 1932 1053"/>
                              <a:gd name="T155" fmla="*/ 1932 h 883"/>
                              <a:gd name="T156" fmla="+- 0 9273 8292"/>
                              <a:gd name="T157" fmla="*/ T156 w 1031"/>
                              <a:gd name="T158" fmla="+- 0 1924 1053"/>
                              <a:gd name="T159" fmla="*/ 1924 h 883"/>
                              <a:gd name="T160" fmla="+- 0 9293 8292"/>
                              <a:gd name="T161" fmla="*/ T160 w 1031"/>
                              <a:gd name="T162" fmla="+- 0 1912 1053"/>
                              <a:gd name="T163" fmla="*/ 1912 h 883"/>
                              <a:gd name="T164" fmla="+- 0 9309 8292"/>
                              <a:gd name="T165" fmla="*/ T164 w 1031"/>
                              <a:gd name="T166" fmla="+- 0 1897 1053"/>
                              <a:gd name="T167" fmla="*/ 1897 h 883"/>
                              <a:gd name="T168" fmla="+- 0 9323 8292"/>
                              <a:gd name="T169" fmla="*/ T168 w 1031"/>
                              <a:gd name="T170" fmla="+- 0 1866 1053"/>
                              <a:gd name="T171" fmla="*/ 1866 h 883"/>
                              <a:gd name="T172" fmla="+- 0 9321 8292"/>
                              <a:gd name="T173" fmla="*/ T172 w 1031"/>
                              <a:gd name="T174" fmla="+- 0 1829 1053"/>
                              <a:gd name="T175" fmla="*/ 1829 h 883"/>
                              <a:gd name="T176" fmla="+- 0 9311 8292"/>
                              <a:gd name="T177" fmla="*/ T176 w 1031"/>
                              <a:gd name="T178" fmla="+- 0 1789 1053"/>
                              <a:gd name="T179" fmla="*/ 1789 h 883"/>
                              <a:gd name="T180" fmla="+- 0 9297 8292"/>
                              <a:gd name="T181" fmla="*/ T180 w 1031"/>
                              <a:gd name="T182" fmla="+- 0 1745 1053"/>
                              <a:gd name="T183" fmla="*/ 1745 h 883"/>
                              <a:gd name="T184" fmla="+- 0 9278 8292"/>
                              <a:gd name="T185" fmla="*/ T184 w 1031"/>
                              <a:gd name="T186" fmla="+- 0 1679 1053"/>
                              <a:gd name="T187" fmla="*/ 1679 h 883"/>
                              <a:gd name="T188" fmla="+- 0 9264 8292"/>
                              <a:gd name="T189" fmla="*/ T188 w 1031"/>
                              <a:gd name="T190" fmla="+- 0 1610 1053"/>
                              <a:gd name="T191" fmla="*/ 1610 h 883"/>
                              <a:gd name="T192" fmla="+- 0 9255 8292"/>
                              <a:gd name="T193" fmla="*/ T192 w 1031"/>
                              <a:gd name="T194" fmla="+- 0 1541 1053"/>
                              <a:gd name="T195" fmla="*/ 1541 h 883"/>
                              <a:gd name="T196" fmla="+- 0 9252 8292"/>
                              <a:gd name="T197" fmla="*/ T196 w 1031"/>
                              <a:gd name="T198" fmla="+- 0 1473 1053"/>
                              <a:gd name="T199" fmla="*/ 1473 h 883"/>
                              <a:gd name="T200" fmla="+- 0 9255 8292"/>
                              <a:gd name="T201" fmla="*/ T200 w 1031"/>
                              <a:gd name="T202" fmla="+- 0 1417 1053"/>
                              <a:gd name="T203" fmla="*/ 1417 h 883"/>
                              <a:gd name="T204" fmla="+- 0 9262 8292"/>
                              <a:gd name="T205" fmla="*/ T204 w 1031"/>
                              <a:gd name="T206" fmla="+- 0 1361 1053"/>
                              <a:gd name="T207" fmla="*/ 1361 h 883"/>
                              <a:gd name="T208" fmla="+- 0 9274 8292"/>
                              <a:gd name="T209" fmla="*/ T208 w 1031"/>
                              <a:gd name="T210" fmla="+- 0 1304 1053"/>
                              <a:gd name="T211" fmla="*/ 1304 h 883"/>
                              <a:gd name="T212" fmla="+- 0 9290 8292"/>
                              <a:gd name="T213" fmla="*/ T212 w 1031"/>
                              <a:gd name="T214" fmla="+- 0 1245 1053"/>
                              <a:gd name="T215" fmla="*/ 1245 h 883"/>
                              <a:gd name="T216" fmla="+- 0 9301 8292"/>
                              <a:gd name="T217" fmla="*/ T216 w 1031"/>
                              <a:gd name="T218" fmla="+- 0 1207 1053"/>
                              <a:gd name="T219" fmla="*/ 1207 h 883"/>
                              <a:gd name="T220" fmla="+- 0 9310 8292"/>
                              <a:gd name="T221" fmla="*/ T220 w 1031"/>
                              <a:gd name="T222" fmla="+- 0 1170 1053"/>
                              <a:gd name="T223" fmla="*/ 1170 h 883"/>
                              <a:gd name="T224" fmla="+- 0 9314 8292"/>
                              <a:gd name="T225" fmla="*/ T224 w 1031"/>
                              <a:gd name="T226" fmla="+- 0 1135 1053"/>
                              <a:gd name="T227" fmla="*/ 1135 h 883"/>
                              <a:gd name="T228" fmla="+- 0 9309 8292"/>
                              <a:gd name="T229" fmla="*/ T228 w 1031"/>
                              <a:gd name="T230" fmla="+- 0 1105 1053"/>
                              <a:gd name="T231" fmla="*/ 1105 h 883"/>
                              <a:gd name="T232" fmla="+- 0 9278 8292"/>
                              <a:gd name="T233" fmla="*/ T232 w 1031"/>
                              <a:gd name="T234" fmla="+- 0 1069 1053"/>
                              <a:gd name="T235" fmla="*/ 1069 h 883"/>
                              <a:gd name="T236" fmla="+- 0 9229 8292"/>
                              <a:gd name="T237" fmla="*/ T236 w 1031"/>
                              <a:gd name="T238" fmla="+- 0 1053 1053"/>
                              <a:gd name="T239" fmla="*/ 1053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031" h="883">
                                <a:moveTo>
                                  <a:pt x="937" y="0"/>
                                </a:moveTo>
                                <a:lnTo>
                                  <a:pt x="889" y="2"/>
                                </a:lnTo>
                                <a:lnTo>
                                  <a:pt x="858" y="25"/>
                                </a:lnTo>
                                <a:lnTo>
                                  <a:pt x="813" y="65"/>
                                </a:lnTo>
                                <a:lnTo>
                                  <a:pt x="755" y="93"/>
                                </a:lnTo>
                                <a:lnTo>
                                  <a:pt x="689" y="114"/>
                                </a:lnTo>
                                <a:lnTo>
                                  <a:pt x="617" y="128"/>
                                </a:lnTo>
                                <a:lnTo>
                                  <a:pt x="466" y="152"/>
                                </a:lnTo>
                                <a:lnTo>
                                  <a:pt x="393" y="166"/>
                                </a:lnTo>
                                <a:lnTo>
                                  <a:pt x="326" y="185"/>
                                </a:lnTo>
                                <a:lnTo>
                                  <a:pt x="280" y="204"/>
                                </a:lnTo>
                                <a:lnTo>
                                  <a:pt x="236" y="225"/>
                                </a:lnTo>
                                <a:lnTo>
                                  <a:pt x="189" y="245"/>
                                </a:lnTo>
                                <a:lnTo>
                                  <a:pt x="136" y="261"/>
                                </a:lnTo>
                                <a:lnTo>
                                  <a:pt x="102" y="268"/>
                                </a:lnTo>
                                <a:lnTo>
                                  <a:pt x="68" y="274"/>
                                </a:lnTo>
                                <a:lnTo>
                                  <a:pt x="38" y="282"/>
                                </a:lnTo>
                                <a:lnTo>
                                  <a:pt x="16" y="293"/>
                                </a:lnTo>
                                <a:lnTo>
                                  <a:pt x="3" y="310"/>
                                </a:lnTo>
                                <a:lnTo>
                                  <a:pt x="0" y="332"/>
                                </a:lnTo>
                                <a:lnTo>
                                  <a:pt x="5" y="356"/>
                                </a:lnTo>
                                <a:lnTo>
                                  <a:pt x="48" y="436"/>
                                </a:lnTo>
                                <a:lnTo>
                                  <a:pt x="92" y="483"/>
                                </a:lnTo>
                                <a:lnTo>
                                  <a:pt x="157" y="523"/>
                                </a:lnTo>
                                <a:lnTo>
                                  <a:pt x="233" y="551"/>
                                </a:lnTo>
                                <a:lnTo>
                                  <a:pt x="313" y="574"/>
                                </a:lnTo>
                                <a:lnTo>
                                  <a:pt x="393" y="598"/>
                                </a:lnTo>
                                <a:lnTo>
                                  <a:pt x="466" y="629"/>
                                </a:lnTo>
                                <a:lnTo>
                                  <a:pt x="513" y="659"/>
                                </a:lnTo>
                                <a:lnTo>
                                  <a:pt x="598" y="726"/>
                                </a:lnTo>
                                <a:lnTo>
                                  <a:pt x="643" y="756"/>
                                </a:lnTo>
                                <a:lnTo>
                                  <a:pt x="684" y="775"/>
                                </a:lnTo>
                                <a:lnTo>
                                  <a:pt x="770" y="810"/>
                                </a:lnTo>
                                <a:lnTo>
                                  <a:pt x="814" y="832"/>
                                </a:lnTo>
                                <a:lnTo>
                                  <a:pt x="844" y="849"/>
                                </a:lnTo>
                                <a:lnTo>
                                  <a:pt x="873" y="865"/>
                                </a:lnTo>
                                <a:lnTo>
                                  <a:pt x="903" y="878"/>
                                </a:lnTo>
                                <a:lnTo>
                                  <a:pt x="935" y="882"/>
                                </a:lnTo>
                                <a:lnTo>
                                  <a:pt x="958" y="879"/>
                                </a:lnTo>
                                <a:lnTo>
                                  <a:pt x="981" y="871"/>
                                </a:lnTo>
                                <a:lnTo>
                                  <a:pt x="1001" y="859"/>
                                </a:lnTo>
                                <a:lnTo>
                                  <a:pt x="1017" y="844"/>
                                </a:lnTo>
                                <a:lnTo>
                                  <a:pt x="1031" y="813"/>
                                </a:lnTo>
                                <a:lnTo>
                                  <a:pt x="1029" y="776"/>
                                </a:lnTo>
                                <a:lnTo>
                                  <a:pt x="1019" y="736"/>
                                </a:lnTo>
                                <a:lnTo>
                                  <a:pt x="1005" y="692"/>
                                </a:lnTo>
                                <a:lnTo>
                                  <a:pt x="986" y="626"/>
                                </a:lnTo>
                                <a:lnTo>
                                  <a:pt x="972" y="557"/>
                                </a:lnTo>
                                <a:lnTo>
                                  <a:pt x="963" y="488"/>
                                </a:lnTo>
                                <a:lnTo>
                                  <a:pt x="960" y="420"/>
                                </a:lnTo>
                                <a:lnTo>
                                  <a:pt x="963" y="364"/>
                                </a:lnTo>
                                <a:lnTo>
                                  <a:pt x="970" y="308"/>
                                </a:lnTo>
                                <a:lnTo>
                                  <a:pt x="982" y="251"/>
                                </a:lnTo>
                                <a:lnTo>
                                  <a:pt x="998" y="192"/>
                                </a:lnTo>
                                <a:lnTo>
                                  <a:pt x="1009" y="154"/>
                                </a:lnTo>
                                <a:lnTo>
                                  <a:pt x="1018" y="117"/>
                                </a:lnTo>
                                <a:lnTo>
                                  <a:pt x="1022" y="82"/>
                                </a:lnTo>
                                <a:lnTo>
                                  <a:pt x="1017" y="52"/>
                                </a:lnTo>
                                <a:lnTo>
                                  <a:pt x="986" y="16"/>
                                </a:lnTo>
                                <a:lnTo>
                                  <a:pt x="937" y="0"/>
                                </a:lnTo>
                                <a:close/>
                              </a:path>
                            </a:pathLst>
                          </a:custGeom>
                          <a:solidFill>
                            <a:srgbClr val="7E7E7E">
                              <a:alpha val="9804"/>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486"/>
                        <wps:cNvSpPr>
                          <a:spLocks/>
                        </wps:cNvSpPr>
                        <wps:spPr bwMode="auto">
                          <a:xfrm>
                            <a:off x="8292" y="1052"/>
                            <a:ext cx="1031" cy="883"/>
                          </a:xfrm>
                          <a:custGeom>
                            <a:avLst/>
                            <a:gdLst>
                              <a:gd name="T0" fmla="+- 0 9150 8292"/>
                              <a:gd name="T1" fmla="*/ T0 w 1031"/>
                              <a:gd name="T2" fmla="+- 0 1078 1053"/>
                              <a:gd name="T3" fmla="*/ 1078 h 883"/>
                              <a:gd name="T4" fmla="+- 0 9105 8292"/>
                              <a:gd name="T5" fmla="*/ T4 w 1031"/>
                              <a:gd name="T6" fmla="+- 0 1118 1053"/>
                              <a:gd name="T7" fmla="*/ 1118 h 883"/>
                              <a:gd name="T8" fmla="+- 0 9047 8292"/>
                              <a:gd name="T9" fmla="*/ T8 w 1031"/>
                              <a:gd name="T10" fmla="+- 0 1146 1053"/>
                              <a:gd name="T11" fmla="*/ 1146 h 883"/>
                              <a:gd name="T12" fmla="+- 0 8981 8292"/>
                              <a:gd name="T13" fmla="*/ T12 w 1031"/>
                              <a:gd name="T14" fmla="+- 0 1167 1053"/>
                              <a:gd name="T15" fmla="*/ 1167 h 883"/>
                              <a:gd name="T16" fmla="+- 0 8909 8292"/>
                              <a:gd name="T17" fmla="*/ T16 w 1031"/>
                              <a:gd name="T18" fmla="+- 0 1181 1053"/>
                              <a:gd name="T19" fmla="*/ 1181 h 883"/>
                              <a:gd name="T20" fmla="+- 0 8833 8292"/>
                              <a:gd name="T21" fmla="*/ T20 w 1031"/>
                              <a:gd name="T22" fmla="+- 0 1193 1053"/>
                              <a:gd name="T23" fmla="*/ 1193 h 883"/>
                              <a:gd name="T24" fmla="+- 0 8758 8292"/>
                              <a:gd name="T25" fmla="*/ T24 w 1031"/>
                              <a:gd name="T26" fmla="+- 0 1205 1053"/>
                              <a:gd name="T27" fmla="*/ 1205 h 883"/>
                              <a:gd name="T28" fmla="+- 0 8685 8292"/>
                              <a:gd name="T29" fmla="*/ T28 w 1031"/>
                              <a:gd name="T30" fmla="+- 0 1219 1053"/>
                              <a:gd name="T31" fmla="*/ 1219 h 883"/>
                              <a:gd name="T32" fmla="+- 0 8618 8292"/>
                              <a:gd name="T33" fmla="*/ T32 w 1031"/>
                              <a:gd name="T34" fmla="+- 0 1238 1053"/>
                              <a:gd name="T35" fmla="*/ 1238 h 883"/>
                              <a:gd name="T36" fmla="+- 0 8572 8292"/>
                              <a:gd name="T37" fmla="*/ T36 w 1031"/>
                              <a:gd name="T38" fmla="+- 0 1257 1053"/>
                              <a:gd name="T39" fmla="*/ 1257 h 883"/>
                              <a:gd name="T40" fmla="+- 0 8528 8292"/>
                              <a:gd name="T41" fmla="*/ T40 w 1031"/>
                              <a:gd name="T42" fmla="+- 0 1278 1053"/>
                              <a:gd name="T43" fmla="*/ 1278 h 883"/>
                              <a:gd name="T44" fmla="+- 0 8481 8292"/>
                              <a:gd name="T45" fmla="*/ T44 w 1031"/>
                              <a:gd name="T46" fmla="+- 0 1298 1053"/>
                              <a:gd name="T47" fmla="*/ 1298 h 883"/>
                              <a:gd name="T48" fmla="+- 0 8428 8292"/>
                              <a:gd name="T49" fmla="*/ T48 w 1031"/>
                              <a:gd name="T50" fmla="+- 0 1314 1053"/>
                              <a:gd name="T51" fmla="*/ 1314 h 883"/>
                              <a:gd name="T52" fmla="+- 0 8394 8292"/>
                              <a:gd name="T53" fmla="*/ T52 w 1031"/>
                              <a:gd name="T54" fmla="+- 0 1321 1053"/>
                              <a:gd name="T55" fmla="*/ 1321 h 883"/>
                              <a:gd name="T56" fmla="+- 0 8360 8292"/>
                              <a:gd name="T57" fmla="*/ T56 w 1031"/>
                              <a:gd name="T58" fmla="+- 0 1327 1053"/>
                              <a:gd name="T59" fmla="*/ 1327 h 883"/>
                              <a:gd name="T60" fmla="+- 0 8330 8292"/>
                              <a:gd name="T61" fmla="*/ T60 w 1031"/>
                              <a:gd name="T62" fmla="+- 0 1335 1053"/>
                              <a:gd name="T63" fmla="*/ 1335 h 883"/>
                              <a:gd name="T64" fmla="+- 0 8308 8292"/>
                              <a:gd name="T65" fmla="*/ T64 w 1031"/>
                              <a:gd name="T66" fmla="+- 0 1346 1053"/>
                              <a:gd name="T67" fmla="*/ 1346 h 883"/>
                              <a:gd name="T68" fmla="+- 0 8295 8292"/>
                              <a:gd name="T69" fmla="*/ T68 w 1031"/>
                              <a:gd name="T70" fmla="+- 0 1363 1053"/>
                              <a:gd name="T71" fmla="*/ 1363 h 883"/>
                              <a:gd name="T72" fmla="+- 0 8292 8292"/>
                              <a:gd name="T73" fmla="*/ T72 w 1031"/>
                              <a:gd name="T74" fmla="+- 0 1385 1053"/>
                              <a:gd name="T75" fmla="*/ 1385 h 883"/>
                              <a:gd name="T76" fmla="+- 0 8297 8292"/>
                              <a:gd name="T77" fmla="*/ T76 w 1031"/>
                              <a:gd name="T78" fmla="+- 0 1409 1053"/>
                              <a:gd name="T79" fmla="*/ 1409 h 883"/>
                              <a:gd name="T80" fmla="+- 0 8340 8292"/>
                              <a:gd name="T81" fmla="*/ T80 w 1031"/>
                              <a:gd name="T82" fmla="+- 0 1489 1053"/>
                              <a:gd name="T83" fmla="*/ 1489 h 883"/>
                              <a:gd name="T84" fmla="+- 0 8384 8292"/>
                              <a:gd name="T85" fmla="*/ T84 w 1031"/>
                              <a:gd name="T86" fmla="+- 0 1536 1053"/>
                              <a:gd name="T87" fmla="*/ 1536 h 883"/>
                              <a:gd name="T88" fmla="+- 0 8449 8292"/>
                              <a:gd name="T89" fmla="*/ T88 w 1031"/>
                              <a:gd name="T90" fmla="+- 0 1576 1053"/>
                              <a:gd name="T91" fmla="*/ 1576 h 883"/>
                              <a:gd name="T92" fmla="+- 0 8525 8292"/>
                              <a:gd name="T93" fmla="*/ T92 w 1031"/>
                              <a:gd name="T94" fmla="+- 0 1604 1053"/>
                              <a:gd name="T95" fmla="*/ 1604 h 883"/>
                              <a:gd name="T96" fmla="+- 0 8605 8292"/>
                              <a:gd name="T97" fmla="*/ T96 w 1031"/>
                              <a:gd name="T98" fmla="+- 0 1627 1053"/>
                              <a:gd name="T99" fmla="*/ 1627 h 883"/>
                              <a:gd name="T100" fmla="+- 0 8685 8292"/>
                              <a:gd name="T101" fmla="*/ T100 w 1031"/>
                              <a:gd name="T102" fmla="+- 0 1651 1053"/>
                              <a:gd name="T103" fmla="*/ 1651 h 883"/>
                              <a:gd name="T104" fmla="+- 0 8758 8292"/>
                              <a:gd name="T105" fmla="*/ T104 w 1031"/>
                              <a:gd name="T106" fmla="+- 0 1682 1053"/>
                              <a:gd name="T107" fmla="*/ 1682 h 883"/>
                              <a:gd name="T108" fmla="+- 0 8805 8292"/>
                              <a:gd name="T109" fmla="*/ T108 w 1031"/>
                              <a:gd name="T110" fmla="+- 0 1712 1053"/>
                              <a:gd name="T111" fmla="*/ 1712 h 883"/>
                              <a:gd name="T112" fmla="+- 0 8848 8292"/>
                              <a:gd name="T113" fmla="*/ T112 w 1031"/>
                              <a:gd name="T114" fmla="+- 0 1746 1053"/>
                              <a:gd name="T115" fmla="*/ 1746 h 883"/>
                              <a:gd name="T116" fmla="+- 0 8890 8292"/>
                              <a:gd name="T117" fmla="*/ T116 w 1031"/>
                              <a:gd name="T118" fmla="+- 0 1779 1053"/>
                              <a:gd name="T119" fmla="*/ 1779 h 883"/>
                              <a:gd name="T120" fmla="+- 0 8935 8292"/>
                              <a:gd name="T121" fmla="*/ T120 w 1031"/>
                              <a:gd name="T122" fmla="+- 0 1809 1053"/>
                              <a:gd name="T123" fmla="*/ 1809 h 883"/>
                              <a:gd name="T124" fmla="+- 0 8976 8292"/>
                              <a:gd name="T125" fmla="*/ T124 w 1031"/>
                              <a:gd name="T126" fmla="+- 0 1828 1053"/>
                              <a:gd name="T127" fmla="*/ 1828 h 883"/>
                              <a:gd name="T128" fmla="+- 0 9018 8292"/>
                              <a:gd name="T129" fmla="*/ T128 w 1031"/>
                              <a:gd name="T130" fmla="+- 0 1845 1053"/>
                              <a:gd name="T131" fmla="*/ 1845 h 883"/>
                              <a:gd name="T132" fmla="+- 0 9062 8292"/>
                              <a:gd name="T133" fmla="*/ T132 w 1031"/>
                              <a:gd name="T134" fmla="+- 0 1863 1053"/>
                              <a:gd name="T135" fmla="*/ 1863 h 883"/>
                              <a:gd name="T136" fmla="+- 0 9106 8292"/>
                              <a:gd name="T137" fmla="*/ T136 w 1031"/>
                              <a:gd name="T138" fmla="+- 0 1885 1053"/>
                              <a:gd name="T139" fmla="*/ 1885 h 883"/>
                              <a:gd name="T140" fmla="+- 0 9136 8292"/>
                              <a:gd name="T141" fmla="*/ T140 w 1031"/>
                              <a:gd name="T142" fmla="+- 0 1902 1053"/>
                              <a:gd name="T143" fmla="*/ 1902 h 883"/>
                              <a:gd name="T144" fmla="+- 0 9165 8292"/>
                              <a:gd name="T145" fmla="*/ T144 w 1031"/>
                              <a:gd name="T146" fmla="+- 0 1918 1053"/>
                              <a:gd name="T147" fmla="*/ 1918 h 883"/>
                              <a:gd name="T148" fmla="+- 0 9195 8292"/>
                              <a:gd name="T149" fmla="*/ T148 w 1031"/>
                              <a:gd name="T150" fmla="+- 0 1931 1053"/>
                              <a:gd name="T151" fmla="*/ 1931 h 883"/>
                              <a:gd name="T152" fmla="+- 0 9227 8292"/>
                              <a:gd name="T153" fmla="*/ T152 w 1031"/>
                              <a:gd name="T154" fmla="+- 0 1935 1053"/>
                              <a:gd name="T155" fmla="*/ 1935 h 883"/>
                              <a:gd name="T156" fmla="+- 0 9250 8292"/>
                              <a:gd name="T157" fmla="*/ T156 w 1031"/>
                              <a:gd name="T158" fmla="+- 0 1932 1053"/>
                              <a:gd name="T159" fmla="*/ 1932 h 883"/>
                              <a:gd name="T160" fmla="+- 0 9273 8292"/>
                              <a:gd name="T161" fmla="*/ T160 w 1031"/>
                              <a:gd name="T162" fmla="+- 0 1924 1053"/>
                              <a:gd name="T163" fmla="*/ 1924 h 883"/>
                              <a:gd name="T164" fmla="+- 0 9293 8292"/>
                              <a:gd name="T165" fmla="*/ T164 w 1031"/>
                              <a:gd name="T166" fmla="+- 0 1912 1053"/>
                              <a:gd name="T167" fmla="*/ 1912 h 883"/>
                              <a:gd name="T168" fmla="+- 0 9309 8292"/>
                              <a:gd name="T169" fmla="*/ T168 w 1031"/>
                              <a:gd name="T170" fmla="+- 0 1897 1053"/>
                              <a:gd name="T171" fmla="*/ 1897 h 883"/>
                              <a:gd name="T172" fmla="+- 0 9323 8292"/>
                              <a:gd name="T173" fmla="*/ T172 w 1031"/>
                              <a:gd name="T174" fmla="+- 0 1866 1053"/>
                              <a:gd name="T175" fmla="*/ 1866 h 883"/>
                              <a:gd name="T176" fmla="+- 0 9321 8292"/>
                              <a:gd name="T177" fmla="*/ T176 w 1031"/>
                              <a:gd name="T178" fmla="+- 0 1829 1053"/>
                              <a:gd name="T179" fmla="*/ 1829 h 883"/>
                              <a:gd name="T180" fmla="+- 0 9311 8292"/>
                              <a:gd name="T181" fmla="*/ T180 w 1031"/>
                              <a:gd name="T182" fmla="+- 0 1789 1053"/>
                              <a:gd name="T183" fmla="*/ 1789 h 883"/>
                              <a:gd name="T184" fmla="+- 0 9297 8292"/>
                              <a:gd name="T185" fmla="*/ T184 w 1031"/>
                              <a:gd name="T186" fmla="+- 0 1745 1053"/>
                              <a:gd name="T187" fmla="*/ 1745 h 883"/>
                              <a:gd name="T188" fmla="+- 0 9278 8292"/>
                              <a:gd name="T189" fmla="*/ T188 w 1031"/>
                              <a:gd name="T190" fmla="+- 0 1679 1053"/>
                              <a:gd name="T191" fmla="*/ 1679 h 883"/>
                              <a:gd name="T192" fmla="+- 0 9264 8292"/>
                              <a:gd name="T193" fmla="*/ T192 w 1031"/>
                              <a:gd name="T194" fmla="+- 0 1610 1053"/>
                              <a:gd name="T195" fmla="*/ 1610 h 883"/>
                              <a:gd name="T196" fmla="+- 0 9255 8292"/>
                              <a:gd name="T197" fmla="*/ T196 w 1031"/>
                              <a:gd name="T198" fmla="+- 0 1541 1053"/>
                              <a:gd name="T199" fmla="*/ 1541 h 883"/>
                              <a:gd name="T200" fmla="+- 0 9252 8292"/>
                              <a:gd name="T201" fmla="*/ T200 w 1031"/>
                              <a:gd name="T202" fmla="+- 0 1473 1053"/>
                              <a:gd name="T203" fmla="*/ 1473 h 883"/>
                              <a:gd name="T204" fmla="+- 0 9255 8292"/>
                              <a:gd name="T205" fmla="*/ T204 w 1031"/>
                              <a:gd name="T206" fmla="+- 0 1417 1053"/>
                              <a:gd name="T207" fmla="*/ 1417 h 883"/>
                              <a:gd name="T208" fmla="+- 0 9262 8292"/>
                              <a:gd name="T209" fmla="*/ T208 w 1031"/>
                              <a:gd name="T210" fmla="+- 0 1361 1053"/>
                              <a:gd name="T211" fmla="*/ 1361 h 883"/>
                              <a:gd name="T212" fmla="+- 0 9274 8292"/>
                              <a:gd name="T213" fmla="*/ T212 w 1031"/>
                              <a:gd name="T214" fmla="+- 0 1304 1053"/>
                              <a:gd name="T215" fmla="*/ 1304 h 883"/>
                              <a:gd name="T216" fmla="+- 0 9290 8292"/>
                              <a:gd name="T217" fmla="*/ T216 w 1031"/>
                              <a:gd name="T218" fmla="+- 0 1245 1053"/>
                              <a:gd name="T219" fmla="*/ 1245 h 883"/>
                              <a:gd name="T220" fmla="+- 0 9301 8292"/>
                              <a:gd name="T221" fmla="*/ T220 w 1031"/>
                              <a:gd name="T222" fmla="+- 0 1207 1053"/>
                              <a:gd name="T223" fmla="*/ 1207 h 883"/>
                              <a:gd name="T224" fmla="+- 0 9310 8292"/>
                              <a:gd name="T225" fmla="*/ T224 w 1031"/>
                              <a:gd name="T226" fmla="+- 0 1170 1053"/>
                              <a:gd name="T227" fmla="*/ 1170 h 883"/>
                              <a:gd name="T228" fmla="+- 0 9314 8292"/>
                              <a:gd name="T229" fmla="*/ T228 w 1031"/>
                              <a:gd name="T230" fmla="+- 0 1135 1053"/>
                              <a:gd name="T231" fmla="*/ 1135 h 883"/>
                              <a:gd name="T232" fmla="+- 0 9309 8292"/>
                              <a:gd name="T233" fmla="*/ T232 w 1031"/>
                              <a:gd name="T234" fmla="+- 0 1105 1053"/>
                              <a:gd name="T235" fmla="*/ 1105 h 883"/>
                              <a:gd name="T236" fmla="+- 0 9278 8292"/>
                              <a:gd name="T237" fmla="*/ T236 w 1031"/>
                              <a:gd name="T238" fmla="+- 0 1069 1053"/>
                              <a:gd name="T239" fmla="*/ 1069 h 883"/>
                              <a:gd name="T240" fmla="+- 0 9229 8292"/>
                              <a:gd name="T241" fmla="*/ T240 w 1031"/>
                              <a:gd name="T242" fmla="+- 0 1053 1053"/>
                              <a:gd name="T243" fmla="*/ 1053 h 883"/>
                              <a:gd name="T244" fmla="+- 0 9181 8292"/>
                              <a:gd name="T245" fmla="*/ T244 w 1031"/>
                              <a:gd name="T246" fmla="+- 0 1055 1053"/>
                              <a:gd name="T247" fmla="*/ 1055 h 883"/>
                              <a:gd name="T248" fmla="+- 0 9150 8292"/>
                              <a:gd name="T249" fmla="*/ T248 w 1031"/>
                              <a:gd name="T250" fmla="+- 0 1078 1053"/>
                              <a:gd name="T251" fmla="*/ 1078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31" h="883">
                                <a:moveTo>
                                  <a:pt x="858" y="25"/>
                                </a:moveTo>
                                <a:lnTo>
                                  <a:pt x="813" y="65"/>
                                </a:lnTo>
                                <a:lnTo>
                                  <a:pt x="755" y="93"/>
                                </a:lnTo>
                                <a:lnTo>
                                  <a:pt x="689" y="114"/>
                                </a:lnTo>
                                <a:lnTo>
                                  <a:pt x="617" y="128"/>
                                </a:lnTo>
                                <a:lnTo>
                                  <a:pt x="541" y="140"/>
                                </a:lnTo>
                                <a:lnTo>
                                  <a:pt x="466" y="152"/>
                                </a:lnTo>
                                <a:lnTo>
                                  <a:pt x="393" y="166"/>
                                </a:lnTo>
                                <a:lnTo>
                                  <a:pt x="326" y="185"/>
                                </a:lnTo>
                                <a:lnTo>
                                  <a:pt x="280" y="204"/>
                                </a:lnTo>
                                <a:lnTo>
                                  <a:pt x="236" y="225"/>
                                </a:lnTo>
                                <a:lnTo>
                                  <a:pt x="189" y="245"/>
                                </a:lnTo>
                                <a:lnTo>
                                  <a:pt x="136" y="261"/>
                                </a:lnTo>
                                <a:lnTo>
                                  <a:pt x="102" y="268"/>
                                </a:lnTo>
                                <a:lnTo>
                                  <a:pt x="68" y="274"/>
                                </a:lnTo>
                                <a:lnTo>
                                  <a:pt x="38" y="282"/>
                                </a:lnTo>
                                <a:lnTo>
                                  <a:pt x="16" y="293"/>
                                </a:lnTo>
                                <a:lnTo>
                                  <a:pt x="3" y="310"/>
                                </a:lnTo>
                                <a:lnTo>
                                  <a:pt x="0" y="332"/>
                                </a:lnTo>
                                <a:lnTo>
                                  <a:pt x="5" y="356"/>
                                </a:lnTo>
                                <a:lnTo>
                                  <a:pt x="48" y="436"/>
                                </a:lnTo>
                                <a:lnTo>
                                  <a:pt x="92" y="483"/>
                                </a:lnTo>
                                <a:lnTo>
                                  <a:pt x="157" y="523"/>
                                </a:lnTo>
                                <a:lnTo>
                                  <a:pt x="233" y="551"/>
                                </a:lnTo>
                                <a:lnTo>
                                  <a:pt x="313" y="574"/>
                                </a:lnTo>
                                <a:lnTo>
                                  <a:pt x="393" y="598"/>
                                </a:lnTo>
                                <a:lnTo>
                                  <a:pt x="466" y="629"/>
                                </a:lnTo>
                                <a:lnTo>
                                  <a:pt x="513" y="659"/>
                                </a:lnTo>
                                <a:lnTo>
                                  <a:pt x="556" y="693"/>
                                </a:lnTo>
                                <a:lnTo>
                                  <a:pt x="598" y="726"/>
                                </a:lnTo>
                                <a:lnTo>
                                  <a:pt x="643" y="756"/>
                                </a:lnTo>
                                <a:lnTo>
                                  <a:pt x="684" y="775"/>
                                </a:lnTo>
                                <a:lnTo>
                                  <a:pt x="726" y="792"/>
                                </a:lnTo>
                                <a:lnTo>
                                  <a:pt x="770" y="810"/>
                                </a:lnTo>
                                <a:lnTo>
                                  <a:pt x="814" y="832"/>
                                </a:lnTo>
                                <a:lnTo>
                                  <a:pt x="844" y="849"/>
                                </a:lnTo>
                                <a:lnTo>
                                  <a:pt x="873" y="865"/>
                                </a:lnTo>
                                <a:lnTo>
                                  <a:pt x="903" y="878"/>
                                </a:lnTo>
                                <a:lnTo>
                                  <a:pt x="935" y="882"/>
                                </a:lnTo>
                                <a:lnTo>
                                  <a:pt x="958" y="879"/>
                                </a:lnTo>
                                <a:lnTo>
                                  <a:pt x="981" y="871"/>
                                </a:lnTo>
                                <a:lnTo>
                                  <a:pt x="1001" y="859"/>
                                </a:lnTo>
                                <a:lnTo>
                                  <a:pt x="1017" y="844"/>
                                </a:lnTo>
                                <a:lnTo>
                                  <a:pt x="1031" y="813"/>
                                </a:lnTo>
                                <a:lnTo>
                                  <a:pt x="1029" y="776"/>
                                </a:lnTo>
                                <a:lnTo>
                                  <a:pt x="1019" y="736"/>
                                </a:lnTo>
                                <a:lnTo>
                                  <a:pt x="1005" y="692"/>
                                </a:lnTo>
                                <a:lnTo>
                                  <a:pt x="986" y="626"/>
                                </a:lnTo>
                                <a:lnTo>
                                  <a:pt x="972" y="557"/>
                                </a:lnTo>
                                <a:lnTo>
                                  <a:pt x="963" y="488"/>
                                </a:lnTo>
                                <a:lnTo>
                                  <a:pt x="960" y="420"/>
                                </a:lnTo>
                                <a:lnTo>
                                  <a:pt x="963" y="364"/>
                                </a:lnTo>
                                <a:lnTo>
                                  <a:pt x="970" y="308"/>
                                </a:lnTo>
                                <a:lnTo>
                                  <a:pt x="982" y="251"/>
                                </a:lnTo>
                                <a:lnTo>
                                  <a:pt x="998" y="192"/>
                                </a:lnTo>
                                <a:lnTo>
                                  <a:pt x="1009" y="154"/>
                                </a:lnTo>
                                <a:lnTo>
                                  <a:pt x="1018" y="117"/>
                                </a:lnTo>
                                <a:lnTo>
                                  <a:pt x="1022" y="82"/>
                                </a:lnTo>
                                <a:lnTo>
                                  <a:pt x="1017" y="52"/>
                                </a:lnTo>
                                <a:lnTo>
                                  <a:pt x="986" y="16"/>
                                </a:lnTo>
                                <a:lnTo>
                                  <a:pt x="937" y="0"/>
                                </a:lnTo>
                                <a:lnTo>
                                  <a:pt x="889" y="2"/>
                                </a:lnTo>
                                <a:lnTo>
                                  <a:pt x="858" y="25"/>
                                </a:lnTo>
                                <a:close/>
                              </a:path>
                            </a:pathLst>
                          </a:custGeom>
                          <a:noFill/>
                          <a:ln w="53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4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44" y="1079"/>
                            <a:ext cx="1194" cy="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4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239" y="825"/>
                            <a:ext cx="2054" cy="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 name="Line 483"/>
                        <wps:cNvCnPr>
                          <a:cxnSpLocks noChangeShapeType="1"/>
                        </wps:cNvCnPr>
                        <wps:spPr bwMode="auto">
                          <a:xfrm>
                            <a:off x="8325" y="1366"/>
                            <a:ext cx="0" cy="0"/>
                          </a:xfrm>
                          <a:prstGeom prst="line">
                            <a:avLst/>
                          </a:prstGeom>
                          <a:noFill/>
                          <a:ln w="10732">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480" name="Freeform 482"/>
                        <wps:cNvSpPr>
                          <a:spLocks/>
                        </wps:cNvSpPr>
                        <wps:spPr bwMode="auto">
                          <a:xfrm>
                            <a:off x="7197" y="816"/>
                            <a:ext cx="1565" cy="1228"/>
                          </a:xfrm>
                          <a:custGeom>
                            <a:avLst/>
                            <a:gdLst>
                              <a:gd name="T0" fmla="+- 0 8175 7197"/>
                              <a:gd name="T1" fmla="*/ T0 w 1565"/>
                              <a:gd name="T2" fmla="+- 0 819 816"/>
                              <a:gd name="T3" fmla="*/ 819 h 1228"/>
                              <a:gd name="T4" fmla="+- 0 8112 7197"/>
                              <a:gd name="T5" fmla="*/ T4 w 1565"/>
                              <a:gd name="T6" fmla="+- 0 858 816"/>
                              <a:gd name="T7" fmla="*/ 858 h 1228"/>
                              <a:gd name="T8" fmla="+- 0 7976 7197"/>
                              <a:gd name="T9" fmla="*/ T8 w 1565"/>
                              <a:gd name="T10" fmla="+- 0 894 816"/>
                              <a:gd name="T11" fmla="*/ 894 h 1228"/>
                              <a:gd name="T12" fmla="+- 0 7832 7197"/>
                              <a:gd name="T13" fmla="*/ T12 w 1565"/>
                              <a:gd name="T14" fmla="+- 0 926 816"/>
                              <a:gd name="T15" fmla="*/ 926 h 1228"/>
                              <a:gd name="T16" fmla="+- 0 7707 7197"/>
                              <a:gd name="T17" fmla="*/ T16 w 1565"/>
                              <a:gd name="T18" fmla="+- 0 988 816"/>
                              <a:gd name="T19" fmla="*/ 988 h 1228"/>
                              <a:gd name="T20" fmla="+- 0 7616 7197"/>
                              <a:gd name="T21" fmla="*/ T20 w 1565"/>
                              <a:gd name="T22" fmla="+- 0 1085 816"/>
                              <a:gd name="T23" fmla="*/ 1085 h 1228"/>
                              <a:gd name="T24" fmla="+- 0 7536 7197"/>
                              <a:gd name="T25" fmla="*/ T24 w 1565"/>
                              <a:gd name="T26" fmla="+- 0 1160 816"/>
                              <a:gd name="T27" fmla="*/ 1160 h 1228"/>
                              <a:gd name="T28" fmla="+- 0 7422 7197"/>
                              <a:gd name="T29" fmla="*/ T28 w 1565"/>
                              <a:gd name="T30" fmla="+- 0 1223 816"/>
                              <a:gd name="T31" fmla="*/ 1223 h 1228"/>
                              <a:gd name="T32" fmla="+- 0 7327 7197"/>
                              <a:gd name="T33" fmla="*/ T32 w 1565"/>
                              <a:gd name="T34" fmla="+- 0 1261 816"/>
                              <a:gd name="T35" fmla="*/ 1261 h 1228"/>
                              <a:gd name="T36" fmla="+- 0 7244 7197"/>
                              <a:gd name="T37" fmla="*/ T36 w 1565"/>
                              <a:gd name="T38" fmla="+- 0 1317 816"/>
                              <a:gd name="T39" fmla="*/ 1317 h 1228"/>
                              <a:gd name="T40" fmla="+- 0 7206 7197"/>
                              <a:gd name="T41" fmla="*/ T40 w 1565"/>
                              <a:gd name="T42" fmla="+- 0 1442 816"/>
                              <a:gd name="T43" fmla="*/ 1442 h 1228"/>
                              <a:gd name="T44" fmla="+- 0 7200 7197"/>
                              <a:gd name="T45" fmla="*/ T44 w 1565"/>
                              <a:gd name="T46" fmla="+- 0 1579 816"/>
                              <a:gd name="T47" fmla="*/ 1579 h 1228"/>
                              <a:gd name="T48" fmla="+- 0 7257 7197"/>
                              <a:gd name="T49" fmla="*/ T48 w 1565"/>
                              <a:gd name="T50" fmla="+- 0 1737 816"/>
                              <a:gd name="T51" fmla="*/ 1737 h 1228"/>
                              <a:gd name="T52" fmla="+- 0 7350 7197"/>
                              <a:gd name="T53" fmla="*/ T52 w 1565"/>
                              <a:gd name="T54" fmla="+- 0 1855 816"/>
                              <a:gd name="T55" fmla="*/ 1855 h 1228"/>
                              <a:gd name="T56" fmla="+- 0 7504 7197"/>
                              <a:gd name="T57" fmla="*/ T56 w 1565"/>
                              <a:gd name="T58" fmla="+- 0 1951 816"/>
                              <a:gd name="T59" fmla="*/ 1951 h 1228"/>
                              <a:gd name="T60" fmla="+- 0 7662 7197"/>
                              <a:gd name="T61" fmla="*/ T60 w 1565"/>
                              <a:gd name="T62" fmla="+- 0 1999 816"/>
                              <a:gd name="T63" fmla="*/ 1999 h 1228"/>
                              <a:gd name="T64" fmla="+- 0 7816 7197"/>
                              <a:gd name="T65" fmla="*/ T64 w 1565"/>
                              <a:gd name="T66" fmla="+- 0 2033 816"/>
                              <a:gd name="T67" fmla="*/ 2033 h 1228"/>
                              <a:gd name="T68" fmla="+- 0 7970 7197"/>
                              <a:gd name="T69" fmla="*/ T68 w 1565"/>
                              <a:gd name="T70" fmla="+- 0 2043 816"/>
                              <a:gd name="T71" fmla="*/ 2043 h 1228"/>
                              <a:gd name="T72" fmla="+- 0 8055 7197"/>
                              <a:gd name="T73" fmla="*/ T72 w 1565"/>
                              <a:gd name="T74" fmla="+- 0 2034 816"/>
                              <a:gd name="T75" fmla="*/ 2034 h 1228"/>
                              <a:gd name="T76" fmla="+- 0 8144 7197"/>
                              <a:gd name="T77" fmla="*/ T76 w 1565"/>
                              <a:gd name="T78" fmla="+- 0 2021 816"/>
                              <a:gd name="T79" fmla="*/ 2021 h 1228"/>
                              <a:gd name="T80" fmla="+- 0 8298 7197"/>
                              <a:gd name="T81" fmla="*/ T80 w 1565"/>
                              <a:gd name="T82" fmla="+- 0 1949 816"/>
                              <a:gd name="T83" fmla="*/ 1949 h 1228"/>
                              <a:gd name="T84" fmla="+- 0 8366 7197"/>
                              <a:gd name="T85" fmla="*/ T84 w 1565"/>
                              <a:gd name="T86" fmla="+- 0 1796 816"/>
                              <a:gd name="T87" fmla="*/ 1796 h 1228"/>
                              <a:gd name="T88" fmla="+- 0 8388 7197"/>
                              <a:gd name="T89" fmla="*/ T88 w 1565"/>
                              <a:gd name="T90" fmla="+- 0 1712 816"/>
                              <a:gd name="T91" fmla="*/ 1712 h 1228"/>
                              <a:gd name="T92" fmla="+- 0 8449 7197"/>
                              <a:gd name="T93" fmla="*/ T92 w 1565"/>
                              <a:gd name="T94" fmla="+- 0 1561 816"/>
                              <a:gd name="T95" fmla="*/ 1561 h 1228"/>
                              <a:gd name="T96" fmla="+- 0 8489 7197"/>
                              <a:gd name="T97" fmla="*/ T96 w 1565"/>
                              <a:gd name="T98" fmla="+- 0 1449 816"/>
                              <a:gd name="T99" fmla="*/ 1449 h 1228"/>
                              <a:gd name="T100" fmla="+- 0 8504 7197"/>
                              <a:gd name="T101" fmla="*/ T100 w 1565"/>
                              <a:gd name="T102" fmla="+- 0 1330 816"/>
                              <a:gd name="T103" fmla="*/ 1330 h 1228"/>
                              <a:gd name="T104" fmla="+- 0 8562 7197"/>
                              <a:gd name="T105" fmla="*/ T104 w 1565"/>
                              <a:gd name="T106" fmla="+- 0 1211 816"/>
                              <a:gd name="T107" fmla="*/ 1211 h 1228"/>
                              <a:gd name="T108" fmla="+- 0 8654 7197"/>
                              <a:gd name="T109" fmla="*/ T108 w 1565"/>
                              <a:gd name="T110" fmla="+- 0 1146 816"/>
                              <a:gd name="T111" fmla="*/ 1146 h 1228"/>
                              <a:gd name="T112" fmla="+- 0 8749 7197"/>
                              <a:gd name="T113" fmla="*/ T112 w 1565"/>
                              <a:gd name="T114" fmla="+- 0 1038 816"/>
                              <a:gd name="T115" fmla="*/ 1038 h 1228"/>
                              <a:gd name="T116" fmla="+- 0 8756 7197"/>
                              <a:gd name="T117" fmla="*/ T116 w 1565"/>
                              <a:gd name="T118" fmla="+- 0 985 816"/>
                              <a:gd name="T119" fmla="*/ 985 h 1228"/>
                              <a:gd name="T120" fmla="+- 0 8629 7197"/>
                              <a:gd name="T121" fmla="*/ T120 w 1565"/>
                              <a:gd name="T122" fmla="+- 0 916 816"/>
                              <a:gd name="T123" fmla="*/ 916 h 1228"/>
                              <a:gd name="T124" fmla="+- 0 8490 7197"/>
                              <a:gd name="T125" fmla="*/ T124 w 1565"/>
                              <a:gd name="T126" fmla="+- 0 879 816"/>
                              <a:gd name="T127" fmla="*/ 879 h 1228"/>
                              <a:gd name="T128" fmla="+- 0 8342 7197"/>
                              <a:gd name="T129" fmla="*/ T128 w 1565"/>
                              <a:gd name="T130" fmla="+- 0 838 816"/>
                              <a:gd name="T131" fmla="*/ 838 h 1228"/>
                              <a:gd name="T132" fmla="+- 0 8261 7197"/>
                              <a:gd name="T133" fmla="*/ T132 w 1565"/>
                              <a:gd name="T134" fmla="+- 0 820 816"/>
                              <a:gd name="T135" fmla="*/ 820 h 1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565" h="1228">
                                <a:moveTo>
                                  <a:pt x="1020" y="0"/>
                                </a:moveTo>
                                <a:lnTo>
                                  <a:pt x="978" y="3"/>
                                </a:lnTo>
                                <a:lnTo>
                                  <a:pt x="942" y="16"/>
                                </a:lnTo>
                                <a:lnTo>
                                  <a:pt x="915" y="42"/>
                                </a:lnTo>
                                <a:lnTo>
                                  <a:pt x="849" y="63"/>
                                </a:lnTo>
                                <a:lnTo>
                                  <a:pt x="779" y="78"/>
                                </a:lnTo>
                                <a:lnTo>
                                  <a:pt x="706" y="93"/>
                                </a:lnTo>
                                <a:lnTo>
                                  <a:pt x="635" y="110"/>
                                </a:lnTo>
                                <a:lnTo>
                                  <a:pt x="569" y="135"/>
                                </a:lnTo>
                                <a:lnTo>
                                  <a:pt x="510" y="172"/>
                                </a:lnTo>
                                <a:lnTo>
                                  <a:pt x="448" y="235"/>
                                </a:lnTo>
                                <a:lnTo>
                                  <a:pt x="419" y="269"/>
                                </a:lnTo>
                                <a:lnTo>
                                  <a:pt x="389" y="302"/>
                                </a:lnTo>
                                <a:lnTo>
                                  <a:pt x="339" y="344"/>
                                </a:lnTo>
                                <a:lnTo>
                                  <a:pt x="283" y="379"/>
                                </a:lnTo>
                                <a:lnTo>
                                  <a:pt x="225" y="407"/>
                                </a:lnTo>
                                <a:lnTo>
                                  <a:pt x="164" y="432"/>
                                </a:lnTo>
                                <a:lnTo>
                                  <a:pt x="130" y="445"/>
                                </a:lnTo>
                                <a:lnTo>
                                  <a:pt x="97" y="460"/>
                                </a:lnTo>
                                <a:lnTo>
                                  <a:pt x="47" y="501"/>
                                </a:lnTo>
                                <a:lnTo>
                                  <a:pt x="23" y="561"/>
                                </a:lnTo>
                                <a:lnTo>
                                  <a:pt x="9" y="626"/>
                                </a:lnTo>
                                <a:lnTo>
                                  <a:pt x="0" y="716"/>
                                </a:lnTo>
                                <a:lnTo>
                                  <a:pt x="3" y="763"/>
                                </a:lnTo>
                                <a:lnTo>
                                  <a:pt x="25" y="853"/>
                                </a:lnTo>
                                <a:lnTo>
                                  <a:pt x="60" y="921"/>
                                </a:lnTo>
                                <a:lnTo>
                                  <a:pt x="104" y="983"/>
                                </a:lnTo>
                                <a:lnTo>
                                  <a:pt x="153" y="1039"/>
                                </a:lnTo>
                                <a:lnTo>
                                  <a:pt x="235" y="1101"/>
                                </a:lnTo>
                                <a:lnTo>
                                  <a:pt x="307" y="1135"/>
                                </a:lnTo>
                                <a:lnTo>
                                  <a:pt x="385" y="1161"/>
                                </a:lnTo>
                                <a:lnTo>
                                  <a:pt x="465" y="1183"/>
                                </a:lnTo>
                                <a:lnTo>
                                  <a:pt x="542" y="1201"/>
                                </a:lnTo>
                                <a:lnTo>
                                  <a:pt x="619" y="1217"/>
                                </a:lnTo>
                                <a:lnTo>
                                  <a:pt x="695" y="1226"/>
                                </a:lnTo>
                                <a:lnTo>
                                  <a:pt x="773" y="1227"/>
                                </a:lnTo>
                                <a:lnTo>
                                  <a:pt x="815" y="1223"/>
                                </a:lnTo>
                                <a:lnTo>
                                  <a:pt x="858" y="1218"/>
                                </a:lnTo>
                                <a:lnTo>
                                  <a:pt x="902" y="1211"/>
                                </a:lnTo>
                                <a:lnTo>
                                  <a:pt x="947" y="1205"/>
                                </a:lnTo>
                                <a:lnTo>
                                  <a:pt x="1028" y="1192"/>
                                </a:lnTo>
                                <a:lnTo>
                                  <a:pt x="1101" y="1133"/>
                                </a:lnTo>
                                <a:lnTo>
                                  <a:pt x="1143" y="1044"/>
                                </a:lnTo>
                                <a:lnTo>
                                  <a:pt x="1169" y="980"/>
                                </a:lnTo>
                                <a:lnTo>
                                  <a:pt x="1184" y="920"/>
                                </a:lnTo>
                                <a:lnTo>
                                  <a:pt x="1191" y="896"/>
                                </a:lnTo>
                                <a:lnTo>
                                  <a:pt x="1213" y="828"/>
                                </a:lnTo>
                                <a:lnTo>
                                  <a:pt x="1252" y="745"/>
                                </a:lnTo>
                                <a:lnTo>
                                  <a:pt x="1271" y="703"/>
                                </a:lnTo>
                                <a:lnTo>
                                  <a:pt x="1292" y="633"/>
                                </a:lnTo>
                                <a:lnTo>
                                  <a:pt x="1302" y="549"/>
                                </a:lnTo>
                                <a:lnTo>
                                  <a:pt x="1307" y="514"/>
                                </a:lnTo>
                                <a:lnTo>
                                  <a:pt x="1324" y="450"/>
                                </a:lnTo>
                                <a:lnTo>
                                  <a:pt x="1365" y="395"/>
                                </a:lnTo>
                                <a:lnTo>
                                  <a:pt x="1427" y="351"/>
                                </a:lnTo>
                                <a:lnTo>
                                  <a:pt x="1457" y="330"/>
                                </a:lnTo>
                                <a:lnTo>
                                  <a:pt x="1509" y="279"/>
                                </a:lnTo>
                                <a:lnTo>
                                  <a:pt x="1552" y="222"/>
                                </a:lnTo>
                                <a:lnTo>
                                  <a:pt x="1565" y="188"/>
                                </a:lnTo>
                                <a:lnTo>
                                  <a:pt x="1559" y="169"/>
                                </a:lnTo>
                                <a:lnTo>
                                  <a:pt x="1501" y="128"/>
                                </a:lnTo>
                                <a:lnTo>
                                  <a:pt x="1432" y="100"/>
                                </a:lnTo>
                                <a:lnTo>
                                  <a:pt x="1363" y="80"/>
                                </a:lnTo>
                                <a:lnTo>
                                  <a:pt x="1293" y="63"/>
                                </a:lnTo>
                                <a:lnTo>
                                  <a:pt x="1223" y="45"/>
                                </a:lnTo>
                                <a:lnTo>
                                  <a:pt x="1145" y="22"/>
                                </a:lnTo>
                                <a:lnTo>
                                  <a:pt x="1105" y="12"/>
                                </a:lnTo>
                                <a:lnTo>
                                  <a:pt x="1064" y="4"/>
                                </a:lnTo>
                                <a:lnTo>
                                  <a:pt x="1020" y="0"/>
                                </a:lnTo>
                                <a:close/>
                              </a:path>
                            </a:pathLst>
                          </a:custGeom>
                          <a:solidFill>
                            <a:srgbClr val="7E7E7E">
                              <a:alpha val="9804"/>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81"/>
                        <wps:cNvSpPr>
                          <a:spLocks/>
                        </wps:cNvSpPr>
                        <wps:spPr bwMode="auto">
                          <a:xfrm>
                            <a:off x="7197" y="816"/>
                            <a:ext cx="1565" cy="1228"/>
                          </a:xfrm>
                          <a:custGeom>
                            <a:avLst/>
                            <a:gdLst>
                              <a:gd name="T0" fmla="+- 0 8046 7197"/>
                              <a:gd name="T1" fmla="*/ T0 w 1565"/>
                              <a:gd name="T2" fmla="+- 0 879 816"/>
                              <a:gd name="T3" fmla="*/ 879 h 1228"/>
                              <a:gd name="T4" fmla="+- 0 7903 7197"/>
                              <a:gd name="T5" fmla="*/ T4 w 1565"/>
                              <a:gd name="T6" fmla="+- 0 909 816"/>
                              <a:gd name="T7" fmla="*/ 909 h 1228"/>
                              <a:gd name="T8" fmla="+- 0 7766 7197"/>
                              <a:gd name="T9" fmla="*/ T8 w 1565"/>
                              <a:gd name="T10" fmla="+- 0 951 816"/>
                              <a:gd name="T11" fmla="*/ 951 h 1228"/>
                              <a:gd name="T12" fmla="+- 0 7645 7197"/>
                              <a:gd name="T13" fmla="*/ T12 w 1565"/>
                              <a:gd name="T14" fmla="+- 0 1051 816"/>
                              <a:gd name="T15" fmla="*/ 1051 h 1228"/>
                              <a:gd name="T16" fmla="+- 0 7586 7197"/>
                              <a:gd name="T17" fmla="*/ T16 w 1565"/>
                              <a:gd name="T18" fmla="+- 0 1118 816"/>
                              <a:gd name="T19" fmla="*/ 1118 h 1228"/>
                              <a:gd name="T20" fmla="+- 0 7480 7197"/>
                              <a:gd name="T21" fmla="*/ T20 w 1565"/>
                              <a:gd name="T22" fmla="+- 0 1195 816"/>
                              <a:gd name="T23" fmla="*/ 1195 h 1228"/>
                              <a:gd name="T24" fmla="+- 0 7361 7197"/>
                              <a:gd name="T25" fmla="*/ T24 w 1565"/>
                              <a:gd name="T26" fmla="+- 0 1248 816"/>
                              <a:gd name="T27" fmla="*/ 1248 h 1228"/>
                              <a:gd name="T28" fmla="+- 0 7294 7197"/>
                              <a:gd name="T29" fmla="*/ T28 w 1565"/>
                              <a:gd name="T30" fmla="+- 0 1276 816"/>
                              <a:gd name="T31" fmla="*/ 1276 h 1228"/>
                              <a:gd name="T32" fmla="+- 0 7220 7197"/>
                              <a:gd name="T33" fmla="*/ T32 w 1565"/>
                              <a:gd name="T34" fmla="+- 0 1377 816"/>
                              <a:gd name="T35" fmla="*/ 1377 h 1228"/>
                              <a:gd name="T36" fmla="+- 0 7197 7197"/>
                              <a:gd name="T37" fmla="*/ T36 w 1565"/>
                              <a:gd name="T38" fmla="+- 0 1532 816"/>
                              <a:gd name="T39" fmla="*/ 1532 h 1228"/>
                              <a:gd name="T40" fmla="+- 0 7222 7197"/>
                              <a:gd name="T41" fmla="*/ T40 w 1565"/>
                              <a:gd name="T42" fmla="+- 0 1669 816"/>
                              <a:gd name="T43" fmla="*/ 1669 h 1228"/>
                              <a:gd name="T44" fmla="+- 0 7301 7197"/>
                              <a:gd name="T45" fmla="*/ T44 w 1565"/>
                              <a:gd name="T46" fmla="+- 0 1799 816"/>
                              <a:gd name="T47" fmla="*/ 1799 h 1228"/>
                              <a:gd name="T48" fmla="+- 0 7432 7197"/>
                              <a:gd name="T49" fmla="*/ T48 w 1565"/>
                              <a:gd name="T50" fmla="+- 0 1917 816"/>
                              <a:gd name="T51" fmla="*/ 1917 h 1228"/>
                              <a:gd name="T52" fmla="+- 0 7582 7197"/>
                              <a:gd name="T53" fmla="*/ T52 w 1565"/>
                              <a:gd name="T54" fmla="+- 0 1977 816"/>
                              <a:gd name="T55" fmla="*/ 1977 h 1228"/>
                              <a:gd name="T56" fmla="+- 0 7739 7197"/>
                              <a:gd name="T57" fmla="*/ T56 w 1565"/>
                              <a:gd name="T58" fmla="+- 0 2017 816"/>
                              <a:gd name="T59" fmla="*/ 2017 h 1228"/>
                              <a:gd name="T60" fmla="+- 0 7892 7197"/>
                              <a:gd name="T61" fmla="*/ T60 w 1565"/>
                              <a:gd name="T62" fmla="+- 0 2042 816"/>
                              <a:gd name="T63" fmla="*/ 2042 h 1228"/>
                              <a:gd name="T64" fmla="+- 0 8012 7197"/>
                              <a:gd name="T65" fmla="*/ T64 w 1565"/>
                              <a:gd name="T66" fmla="+- 0 2039 816"/>
                              <a:gd name="T67" fmla="*/ 2039 h 1228"/>
                              <a:gd name="T68" fmla="+- 0 8099 7197"/>
                              <a:gd name="T69" fmla="*/ T68 w 1565"/>
                              <a:gd name="T70" fmla="+- 0 2027 816"/>
                              <a:gd name="T71" fmla="*/ 2027 h 1228"/>
                              <a:gd name="T72" fmla="+- 0 8225 7197"/>
                              <a:gd name="T73" fmla="*/ T72 w 1565"/>
                              <a:gd name="T74" fmla="+- 0 2008 816"/>
                              <a:gd name="T75" fmla="*/ 2008 h 1228"/>
                              <a:gd name="T76" fmla="+- 0 8331 7197"/>
                              <a:gd name="T77" fmla="*/ T76 w 1565"/>
                              <a:gd name="T78" fmla="+- 0 1882 816"/>
                              <a:gd name="T79" fmla="*/ 1882 h 1228"/>
                              <a:gd name="T80" fmla="+- 0 8378 7197"/>
                              <a:gd name="T81" fmla="*/ T80 w 1565"/>
                              <a:gd name="T82" fmla="+- 0 1751 816"/>
                              <a:gd name="T83" fmla="*/ 1751 h 1228"/>
                              <a:gd name="T84" fmla="+- 0 8388 7197"/>
                              <a:gd name="T85" fmla="*/ T84 w 1565"/>
                              <a:gd name="T86" fmla="+- 0 1712 816"/>
                              <a:gd name="T87" fmla="*/ 1712 h 1228"/>
                              <a:gd name="T88" fmla="+- 0 8449 7197"/>
                              <a:gd name="T89" fmla="*/ T88 w 1565"/>
                              <a:gd name="T90" fmla="+- 0 1561 816"/>
                              <a:gd name="T91" fmla="*/ 1561 h 1228"/>
                              <a:gd name="T92" fmla="+- 0 8489 7197"/>
                              <a:gd name="T93" fmla="*/ T92 w 1565"/>
                              <a:gd name="T94" fmla="+- 0 1449 816"/>
                              <a:gd name="T95" fmla="*/ 1449 h 1228"/>
                              <a:gd name="T96" fmla="+- 0 8504 7197"/>
                              <a:gd name="T97" fmla="*/ T96 w 1565"/>
                              <a:gd name="T98" fmla="+- 0 1330 816"/>
                              <a:gd name="T99" fmla="*/ 1330 h 1228"/>
                              <a:gd name="T100" fmla="+- 0 8562 7197"/>
                              <a:gd name="T101" fmla="*/ T100 w 1565"/>
                              <a:gd name="T102" fmla="+- 0 1211 816"/>
                              <a:gd name="T103" fmla="*/ 1211 h 1228"/>
                              <a:gd name="T104" fmla="+- 0 8654 7197"/>
                              <a:gd name="T105" fmla="*/ T104 w 1565"/>
                              <a:gd name="T106" fmla="+- 0 1146 816"/>
                              <a:gd name="T107" fmla="*/ 1146 h 1228"/>
                              <a:gd name="T108" fmla="+- 0 8749 7197"/>
                              <a:gd name="T109" fmla="*/ T108 w 1565"/>
                              <a:gd name="T110" fmla="+- 0 1038 816"/>
                              <a:gd name="T111" fmla="*/ 1038 h 1228"/>
                              <a:gd name="T112" fmla="+- 0 8756 7197"/>
                              <a:gd name="T113" fmla="*/ T112 w 1565"/>
                              <a:gd name="T114" fmla="+- 0 985 816"/>
                              <a:gd name="T115" fmla="*/ 985 h 1228"/>
                              <a:gd name="T116" fmla="+- 0 8629 7197"/>
                              <a:gd name="T117" fmla="*/ T116 w 1565"/>
                              <a:gd name="T118" fmla="+- 0 916 816"/>
                              <a:gd name="T119" fmla="*/ 916 h 1228"/>
                              <a:gd name="T120" fmla="+- 0 8490 7197"/>
                              <a:gd name="T121" fmla="*/ T120 w 1565"/>
                              <a:gd name="T122" fmla="+- 0 879 816"/>
                              <a:gd name="T123" fmla="*/ 879 h 1228"/>
                              <a:gd name="T124" fmla="+- 0 8381 7197"/>
                              <a:gd name="T125" fmla="*/ T124 w 1565"/>
                              <a:gd name="T126" fmla="+- 0 850 816"/>
                              <a:gd name="T127" fmla="*/ 850 h 1228"/>
                              <a:gd name="T128" fmla="+- 0 8302 7197"/>
                              <a:gd name="T129" fmla="*/ T128 w 1565"/>
                              <a:gd name="T130" fmla="+- 0 828 816"/>
                              <a:gd name="T131" fmla="*/ 828 h 1228"/>
                              <a:gd name="T132" fmla="+- 0 8217 7197"/>
                              <a:gd name="T133" fmla="*/ T132 w 1565"/>
                              <a:gd name="T134" fmla="+- 0 816 816"/>
                              <a:gd name="T135" fmla="*/ 816 h 1228"/>
                              <a:gd name="T136" fmla="+- 0 8139 7197"/>
                              <a:gd name="T137" fmla="*/ T136 w 1565"/>
                              <a:gd name="T138" fmla="+- 0 832 816"/>
                              <a:gd name="T139" fmla="*/ 832 h 1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565" h="1228">
                                <a:moveTo>
                                  <a:pt x="915" y="42"/>
                                </a:moveTo>
                                <a:lnTo>
                                  <a:pt x="849" y="63"/>
                                </a:lnTo>
                                <a:lnTo>
                                  <a:pt x="779" y="78"/>
                                </a:lnTo>
                                <a:lnTo>
                                  <a:pt x="706" y="93"/>
                                </a:lnTo>
                                <a:lnTo>
                                  <a:pt x="635" y="110"/>
                                </a:lnTo>
                                <a:lnTo>
                                  <a:pt x="569" y="135"/>
                                </a:lnTo>
                                <a:lnTo>
                                  <a:pt x="510" y="172"/>
                                </a:lnTo>
                                <a:lnTo>
                                  <a:pt x="448" y="235"/>
                                </a:lnTo>
                                <a:lnTo>
                                  <a:pt x="419" y="269"/>
                                </a:lnTo>
                                <a:lnTo>
                                  <a:pt x="389" y="302"/>
                                </a:lnTo>
                                <a:lnTo>
                                  <a:pt x="339" y="344"/>
                                </a:lnTo>
                                <a:lnTo>
                                  <a:pt x="283" y="379"/>
                                </a:lnTo>
                                <a:lnTo>
                                  <a:pt x="225" y="407"/>
                                </a:lnTo>
                                <a:lnTo>
                                  <a:pt x="164" y="432"/>
                                </a:lnTo>
                                <a:lnTo>
                                  <a:pt x="130" y="445"/>
                                </a:lnTo>
                                <a:lnTo>
                                  <a:pt x="97" y="460"/>
                                </a:lnTo>
                                <a:lnTo>
                                  <a:pt x="47" y="501"/>
                                </a:lnTo>
                                <a:lnTo>
                                  <a:pt x="23" y="561"/>
                                </a:lnTo>
                                <a:lnTo>
                                  <a:pt x="9" y="626"/>
                                </a:lnTo>
                                <a:lnTo>
                                  <a:pt x="0" y="716"/>
                                </a:lnTo>
                                <a:lnTo>
                                  <a:pt x="3" y="763"/>
                                </a:lnTo>
                                <a:lnTo>
                                  <a:pt x="25" y="853"/>
                                </a:lnTo>
                                <a:lnTo>
                                  <a:pt x="60" y="921"/>
                                </a:lnTo>
                                <a:lnTo>
                                  <a:pt x="104" y="983"/>
                                </a:lnTo>
                                <a:lnTo>
                                  <a:pt x="153" y="1039"/>
                                </a:lnTo>
                                <a:lnTo>
                                  <a:pt x="235" y="1101"/>
                                </a:lnTo>
                                <a:lnTo>
                                  <a:pt x="307" y="1135"/>
                                </a:lnTo>
                                <a:lnTo>
                                  <a:pt x="385" y="1161"/>
                                </a:lnTo>
                                <a:lnTo>
                                  <a:pt x="465" y="1183"/>
                                </a:lnTo>
                                <a:lnTo>
                                  <a:pt x="542" y="1201"/>
                                </a:lnTo>
                                <a:lnTo>
                                  <a:pt x="619" y="1217"/>
                                </a:lnTo>
                                <a:lnTo>
                                  <a:pt x="695" y="1226"/>
                                </a:lnTo>
                                <a:lnTo>
                                  <a:pt x="773" y="1227"/>
                                </a:lnTo>
                                <a:lnTo>
                                  <a:pt x="815" y="1223"/>
                                </a:lnTo>
                                <a:lnTo>
                                  <a:pt x="858" y="1218"/>
                                </a:lnTo>
                                <a:lnTo>
                                  <a:pt x="902" y="1211"/>
                                </a:lnTo>
                                <a:lnTo>
                                  <a:pt x="947" y="1205"/>
                                </a:lnTo>
                                <a:lnTo>
                                  <a:pt x="1028" y="1192"/>
                                </a:lnTo>
                                <a:lnTo>
                                  <a:pt x="1101" y="1133"/>
                                </a:lnTo>
                                <a:lnTo>
                                  <a:pt x="1134" y="1066"/>
                                </a:lnTo>
                                <a:lnTo>
                                  <a:pt x="1161" y="1002"/>
                                </a:lnTo>
                                <a:lnTo>
                                  <a:pt x="1181" y="935"/>
                                </a:lnTo>
                                <a:lnTo>
                                  <a:pt x="1184" y="920"/>
                                </a:lnTo>
                                <a:lnTo>
                                  <a:pt x="1191" y="896"/>
                                </a:lnTo>
                                <a:lnTo>
                                  <a:pt x="1213" y="828"/>
                                </a:lnTo>
                                <a:lnTo>
                                  <a:pt x="1252" y="745"/>
                                </a:lnTo>
                                <a:lnTo>
                                  <a:pt x="1271" y="703"/>
                                </a:lnTo>
                                <a:lnTo>
                                  <a:pt x="1292" y="633"/>
                                </a:lnTo>
                                <a:lnTo>
                                  <a:pt x="1302" y="549"/>
                                </a:lnTo>
                                <a:lnTo>
                                  <a:pt x="1307" y="514"/>
                                </a:lnTo>
                                <a:lnTo>
                                  <a:pt x="1324" y="450"/>
                                </a:lnTo>
                                <a:lnTo>
                                  <a:pt x="1365" y="395"/>
                                </a:lnTo>
                                <a:lnTo>
                                  <a:pt x="1427" y="351"/>
                                </a:lnTo>
                                <a:lnTo>
                                  <a:pt x="1457" y="330"/>
                                </a:lnTo>
                                <a:lnTo>
                                  <a:pt x="1509" y="279"/>
                                </a:lnTo>
                                <a:lnTo>
                                  <a:pt x="1552" y="222"/>
                                </a:lnTo>
                                <a:lnTo>
                                  <a:pt x="1565" y="188"/>
                                </a:lnTo>
                                <a:lnTo>
                                  <a:pt x="1559" y="169"/>
                                </a:lnTo>
                                <a:lnTo>
                                  <a:pt x="1501" y="128"/>
                                </a:lnTo>
                                <a:lnTo>
                                  <a:pt x="1432" y="100"/>
                                </a:lnTo>
                                <a:lnTo>
                                  <a:pt x="1363" y="80"/>
                                </a:lnTo>
                                <a:lnTo>
                                  <a:pt x="1293" y="63"/>
                                </a:lnTo>
                                <a:lnTo>
                                  <a:pt x="1223" y="45"/>
                                </a:lnTo>
                                <a:lnTo>
                                  <a:pt x="1184" y="34"/>
                                </a:lnTo>
                                <a:lnTo>
                                  <a:pt x="1145" y="22"/>
                                </a:lnTo>
                                <a:lnTo>
                                  <a:pt x="1105" y="12"/>
                                </a:lnTo>
                                <a:lnTo>
                                  <a:pt x="1064" y="4"/>
                                </a:lnTo>
                                <a:lnTo>
                                  <a:pt x="1020" y="0"/>
                                </a:lnTo>
                                <a:lnTo>
                                  <a:pt x="978" y="3"/>
                                </a:lnTo>
                                <a:lnTo>
                                  <a:pt x="942" y="16"/>
                                </a:lnTo>
                                <a:lnTo>
                                  <a:pt x="915" y="42"/>
                                </a:lnTo>
                                <a:close/>
                              </a:path>
                            </a:pathLst>
                          </a:custGeom>
                          <a:noFill/>
                          <a:ln w="5366">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Text Box 480"/>
                        <wps:cNvSpPr txBox="1">
                          <a:spLocks noChangeArrowheads="1"/>
                        </wps:cNvSpPr>
                        <wps:spPr bwMode="auto">
                          <a:xfrm>
                            <a:off x="9200" y="1811"/>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92629" w14:textId="77777777" w:rsidR="00121D20" w:rsidRDefault="00121D20">
                              <w:pPr>
                                <w:spacing w:line="114" w:lineRule="exact"/>
                                <w:rPr>
                                  <w:rFonts w:ascii="Calibri"/>
                                  <w:sz w:val="11"/>
                                </w:rPr>
                              </w:pPr>
                              <w:r>
                                <w:rPr>
                                  <w:rFonts w:ascii="Calibri"/>
                                  <w:color w:val="FFFFFF"/>
                                  <w:w w:val="103"/>
                                  <w:sz w:val="11"/>
                                </w:rPr>
                                <w:t>9</w:t>
                              </w:r>
                            </w:p>
                          </w:txbxContent>
                        </wps:txbx>
                        <wps:bodyPr rot="0" vert="horz" wrap="square" lIns="0" tIns="0" rIns="0" bIns="0" anchor="t" anchorCtr="0" upright="1">
                          <a:noAutofit/>
                        </wps:bodyPr>
                      </wps:wsp>
                      <wps:wsp>
                        <wps:cNvPr id="483" name="Text Box 479"/>
                        <wps:cNvSpPr txBox="1">
                          <a:spLocks noChangeArrowheads="1"/>
                        </wps:cNvSpPr>
                        <wps:spPr bwMode="auto">
                          <a:xfrm>
                            <a:off x="7646" y="1811"/>
                            <a:ext cx="53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8223F" w14:textId="77777777" w:rsidR="00121D20" w:rsidRDefault="00121D20">
                              <w:pPr>
                                <w:tabs>
                                  <w:tab w:val="left" w:pos="457"/>
                                </w:tabs>
                                <w:spacing w:line="114" w:lineRule="exact"/>
                                <w:rPr>
                                  <w:rFonts w:ascii="Calibri"/>
                                  <w:sz w:val="11"/>
                                </w:rPr>
                              </w:pPr>
                              <w:r>
                                <w:rPr>
                                  <w:rFonts w:ascii="Calibri"/>
                                  <w:color w:val="FFFFFF"/>
                                  <w:w w:val="105"/>
                                  <w:sz w:val="11"/>
                                </w:rPr>
                                <w:t>7</w:t>
                              </w:r>
                              <w:r>
                                <w:rPr>
                                  <w:rFonts w:ascii="Calibri"/>
                                  <w:color w:val="FFFFFF"/>
                                  <w:w w:val="105"/>
                                  <w:sz w:val="11"/>
                                </w:rPr>
                                <w:tab/>
                                <w:t>8</w:t>
                              </w:r>
                            </w:p>
                          </w:txbxContent>
                        </wps:txbx>
                        <wps:bodyPr rot="0" vert="horz" wrap="square" lIns="0" tIns="0" rIns="0" bIns="0" anchor="t" anchorCtr="0" upright="1">
                          <a:noAutofit/>
                        </wps:bodyPr>
                      </wps:wsp>
                      <wps:wsp>
                        <wps:cNvPr id="484" name="Text Box 478"/>
                        <wps:cNvSpPr txBox="1">
                          <a:spLocks noChangeArrowheads="1"/>
                        </wps:cNvSpPr>
                        <wps:spPr bwMode="auto">
                          <a:xfrm>
                            <a:off x="8972" y="1454"/>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10E4C" w14:textId="77777777" w:rsidR="00121D20" w:rsidRDefault="00121D20">
                              <w:pPr>
                                <w:spacing w:line="114" w:lineRule="exact"/>
                                <w:rPr>
                                  <w:rFonts w:ascii="Calibri"/>
                                  <w:sz w:val="11"/>
                                </w:rPr>
                              </w:pPr>
                              <w:r>
                                <w:rPr>
                                  <w:rFonts w:ascii="Calibri"/>
                                  <w:color w:val="FFFFFF"/>
                                  <w:w w:val="103"/>
                                  <w:sz w:val="11"/>
                                </w:rPr>
                                <w:t>6</w:t>
                              </w:r>
                            </w:p>
                          </w:txbxContent>
                        </wps:txbx>
                        <wps:bodyPr rot="0" vert="horz" wrap="square" lIns="0" tIns="0" rIns="0" bIns="0" anchor="t" anchorCtr="0" upright="1">
                          <a:noAutofit/>
                        </wps:bodyPr>
                      </wps:wsp>
                      <wps:wsp>
                        <wps:cNvPr id="485" name="Text Box 477"/>
                        <wps:cNvSpPr txBox="1">
                          <a:spLocks noChangeArrowheads="1"/>
                        </wps:cNvSpPr>
                        <wps:spPr bwMode="auto">
                          <a:xfrm>
                            <a:off x="7374" y="1357"/>
                            <a:ext cx="1044"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FD50A" w14:textId="77777777" w:rsidR="00121D20" w:rsidRDefault="00121D20">
                              <w:pPr>
                                <w:tabs>
                                  <w:tab w:val="left" w:pos="965"/>
                                </w:tabs>
                                <w:spacing w:line="118" w:lineRule="exact"/>
                                <w:rPr>
                                  <w:rFonts w:ascii="Calibri"/>
                                  <w:sz w:val="11"/>
                                </w:rPr>
                              </w:pPr>
                              <w:r>
                                <w:rPr>
                                  <w:rFonts w:ascii="Calibri"/>
                                  <w:color w:val="FFFFFF"/>
                                  <w:w w:val="105"/>
                                  <w:sz w:val="11"/>
                                </w:rPr>
                                <w:t>3</w:t>
                              </w:r>
                              <w:r>
                                <w:rPr>
                                  <w:rFonts w:ascii="Calibri"/>
                                  <w:color w:val="FFFFFF"/>
                                  <w:w w:val="105"/>
                                  <w:sz w:val="11"/>
                                </w:rPr>
                                <w:tab/>
                                <w:t>4</w:t>
                              </w:r>
                            </w:p>
                          </w:txbxContent>
                        </wps:txbx>
                        <wps:bodyPr rot="0" vert="horz" wrap="square" lIns="0" tIns="0" rIns="0" bIns="0" anchor="t" anchorCtr="0" upright="1">
                          <a:noAutofit/>
                        </wps:bodyPr>
                      </wps:wsp>
                      <wps:wsp>
                        <wps:cNvPr id="486" name="Text Box 476"/>
                        <wps:cNvSpPr txBox="1">
                          <a:spLocks noChangeArrowheads="1"/>
                        </wps:cNvSpPr>
                        <wps:spPr bwMode="auto">
                          <a:xfrm>
                            <a:off x="9200" y="1099"/>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C1BF" w14:textId="77777777" w:rsidR="00121D20" w:rsidRDefault="00121D20">
                              <w:pPr>
                                <w:spacing w:line="114" w:lineRule="exact"/>
                                <w:rPr>
                                  <w:rFonts w:ascii="Calibri"/>
                                  <w:sz w:val="11"/>
                                </w:rPr>
                              </w:pPr>
                              <w:r>
                                <w:rPr>
                                  <w:rFonts w:ascii="Calibri"/>
                                  <w:color w:val="FFFFFF"/>
                                  <w:w w:val="103"/>
                                  <w:sz w:val="11"/>
                                </w:rPr>
                                <w:t>5</w:t>
                              </w:r>
                            </w:p>
                          </w:txbxContent>
                        </wps:txbx>
                        <wps:bodyPr rot="0" vert="horz" wrap="square" lIns="0" tIns="0" rIns="0" bIns="0" anchor="t" anchorCtr="0" upright="1">
                          <a:noAutofit/>
                        </wps:bodyPr>
                      </wps:wsp>
                      <wps:wsp>
                        <wps:cNvPr id="487" name="Text Box 475"/>
                        <wps:cNvSpPr txBox="1">
                          <a:spLocks noChangeArrowheads="1"/>
                        </wps:cNvSpPr>
                        <wps:spPr bwMode="auto">
                          <a:xfrm>
                            <a:off x="7855" y="1099"/>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7CE0B" w14:textId="77777777" w:rsidR="00121D20" w:rsidRDefault="00121D20">
                              <w:pPr>
                                <w:spacing w:line="114" w:lineRule="exact"/>
                                <w:rPr>
                                  <w:rFonts w:ascii="Calibri"/>
                                  <w:sz w:val="11"/>
                                </w:rPr>
                              </w:pPr>
                              <w:r>
                                <w:rPr>
                                  <w:rFonts w:ascii="Calibri"/>
                                  <w:color w:val="FFFFFF"/>
                                  <w:w w:val="103"/>
                                  <w:sz w:val="11"/>
                                </w:rPr>
                                <w:t>1</w:t>
                              </w:r>
                            </w:p>
                          </w:txbxContent>
                        </wps:txbx>
                        <wps:bodyPr rot="0" vert="horz" wrap="square" lIns="0" tIns="0" rIns="0" bIns="0" anchor="t" anchorCtr="0" upright="1">
                          <a:noAutofit/>
                        </wps:bodyPr>
                      </wps:wsp>
                      <wps:wsp>
                        <wps:cNvPr id="488" name="Text Box 474"/>
                        <wps:cNvSpPr txBox="1">
                          <a:spLocks noChangeArrowheads="1"/>
                        </wps:cNvSpPr>
                        <wps:spPr bwMode="auto">
                          <a:xfrm>
                            <a:off x="8618" y="968"/>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F4A37" w14:textId="77777777" w:rsidR="00121D20" w:rsidRDefault="00121D20">
                              <w:pPr>
                                <w:spacing w:line="114" w:lineRule="exact"/>
                                <w:rPr>
                                  <w:rFonts w:ascii="Calibri"/>
                                  <w:sz w:val="11"/>
                                </w:rPr>
                              </w:pPr>
                              <w:r>
                                <w:rPr>
                                  <w:rFonts w:ascii="Calibri"/>
                                  <w:color w:val="FFFFFF"/>
                                  <w:w w:val="103"/>
                                  <w:sz w:val="11"/>
                                </w:rPr>
                                <w:t>2</w:t>
                              </w:r>
                            </w:p>
                          </w:txbxContent>
                        </wps:txbx>
                        <wps:bodyPr rot="0" vert="horz" wrap="square" lIns="0" tIns="0" rIns="0" bIns="0" anchor="t" anchorCtr="0" upright="1">
                          <a:noAutofit/>
                        </wps:bodyPr>
                      </wps:wsp>
                      <wps:wsp>
                        <wps:cNvPr id="489" name="Text Box 473"/>
                        <wps:cNvSpPr txBox="1">
                          <a:spLocks noChangeArrowheads="1"/>
                        </wps:cNvSpPr>
                        <wps:spPr bwMode="auto">
                          <a:xfrm>
                            <a:off x="8236" y="842"/>
                            <a:ext cx="7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D1407" w14:textId="77777777" w:rsidR="00121D20" w:rsidRDefault="00121D20">
                              <w:pPr>
                                <w:spacing w:line="114" w:lineRule="exact"/>
                                <w:rPr>
                                  <w:rFonts w:ascii="Calibri"/>
                                  <w:sz w:val="11"/>
                                </w:rPr>
                              </w:pPr>
                              <w:r>
                                <w:rPr>
                                  <w:rFonts w:ascii="Calibri"/>
                                  <w:color w:val="FFFFFF"/>
                                  <w:w w:val="103"/>
                                  <w:sz w:val="11"/>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9E2D35" id="Group 472" o:spid="_x0000_s1027" style="position:absolute;left:0;text-align:left;margin-left:358.2pt;margin-top:39.4pt;width:112.85pt;height:64.7pt;z-index:251667456;mso-position-horizontal-relative:page" coordorigin="7164,788" coordsize="2257,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">
                <v:rect id="Rectangle 488" o:spid="_x0000_s1028" style="position:absolute;left:7167;top:792;width:2248;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" filled="f" strokeweight=".14906mm">
                  <v:stroke dashstyle="3 1"/>
                </v:rect>
                <v:shape id="Freeform 487" o:spid="_x0000_s1029" style="position:absolute;left:8292;top:1052;width:1031;height:883;visibility:visible;mso-wrap-style:square;v-text-anchor:top" coordsize="103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" path="m937,l889,2,858,25,813,65,755,93r-66,21l617,128,466,152r-73,14l326,185r-46,19l236,225r-47,20l136,261r-34,7l68,274r-30,8l16,293,3,310,,332r5,24l48,436r44,47l157,523r76,28l313,574r80,24l466,629r47,30l598,726r45,30l684,775r86,35l814,832r30,17l873,865r30,13l935,882r23,-3l981,871r20,-12l1017,844r14,-31l1029,776r-10,-40l1005,692,986,626,972,557r-9,-69l960,420r3,-56l970,308r12,-57l998,192r11,-38l1018,117r4,-35l1017,52,986,16,937,xe" fillcolor="#7e7e7e" stroked="f">
                  <v:fill opacity="6425f"/>
                  <v:path arrowok="t" o:connecttype="custom" o:connectlocs="937,1053;889,1055;858,1078;813,1118;755,1146;689,1167;617,1181;466,1205;393,1219;326,1238;280,1257;236,1278;189,1298;136,1314;102,1321;68,1327;38,1335;16,1346;3,1363;0,1385;5,1409;48,1489;92,1536;157,1576;233,1604;313,1627;393,1651;466,1682;513,1712;598,1779;643,1809;684,1828;770,1863;814,1885;844,1902;873,1918;903,1931;935,1935;958,1932;981,1924;1001,1912;1017,1897;1031,1866;1029,1829;1019,1789;1005,1745;986,1679;972,1610;963,1541;960,1473;963,1417;970,1361;982,1304;998,1245;1009,1207;1018,1170;1022,1135;1017,1105;986,1069;937,1053" o:connectangles="0,0,0,0,0,0,0,0,0,0,0,0,0,0,0,0,0,0,0,0,0,0,0,0,0,0,0,0,0,0,0,0,0,0,0,0,0,0,0,0,0,0,0,0,0,0,0,0,0,0,0,0,0,0,0,0,0,0,0,0"/>
                </v:shape>
                <v:shape id="Freeform 486" o:spid="_x0000_s1030" style="position:absolute;left:8292;top:1052;width:1031;height:883;visibility:visible;mso-wrap-style:square;v-text-anchor:top" coordsize="103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" path="m858,25l813,65,755,93r-66,21l617,128r-76,12l466,152r-73,14l326,185r-46,19l236,225r-47,20l136,261r-34,7l68,274r-30,8l16,293,3,310,,332r5,24l48,436r44,47l157,523r76,28l313,574r80,24l466,629r47,30l556,693r42,33l643,756r41,19l726,792r44,18l814,832r30,17l873,865r30,13l935,882r23,-3l981,871r20,-12l1017,844r14,-31l1029,776r-10,-40l1005,692,986,626,972,557r-9,-69l960,420r3,-56l970,308r12,-57l998,192r11,-38l1018,117r4,-35l1017,52,986,16,937,,889,2,858,25xe" filled="f" strokecolor="#7e7e7e" strokeweight=".14906mm">
                  <v:path arrowok="t" o:connecttype="custom" o:connectlocs="858,1078;813,1118;755,1146;689,1167;617,1181;541,1193;466,1205;393,1219;326,1238;280,1257;236,1278;189,1298;136,1314;102,1321;68,1327;38,1335;16,1346;3,1363;0,1385;5,1409;48,1489;92,1536;157,1576;233,1604;313,1627;393,1651;466,1682;513,1712;556,1746;598,1779;643,1809;684,1828;726,1845;770,1863;814,1885;844,1902;873,1918;903,1931;935,1935;958,1932;981,1924;1001,1912;1017,1897;1031,1866;1029,1829;1019,1789;1005,1745;986,1679;972,1610;963,1541;960,1473;963,1417;970,1361;982,1304;998,1245;1009,1207;1018,1170;1022,1135;1017,1105;986,1069;937,1053;889,1055;858,1078" o:connectangles="0,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5" o:spid="_x0000_s1031" type="#_x0000_t75" style="position:absolute;left:7244;top:1079;width:1194;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">
                  <v:imagedata r:id="rId11" o:title=""/>
                </v:shape>
                <v:shape id="Picture 484" o:spid="_x0000_s1032" type="#_x0000_t75" style="position:absolute;left:7239;top:825;width:2054;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">
                  <v:imagedata r:id="rId12" o:title=""/>
                </v:shape>
                <v:line id="Line 483" o:spid="_x0000_s1033" style="position:absolute;visibility:visible;mso-wrap-style:square" from="8325,1366" to="8325,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" strokecolor="#5b9bd4" strokeweight=".29811mm"/>
                <v:shape id="Freeform 482" o:spid="_x0000_s1034" style="position:absolute;left:7197;top:816;width:1565;height:1228;visibility:visible;mso-wrap-style:square;v-text-anchor:top" coordsize="1565,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" path="m1020,l978,3,942,16,915,42,849,63,779,78,706,93r-71,17l569,135r-59,37l448,235r-29,34l389,302r-50,42l283,379r-58,28l164,432r-34,13l97,460,47,501,23,561,9,626,,716r3,47l25,853r35,68l104,983r49,56l235,1101r72,34l385,1161r80,22l542,1201r77,16l695,1226r78,1l815,1223r43,-5l902,1211r45,-6l1028,1192r73,-59l1143,1044r26,-64l1184,920r7,-24l1213,828r39,-83l1271,703r21,-70l1302,549r5,-35l1324,450r41,-55l1427,351r30,-21l1509,279r43,-57l1565,188r-6,-19l1501,128r-69,-28l1363,80,1293,63,1223,45,1145,22,1105,12,1064,4,1020,xe" fillcolor="#7e7e7e" stroked="f">
                  <v:fill opacity="6425f"/>
                  <v:path arrowok="t" o:connecttype="custom" o:connectlocs="978,819;915,858;779,894;635,926;510,988;419,1085;339,1160;225,1223;130,1261;47,1317;9,1442;3,1579;60,1737;153,1855;307,1951;465,1999;619,2033;773,2043;858,2034;947,2021;1101,1949;1169,1796;1191,1712;1252,1561;1292,1449;1307,1330;1365,1211;1457,1146;1552,1038;1559,985;1432,916;1293,879;1145,838;1064,820" o:connectangles="0,0,0,0,0,0,0,0,0,0,0,0,0,0,0,0,0,0,0,0,0,0,0,0,0,0,0,0,0,0,0,0,0,0"/>
                </v:shape>
                <v:shape id="Freeform 481" o:spid="_x0000_s1035" style="position:absolute;left:7197;top:816;width:1565;height:1228;visibility:visible;mso-wrap-style:square;v-text-anchor:top" coordsize="1565,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" path="m915,42l849,63,779,78,706,93r-71,17l569,135r-59,37l448,235r-29,34l389,302r-50,42l283,379r-58,28l164,432r-34,13l97,460,47,501,23,561,9,626,,716r3,47l25,853r35,68l104,983r49,56l235,1101r72,34l385,1161r80,22l542,1201r77,16l695,1226r78,1l815,1223r43,-5l902,1211r45,-6l1028,1192r73,-59l1134,1066r27,-64l1181,935r3,-15l1191,896r22,-68l1252,745r19,-42l1292,633r10,-84l1307,514r17,-64l1365,395r62,-44l1457,330r52,-51l1552,222r13,-34l1559,169r-58,-41l1432,100,1363,80,1293,63,1223,45,1184,34,1145,22,1105,12,1064,4,1020,,978,3,942,16,915,42xe" filled="f" strokecolor="#7e7e7e" strokeweight=".14906mm">
                  <v:path arrowok="t" o:connecttype="custom" o:connectlocs="849,879;706,909;569,951;448,1051;389,1118;283,1195;164,1248;97,1276;23,1377;0,1532;25,1669;104,1799;235,1917;385,1977;542,2017;695,2042;815,2039;902,2027;1028,2008;1134,1882;1181,1751;1191,1712;1252,1561;1292,1449;1307,1330;1365,1211;1457,1146;1552,1038;1559,985;1432,916;1293,879;1184,850;1105,828;1020,816;942,832" o:connectangles="0,0,0,0,0,0,0,0,0,0,0,0,0,0,0,0,0,0,0,0,0,0,0,0,0,0,0,0,0,0,0,0,0,0,0"/>
                </v:shape>
                <v:shape id="Text Box 480" o:spid="_x0000_s1036" type="#_x0000_t202" style="position:absolute;left:9200;top:1811;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xAAAANwAAAAPAAAAZHJzL2Rvd25yZXYueG1sRI9Ba8JA&#10;FITvgv9heQVvuqmI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P79yt3EAAAA3AAAAA8A&#10;AAAAAAAAAAAAAAAABwIAAGRycy9kb3ducmV2LnhtbFBLBQYAAAAAAwADALcAAAD4AgAAAAA=&#10;" filled="f" stroked="f">
                  <v:textbox inset="0,0,0,0">
                    <w:txbxContent>
                      <w:p w14:paraId="22A92629" w14:textId="77777777" w:rsidR="00121D20" w:rsidRDefault="00121D20">
                        <w:pPr>
                          <w:spacing w:line="114" w:lineRule="exact"/>
                          <w:rPr>
                            <w:rFonts w:ascii="Calibri"/>
                            <w:sz w:val="11"/>
                          </w:rPr>
                        </w:pPr>
                        <w:r>
                          <w:rPr>
                            <w:rFonts w:ascii="Calibri"/>
                            <w:color w:val="FFFFFF"/>
                            <w:w w:val="103"/>
                            <w:sz w:val="11"/>
                          </w:rPr>
                          <w:t>9</w:t>
                        </w:r>
                      </w:p>
                    </w:txbxContent>
                  </v:textbox>
                </v:shape>
                <v:shape id="Text Box 479" o:spid="_x0000_s1037" type="#_x0000_t202" style="position:absolute;left:7646;top:1811;width:53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33E8223F" w14:textId="77777777" w:rsidR="00121D20" w:rsidRDefault="00121D20">
                        <w:pPr>
                          <w:tabs>
                            <w:tab w:val="left" w:pos="457"/>
                          </w:tabs>
                          <w:spacing w:line="114" w:lineRule="exact"/>
                          <w:rPr>
                            <w:rFonts w:ascii="Calibri"/>
                            <w:sz w:val="11"/>
                          </w:rPr>
                        </w:pPr>
                        <w:r>
                          <w:rPr>
                            <w:rFonts w:ascii="Calibri"/>
                            <w:color w:val="FFFFFF"/>
                            <w:w w:val="105"/>
                            <w:sz w:val="11"/>
                          </w:rPr>
                          <w:t>7</w:t>
                        </w:r>
                        <w:r>
                          <w:rPr>
                            <w:rFonts w:ascii="Calibri"/>
                            <w:color w:val="FFFFFF"/>
                            <w:w w:val="105"/>
                            <w:sz w:val="11"/>
                          </w:rPr>
                          <w:tab/>
                          <w:t>8</w:t>
                        </w:r>
                      </w:p>
                    </w:txbxContent>
                  </v:textbox>
                </v:shape>
                <v:shape id="Text Box 478" o:spid="_x0000_s1038" type="#_x0000_t202" style="position:absolute;left:8972;top:1454;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cyxQAAANwAAAAPAAAAZHJzL2Rvd25yZXYueG1sRI9Ba8JA&#10;FITvgv9heYXedFMR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AeWPcyxQAAANwAAAAP&#10;AAAAAAAAAAAAAAAAAAcCAABkcnMvZG93bnJldi54bWxQSwUGAAAAAAMAAwC3AAAA+QIAAAAA&#10;" filled="f" stroked="f">
                  <v:textbox inset="0,0,0,0">
                    <w:txbxContent>
                      <w:p w14:paraId="40D10E4C" w14:textId="77777777" w:rsidR="00121D20" w:rsidRDefault="00121D20">
                        <w:pPr>
                          <w:spacing w:line="114" w:lineRule="exact"/>
                          <w:rPr>
                            <w:rFonts w:ascii="Calibri"/>
                            <w:sz w:val="11"/>
                          </w:rPr>
                        </w:pPr>
                        <w:r>
                          <w:rPr>
                            <w:rFonts w:ascii="Calibri"/>
                            <w:color w:val="FFFFFF"/>
                            <w:w w:val="103"/>
                            <w:sz w:val="11"/>
                          </w:rPr>
                          <w:t>6</w:t>
                        </w:r>
                      </w:p>
                    </w:txbxContent>
                  </v:textbox>
                </v:shape>
                <v:shape id="Text Box 477" o:spid="_x0000_s1039" type="#_x0000_t202" style="position:absolute;left:7374;top:1357;width:1044;height: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369FD50A" w14:textId="77777777" w:rsidR="00121D20" w:rsidRDefault="00121D20">
                        <w:pPr>
                          <w:tabs>
                            <w:tab w:val="left" w:pos="965"/>
                          </w:tabs>
                          <w:spacing w:line="118" w:lineRule="exact"/>
                          <w:rPr>
                            <w:rFonts w:ascii="Calibri"/>
                            <w:sz w:val="11"/>
                          </w:rPr>
                        </w:pPr>
                        <w:r>
                          <w:rPr>
                            <w:rFonts w:ascii="Calibri"/>
                            <w:color w:val="FFFFFF"/>
                            <w:w w:val="105"/>
                            <w:sz w:val="11"/>
                          </w:rPr>
                          <w:t>3</w:t>
                        </w:r>
                        <w:r>
                          <w:rPr>
                            <w:rFonts w:ascii="Calibri"/>
                            <w:color w:val="FFFFFF"/>
                            <w:w w:val="105"/>
                            <w:sz w:val="11"/>
                          </w:rPr>
                          <w:tab/>
                          <w:t>4</w:t>
                        </w:r>
                      </w:p>
                    </w:txbxContent>
                  </v:textbox>
                </v:shape>
                <v:shape id="Text Box 476" o:spid="_x0000_s1040" type="#_x0000_t202" style="position:absolute;left:9200;top:1099;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14:paraId="5FA0C1BF" w14:textId="77777777" w:rsidR="00121D20" w:rsidRDefault="00121D20">
                        <w:pPr>
                          <w:spacing w:line="114" w:lineRule="exact"/>
                          <w:rPr>
                            <w:rFonts w:ascii="Calibri"/>
                            <w:sz w:val="11"/>
                          </w:rPr>
                        </w:pPr>
                        <w:r>
                          <w:rPr>
                            <w:rFonts w:ascii="Calibri"/>
                            <w:color w:val="FFFFFF"/>
                            <w:w w:val="103"/>
                            <w:sz w:val="11"/>
                          </w:rPr>
                          <w:t>5</w:t>
                        </w:r>
                      </w:p>
                    </w:txbxContent>
                  </v:textbox>
                </v:shape>
                <v:shape id="Text Box 475" o:spid="_x0000_s1041" type="#_x0000_t202" style="position:absolute;left:7855;top:1099;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v:textbox inset="0,0,0,0">
                    <w:txbxContent>
                      <w:p w14:paraId="6837CE0B" w14:textId="77777777" w:rsidR="00121D20" w:rsidRDefault="00121D20">
                        <w:pPr>
                          <w:spacing w:line="114" w:lineRule="exact"/>
                          <w:rPr>
                            <w:rFonts w:ascii="Calibri"/>
                            <w:sz w:val="11"/>
                          </w:rPr>
                        </w:pPr>
                        <w:r>
                          <w:rPr>
                            <w:rFonts w:ascii="Calibri"/>
                            <w:color w:val="FFFFFF"/>
                            <w:w w:val="103"/>
                            <w:sz w:val="11"/>
                          </w:rPr>
                          <w:t>1</w:t>
                        </w:r>
                      </w:p>
                    </w:txbxContent>
                  </v:textbox>
                </v:shape>
                <v:shape id="Text Box 474" o:spid="_x0000_s1042" type="#_x0000_t202" style="position:absolute;left:8618;top:968;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03wQAAANwAAAAPAAAAZHJzL2Rvd25yZXYueG1sRE9Ni8Iw&#10;EL0L+x/CLHjTVB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J8V/TfBAAAA3AAAAA8AAAAA&#10;AAAAAAAAAAAABwIAAGRycy9kb3ducmV2LnhtbFBLBQYAAAAAAwADALcAAAD1AgAAAAA=&#10;" filled="f" stroked="f">
                  <v:textbox inset="0,0,0,0">
                    <w:txbxContent>
                      <w:p w14:paraId="543F4A37" w14:textId="77777777" w:rsidR="00121D20" w:rsidRDefault="00121D20">
                        <w:pPr>
                          <w:spacing w:line="114" w:lineRule="exact"/>
                          <w:rPr>
                            <w:rFonts w:ascii="Calibri"/>
                            <w:sz w:val="11"/>
                          </w:rPr>
                        </w:pPr>
                        <w:r>
                          <w:rPr>
                            <w:rFonts w:ascii="Calibri"/>
                            <w:color w:val="FFFFFF"/>
                            <w:w w:val="103"/>
                            <w:sz w:val="11"/>
                          </w:rPr>
                          <w:t>2</w:t>
                        </w:r>
                      </w:p>
                    </w:txbxContent>
                  </v:textbox>
                </v:shape>
                <v:shape id="Text Box 473" o:spid="_x0000_s1043" type="#_x0000_t202" style="position:absolute;left:8236;top:842;width:7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2C4D1407" w14:textId="77777777" w:rsidR="00121D20" w:rsidRDefault="00121D20">
                        <w:pPr>
                          <w:spacing w:line="114" w:lineRule="exact"/>
                          <w:rPr>
                            <w:rFonts w:ascii="Calibri"/>
                            <w:sz w:val="11"/>
                          </w:rPr>
                        </w:pPr>
                        <w:r>
                          <w:rPr>
                            <w:rFonts w:ascii="Calibri"/>
                            <w:color w:val="FFFFFF"/>
                            <w:w w:val="103"/>
                            <w:sz w:val="11"/>
                          </w:rPr>
                          <w:t>0</w:t>
                        </w:r>
                      </w:p>
                    </w:txbxContent>
                  </v:textbox>
                </v:shape>
                <w10:wrap anchorx="page"/>
              </v:group>
            </w:pict>
          </mc:Fallback>
        </mc:AlternateContent>
      </w:r>
      <w:r>
        <w:rPr>
          <w:noProof/>
          <w:lang w:val="en-IN" w:eastAsia="en-IN" w:bidi="hi-IN"/>
        </w:rPr>
        <mc:AlternateContent>
          <mc:Choice Requires="wps">
            <w:drawing>
              <wp:anchor distT="0" distB="0" distL="114300" distR="114300" simplePos="0" relativeHeight="251670528" behindDoc="0" locked="0" layoutInCell="1" allowOverlap="1" wp14:anchorId="0439267F" wp14:editId="4EF728EA">
                <wp:simplePos x="0" y="0"/>
                <wp:positionH relativeFrom="page">
                  <wp:posOffset>6084570</wp:posOffset>
                </wp:positionH>
                <wp:positionV relativeFrom="paragraph">
                  <wp:posOffset>807720</wp:posOffset>
                </wp:positionV>
                <wp:extent cx="474345" cy="207010"/>
                <wp:effectExtent l="0" t="0" r="0" b="0"/>
                <wp:wrapNone/>
                <wp:docPr id="472"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07010"/>
                        </a:xfrm>
                        <a:prstGeom prst="rect">
                          <a:avLst/>
                        </a:prstGeom>
                        <a:solidFill>
                          <a:srgbClr val="D7D7D7">
                            <a:alpha val="39999"/>
                          </a:srgbClr>
                        </a:solidFill>
                        <a:ln w="5366">
                          <a:solidFill>
                            <a:srgbClr val="7E7E7E"/>
                          </a:solidFill>
                          <a:prstDash val="solid"/>
                          <a:miter lim="800000"/>
                          <a:headEnd/>
                          <a:tailEnd/>
                        </a:ln>
                      </wps:spPr>
                      <wps:txbx>
                        <w:txbxContent>
                          <w:p w14:paraId="17B23006" w14:textId="77777777" w:rsidR="00121D20" w:rsidRDefault="00121D20">
                            <w:pPr>
                              <w:spacing w:before="3" w:line="147" w:lineRule="exact"/>
                              <w:ind w:left="37" w:right="31"/>
                              <w:jc w:val="center"/>
                              <w:rPr>
                                <w:rFonts w:ascii="Calibri"/>
                                <w:sz w:val="13"/>
                              </w:rPr>
                            </w:pPr>
                            <w:r>
                              <w:rPr>
                                <w:rFonts w:ascii="Calibri"/>
                                <w:w w:val="105"/>
                                <w:sz w:val="13"/>
                              </w:rPr>
                              <w:t>4-truss</w:t>
                            </w:r>
                          </w:p>
                          <w:p w14:paraId="29E90FA7" w14:textId="77777777" w:rsidR="00121D20" w:rsidRDefault="00121D20">
                            <w:pPr>
                              <w:spacing w:line="147" w:lineRule="exact"/>
                              <w:ind w:left="37" w:right="31"/>
                              <w:jc w:val="center"/>
                              <w:rPr>
                                <w:rFonts w:ascii="Calibri"/>
                                <w:sz w:val="13"/>
                              </w:rPr>
                            </w:pPr>
                            <w:r>
                              <w:rPr>
                                <w:rFonts w:ascii="Calibri"/>
                                <w:w w:val="105"/>
                                <w:sz w:val="13"/>
                              </w:rPr>
                              <w:t>community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39267F" id="Text Box 471" o:spid="_x0000_s1044" type="#_x0000_t202" style="position:absolute;left:0;text-align:left;margin-left:479.1pt;margin-top:63.6pt;width:37.35pt;height:16.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" fillcolor="#d7d7d7" strokecolor="#7e7e7e" strokeweight=".14906mm">
                <v:fill opacity="26214f"/>
                <v:textbox inset="0,0,0,0">
                  <w:txbxContent>
                    <w:p w14:paraId="17B23006" w14:textId="77777777" w:rsidR="00121D20" w:rsidRDefault="00121D20">
                      <w:pPr>
                        <w:spacing w:before="3" w:line="147" w:lineRule="exact"/>
                        <w:ind w:left="37" w:right="31"/>
                        <w:jc w:val="center"/>
                        <w:rPr>
                          <w:rFonts w:ascii="Calibri"/>
                          <w:sz w:val="13"/>
                        </w:rPr>
                      </w:pPr>
                      <w:r>
                        <w:rPr>
                          <w:rFonts w:ascii="Calibri"/>
                          <w:w w:val="105"/>
                          <w:sz w:val="13"/>
                        </w:rPr>
                        <w:t>4-truss</w:t>
                      </w:r>
                    </w:p>
                    <w:p w14:paraId="29E90FA7" w14:textId="77777777" w:rsidR="00121D20" w:rsidRDefault="00121D20">
                      <w:pPr>
                        <w:spacing w:line="147" w:lineRule="exact"/>
                        <w:ind w:left="37" w:right="31"/>
                        <w:jc w:val="center"/>
                        <w:rPr>
                          <w:rFonts w:ascii="Calibri"/>
                          <w:sz w:val="13"/>
                        </w:rPr>
                      </w:pPr>
                      <w:r>
                        <w:rPr>
                          <w:rFonts w:ascii="Calibri"/>
                          <w:w w:val="105"/>
                          <w:sz w:val="13"/>
                        </w:rPr>
                        <w:t>community</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1671552" behindDoc="0" locked="0" layoutInCell="1" allowOverlap="1" wp14:anchorId="1F867A41" wp14:editId="66FCD63D">
                <wp:simplePos x="0" y="0"/>
                <wp:positionH relativeFrom="page">
                  <wp:posOffset>6084570</wp:posOffset>
                </wp:positionH>
                <wp:positionV relativeFrom="paragraph">
                  <wp:posOffset>517525</wp:posOffset>
                </wp:positionV>
                <wp:extent cx="474345" cy="207010"/>
                <wp:effectExtent l="0" t="0" r="0" b="0"/>
                <wp:wrapNone/>
                <wp:docPr id="471"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07010"/>
                        </a:xfrm>
                        <a:prstGeom prst="rect">
                          <a:avLst/>
                        </a:prstGeom>
                        <a:noFill/>
                        <a:ln w="5366">
                          <a:solidFill>
                            <a:srgbClr val="7E7E7E"/>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3C474109" w14:textId="77777777" w:rsidR="00121D20" w:rsidRDefault="00121D20">
                            <w:pPr>
                              <w:spacing w:before="2" w:line="147" w:lineRule="exact"/>
                              <w:ind w:left="37" w:right="31"/>
                              <w:jc w:val="center"/>
                              <w:rPr>
                                <w:rFonts w:ascii="Calibri"/>
                                <w:sz w:val="13"/>
                              </w:rPr>
                            </w:pPr>
                            <w:r>
                              <w:rPr>
                                <w:rFonts w:ascii="Calibri"/>
                                <w:w w:val="105"/>
                                <w:sz w:val="13"/>
                              </w:rPr>
                              <w:t>3-truss</w:t>
                            </w:r>
                          </w:p>
                          <w:p w14:paraId="1496BC2E" w14:textId="77777777" w:rsidR="00121D20" w:rsidRDefault="00121D20">
                            <w:pPr>
                              <w:spacing w:line="147" w:lineRule="exact"/>
                              <w:ind w:left="37" w:right="31"/>
                              <w:jc w:val="center"/>
                              <w:rPr>
                                <w:rFonts w:ascii="Calibri"/>
                                <w:sz w:val="13"/>
                              </w:rPr>
                            </w:pPr>
                            <w:r>
                              <w:rPr>
                                <w:rFonts w:ascii="Calibri"/>
                                <w:w w:val="105"/>
                                <w:sz w:val="13"/>
                              </w:rPr>
                              <w:t>community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867A41" id="Text Box 470" o:spid="_x0000_s1045" type="#_x0000_t202" style="position:absolute;left:0;text-align:left;margin-left:479.1pt;margin-top:40.75pt;width:37.35pt;height:16.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" filled="f" strokecolor="#7e7e7e" strokeweight=".14906mm">
                <v:stroke dashstyle="3 1"/>
                <v:textbox inset="0,0,0,0">
                  <w:txbxContent>
                    <w:p w14:paraId="3C474109" w14:textId="77777777" w:rsidR="00121D20" w:rsidRDefault="00121D20">
                      <w:pPr>
                        <w:spacing w:before="2" w:line="147" w:lineRule="exact"/>
                        <w:ind w:left="37" w:right="31"/>
                        <w:jc w:val="center"/>
                        <w:rPr>
                          <w:rFonts w:ascii="Calibri"/>
                          <w:sz w:val="13"/>
                        </w:rPr>
                      </w:pPr>
                      <w:r>
                        <w:rPr>
                          <w:rFonts w:ascii="Calibri"/>
                          <w:w w:val="105"/>
                          <w:sz w:val="13"/>
                        </w:rPr>
                        <w:t>3-truss</w:t>
                      </w:r>
                    </w:p>
                    <w:p w14:paraId="1496BC2E" w14:textId="77777777" w:rsidR="00121D20" w:rsidRDefault="00121D20">
                      <w:pPr>
                        <w:spacing w:line="147" w:lineRule="exact"/>
                        <w:ind w:left="37" w:right="31"/>
                        <w:jc w:val="center"/>
                        <w:rPr>
                          <w:rFonts w:ascii="Calibri"/>
                          <w:sz w:val="13"/>
                        </w:rPr>
                      </w:pPr>
                      <w:r>
                        <w:rPr>
                          <w:rFonts w:ascii="Calibri"/>
                          <w:w w:val="105"/>
                          <w:sz w:val="13"/>
                        </w:rPr>
                        <w:t>community</w:t>
                      </w:r>
                    </w:p>
                  </w:txbxContent>
                </v:textbox>
                <w10:wrap anchorx="page"/>
              </v:shape>
            </w:pict>
          </mc:Fallback>
        </mc:AlternateContent>
      </w:r>
      <w:bookmarkStart w:id="276" w:name="Preliminaries"/>
      <w:bookmarkStart w:id="277" w:name="_bookmark2"/>
      <w:bookmarkEnd w:id="276"/>
      <w:bookmarkEnd w:id="277"/>
      <w:r w:rsidR="00105EDE">
        <w:rPr>
          <w:spacing w:val="7"/>
          <w:sz w:val="20"/>
        </w:rPr>
        <w:t>P</w:t>
      </w:r>
      <w:r w:rsidR="00105EDE">
        <w:rPr>
          <w:spacing w:val="7"/>
          <w:sz w:val="16"/>
        </w:rPr>
        <w:t>RELIMINARIES</w:t>
      </w:r>
    </w:p>
    <w:p w14:paraId="50F25D85" w14:textId="77777777" w:rsidR="00187908" w:rsidRDefault="00187908">
      <w:pPr>
        <w:pStyle w:val="BodyText"/>
        <w:rPr>
          <w:sz w:val="24"/>
        </w:rPr>
      </w:pPr>
    </w:p>
    <w:p w14:paraId="7CFA8BD5" w14:textId="77777777" w:rsidR="00187908" w:rsidRDefault="00187908">
      <w:pPr>
        <w:pStyle w:val="BodyText"/>
        <w:rPr>
          <w:sz w:val="24"/>
        </w:rPr>
      </w:pPr>
    </w:p>
    <w:p w14:paraId="32D36663" w14:textId="77777777" w:rsidR="00187908" w:rsidRDefault="00187908">
      <w:pPr>
        <w:pStyle w:val="BodyText"/>
        <w:rPr>
          <w:sz w:val="24"/>
        </w:rPr>
      </w:pPr>
    </w:p>
    <w:p w14:paraId="730BAF1D" w14:textId="77777777" w:rsidR="00187908" w:rsidRDefault="00187908">
      <w:pPr>
        <w:pStyle w:val="BodyText"/>
        <w:rPr>
          <w:sz w:val="24"/>
        </w:rPr>
      </w:pPr>
    </w:p>
    <w:p w14:paraId="2249F2DC" w14:textId="77777777" w:rsidR="00187908" w:rsidRDefault="00187908">
      <w:pPr>
        <w:pStyle w:val="BodyText"/>
        <w:rPr>
          <w:sz w:val="24"/>
        </w:rPr>
      </w:pPr>
    </w:p>
    <w:p w14:paraId="09F69733" w14:textId="77777777" w:rsidR="00187908" w:rsidRDefault="00187908">
      <w:pPr>
        <w:pStyle w:val="BodyText"/>
        <w:rPr>
          <w:sz w:val="24"/>
        </w:rPr>
      </w:pPr>
    </w:p>
    <w:p w14:paraId="5413389F" w14:textId="77777777" w:rsidR="00187908" w:rsidRDefault="00187908">
      <w:pPr>
        <w:pStyle w:val="BodyText"/>
        <w:rPr>
          <w:sz w:val="24"/>
        </w:rPr>
      </w:pPr>
    </w:p>
    <w:p w14:paraId="00701557" w14:textId="77777777" w:rsidR="00187908" w:rsidRDefault="00187908">
      <w:pPr>
        <w:pStyle w:val="BodyText"/>
        <w:spacing w:before="1"/>
        <w:rPr>
          <w:sz w:val="26"/>
        </w:rPr>
      </w:pPr>
    </w:p>
    <w:p w14:paraId="66EF5B75" w14:textId="2F820E5B" w:rsidR="00187908" w:rsidRDefault="00F51443">
      <w:pPr>
        <w:ind w:left="781"/>
        <w:rPr>
          <w:sz w:val="16"/>
        </w:rPr>
      </w:pPr>
      <w:r>
        <w:rPr>
          <w:noProof/>
          <w:lang w:val="en-IN" w:eastAsia="en-IN" w:bidi="hi-IN"/>
        </w:rPr>
        <mc:AlternateContent>
          <mc:Choice Requires="wpg">
            <w:drawing>
              <wp:anchor distT="0" distB="0" distL="114300" distR="114300" simplePos="0" relativeHeight="251669504" behindDoc="0" locked="0" layoutInCell="1" allowOverlap="1" wp14:anchorId="050CD839" wp14:editId="1343EA59">
                <wp:simplePos x="0" y="0"/>
                <wp:positionH relativeFrom="page">
                  <wp:posOffset>6082030</wp:posOffset>
                </wp:positionH>
                <wp:positionV relativeFrom="paragraph">
                  <wp:posOffset>-475615</wp:posOffset>
                </wp:positionV>
                <wp:extent cx="479425" cy="212725"/>
                <wp:effectExtent l="0" t="0" r="0" b="0"/>
                <wp:wrapNone/>
                <wp:docPr id="468"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212725"/>
                          <a:chOff x="9578" y="-749"/>
                          <a:chExt cx="755" cy="335"/>
                        </a:xfrm>
                      </wpg:grpSpPr>
                      <pic:pic xmlns:pic="http://schemas.openxmlformats.org/drawingml/2006/picture">
                        <pic:nvPicPr>
                          <pic:cNvPr id="469" name="Picture 4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581" y="-745"/>
                            <a:ext cx="747"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Text Box 468"/>
                        <wps:cNvSpPr txBox="1">
                          <a:spLocks noChangeArrowheads="1"/>
                        </wps:cNvSpPr>
                        <wps:spPr bwMode="auto">
                          <a:xfrm>
                            <a:off x="9581" y="-745"/>
                            <a:ext cx="747" cy="326"/>
                          </a:xfrm>
                          <a:prstGeom prst="rect">
                            <a:avLst/>
                          </a:prstGeom>
                          <a:noFill/>
                          <a:ln w="5366">
                            <a:solidFill>
                              <a:srgbClr val="7E7E7E"/>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9C97F2" w14:textId="77777777" w:rsidR="00121D20" w:rsidRDefault="00121D20">
                              <w:pPr>
                                <w:spacing w:line="156" w:lineRule="exact"/>
                                <w:ind w:left="37" w:right="31"/>
                                <w:jc w:val="center"/>
                                <w:rPr>
                                  <w:rFonts w:ascii="Calibri"/>
                                  <w:sz w:val="13"/>
                                </w:rPr>
                              </w:pPr>
                              <w:r>
                                <w:rPr>
                                  <w:rFonts w:ascii="Calibri"/>
                                  <w:w w:val="105"/>
                                  <w:sz w:val="13"/>
                                </w:rPr>
                                <w:t>5-truss</w:t>
                              </w:r>
                            </w:p>
                            <w:p w14:paraId="797DD648" w14:textId="77777777" w:rsidR="00121D20" w:rsidRDefault="00121D20">
                              <w:pPr>
                                <w:spacing w:before="4" w:line="157" w:lineRule="exact"/>
                                <w:ind w:left="37" w:right="31"/>
                                <w:jc w:val="center"/>
                                <w:rPr>
                                  <w:rFonts w:ascii="Calibri"/>
                                  <w:sz w:val="13"/>
                                </w:rPr>
                              </w:pPr>
                              <w:r>
                                <w:rPr>
                                  <w:rFonts w:ascii="Calibri"/>
                                  <w:w w:val="105"/>
                                  <w:sz w:val="13"/>
                                </w:rPr>
                                <w:t>community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0CD839" id="Group 467" o:spid="_x0000_s1046" style="position:absolute;left:0;text-align:left;margin-left:478.9pt;margin-top:-37.45pt;width:37.75pt;height:16.75pt;z-index:251669504;mso-position-horizontal-relative:page" coordorigin="9578,-749" coordsize="75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">
                <v:shape id="Picture 469" o:spid="_x0000_s1047" type="#_x0000_t75" style="position:absolute;left:9581;top:-745;width:747;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">
                  <v:imagedata r:id="rId14" o:title=""/>
                </v:shape>
                <v:shape id="Text Box 468" o:spid="_x0000_s1048" type="#_x0000_t202" style="position:absolute;left:9581;top:-745;width:74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" filled="f" strokecolor="#7e7e7e" strokeweight=".14906mm">
                  <v:textbox inset="0,0,0,0">
                    <w:txbxContent>
                      <w:p w14:paraId="139C97F2" w14:textId="77777777" w:rsidR="00121D20" w:rsidRDefault="00121D20">
                        <w:pPr>
                          <w:spacing w:line="156" w:lineRule="exact"/>
                          <w:ind w:left="37" w:right="31"/>
                          <w:jc w:val="center"/>
                          <w:rPr>
                            <w:rFonts w:ascii="Calibri"/>
                            <w:sz w:val="13"/>
                          </w:rPr>
                        </w:pPr>
                        <w:r>
                          <w:rPr>
                            <w:rFonts w:ascii="Calibri"/>
                            <w:w w:val="105"/>
                            <w:sz w:val="13"/>
                          </w:rPr>
                          <w:t>5-truss</w:t>
                        </w:r>
                      </w:p>
                      <w:p w14:paraId="797DD648" w14:textId="77777777" w:rsidR="00121D20" w:rsidRDefault="00121D20">
                        <w:pPr>
                          <w:spacing w:before="4" w:line="157" w:lineRule="exact"/>
                          <w:ind w:left="37" w:right="31"/>
                          <w:jc w:val="center"/>
                          <w:rPr>
                            <w:rFonts w:ascii="Calibri"/>
                            <w:sz w:val="13"/>
                          </w:rPr>
                        </w:pPr>
                        <w:r>
                          <w:rPr>
                            <w:rFonts w:ascii="Calibri"/>
                            <w:w w:val="105"/>
                            <w:sz w:val="13"/>
                          </w:rPr>
                          <w:t>community</w:t>
                        </w:r>
                      </w:p>
                    </w:txbxContent>
                  </v:textbox>
                </v:shape>
                <w10:wrap anchorx="page"/>
              </v:group>
            </w:pict>
          </mc:Fallback>
        </mc:AlternateContent>
      </w:r>
      <w:r w:rsidR="00105EDE">
        <w:rPr>
          <w:sz w:val="16"/>
        </w:rPr>
        <w:t xml:space="preserve">Fig. 2. </w:t>
      </w:r>
      <w:bookmarkStart w:id="278" w:name="_bookmark3"/>
      <w:bookmarkEnd w:id="278"/>
      <w:r w:rsidR="00105EDE">
        <w:rPr>
          <w:sz w:val="16"/>
        </w:rPr>
        <w:t>An example graph with four k-truss communities</w:t>
      </w:r>
    </w:p>
    <w:p w14:paraId="079481D5" w14:textId="77777777" w:rsidR="00187908" w:rsidRDefault="00187908">
      <w:pPr>
        <w:pStyle w:val="BodyText"/>
        <w:spacing w:before="8"/>
        <w:rPr>
          <w:sz w:val="24"/>
        </w:rPr>
      </w:pPr>
    </w:p>
    <w:p w14:paraId="67457DA7" w14:textId="2D796927" w:rsidR="00187908" w:rsidRDefault="00F51443">
      <w:pPr>
        <w:pStyle w:val="BodyText"/>
        <w:spacing w:before="1" w:line="244" w:lineRule="auto"/>
        <w:ind w:left="159" w:right="977" w:firstLine="199"/>
        <w:jc w:val="both"/>
      </w:pPr>
      <w:r>
        <w:rPr>
          <w:noProof/>
          <w:lang w:val="en-IN" w:eastAsia="en-IN" w:bidi="hi-IN"/>
        </w:rPr>
        <mc:AlternateContent>
          <mc:Choice Requires="wps">
            <w:drawing>
              <wp:anchor distT="0" distB="0" distL="114300" distR="114300" simplePos="0" relativeHeight="249929728" behindDoc="1" locked="0" layoutInCell="1" allowOverlap="1" wp14:anchorId="58CFB68E" wp14:editId="21755638">
                <wp:simplePos x="0" y="0"/>
                <wp:positionH relativeFrom="page">
                  <wp:posOffset>4406900</wp:posOffset>
                </wp:positionH>
                <wp:positionV relativeFrom="paragraph">
                  <wp:posOffset>476885</wp:posOffset>
                </wp:positionV>
                <wp:extent cx="2712085" cy="219710"/>
                <wp:effectExtent l="0" t="0" r="0" b="0"/>
                <wp:wrapNone/>
                <wp:docPr id="467"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0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C13DA" w14:textId="77777777" w:rsidR="00121D20" w:rsidRDefault="00121D20">
                            <w:pPr>
                              <w:pStyle w:val="BodyText"/>
                              <w:tabs>
                                <w:tab w:val="left" w:pos="1031"/>
                                <w:tab w:val="left" w:pos="3905"/>
                                <w:tab w:val="left" w:pos="4215"/>
                              </w:tabs>
                              <w:spacing w:line="242"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CFB68E" id="Text Box 466" o:spid="_x0000_s1049" type="#_x0000_t202" style="position:absolute;left:0;text-align:left;margin-left:347pt;margin-top:37.55pt;width:213.55pt;height:17.3pt;z-index:-2533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VltgIAALU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" filled="f" stroked="f">
                <v:textbox inset="0,0,0,0">
                  <w:txbxContent>
                    <w:p w14:paraId="70DC13DA" w14:textId="77777777" w:rsidR="00121D20" w:rsidRDefault="00121D20">
                      <w:pPr>
                        <w:pStyle w:val="BodyText"/>
                        <w:tabs>
                          <w:tab w:val="left" w:pos="1031"/>
                          <w:tab w:val="left" w:pos="3905"/>
                          <w:tab w:val="left" w:pos="4215"/>
                        </w:tabs>
                        <w:spacing w:line="242" w:lineRule="exact"/>
                        <w:rPr>
                          <w:rFonts w:ascii="Lucida Sans Unicode" w:hAnsi="Lucida Sans Unicode"/>
                        </w:rPr>
                      </w:pPr>
                      <w:r>
                        <w:rPr>
                          <w:rFonts w:ascii="Lucida Sans Unicode" w:hAnsi="Lucida Sans Unicode"/>
                          <w:w w:val="90"/>
                        </w:rPr>
                        <w:t>∈</w:t>
                      </w:r>
                      <w:r>
                        <w:rPr>
                          <w:rFonts w:ascii="Lucida Sans Unicode" w:hAnsi="Lucida Sans Unicode"/>
                          <w:w w:val="90"/>
                        </w:rPr>
                        <w:tab/>
                        <w:t>∈</w:t>
                      </w:r>
                      <w:r>
                        <w:rPr>
                          <w:rFonts w:ascii="Lucida Sans Unicode" w:hAnsi="Lucida Sans Unicode"/>
                          <w:w w:val="90"/>
                        </w:rPr>
                        <w:tab/>
                        <w:t>|</w:t>
                      </w:r>
                      <w:r>
                        <w:rPr>
                          <w:rFonts w:ascii="Lucida Sans Unicode" w:hAnsi="Lucida Sans Unicode"/>
                          <w:w w:val="90"/>
                        </w:rPr>
                        <w:tab/>
                      </w:r>
                      <w:r>
                        <w:rPr>
                          <w:rFonts w:ascii="Lucida Sans Unicode" w:hAnsi="Lucida Sans Unicode"/>
                          <w:spacing w:val="-20"/>
                          <w:w w:val="90"/>
                        </w:rPr>
                        <w:t>|</w:t>
                      </w:r>
                    </w:p>
                  </w:txbxContent>
                </v:textbox>
                <w10:wrap anchorx="page"/>
              </v:shape>
            </w:pict>
          </mc:Fallback>
        </mc:AlternateContent>
      </w:r>
      <w:r w:rsidR="00105EDE">
        <w:rPr>
          <w:w w:val="105"/>
        </w:rPr>
        <w:t xml:space="preserve">In our problem, we consider an undirected, unweighted graph </w:t>
      </w:r>
      <w:r w:rsidR="00105EDE">
        <w:rPr>
          <w:rFonts w:ascii="Bookman Old Style"/>
          <w:i/>
          <w:w w:val="105"/>
        </w:rPr>
        <w:t xml:space="preserve">tt </w:t>
      </w:r>
      <w:r w:rsidR="00105EDE">
        <w:rPr>
          <w:rFonts w:ascii="Arial"/>
          <w:w w:val="105"/>
        </w:rPr>
        <w:t xml:space="preserve">= </w:t>
      </w:r>
      <w:r w:rsidR="00105EDE">
        <w:rPr>
          <w:rFonts w:ascii="Arial"/>
          <w:spacing w:val="3"/>
          <w:w w:val="105"/>
        </w:rPr>
        <w:t>(</w:t>
      </w:r>
      <w:r w:rsidR="00105EDE">
        <w:rPr>
          <w:rFonts w:ascii="Bookman Old Style"/>
          <w:i/>
          <w:spacing w:val="3"/>
          <w:w w:val="105"/>
        </w:rPr>
        <w:t>V, E</w:t>
      </w:r>
      <w:r w:rsidR="00105EDE">
        <w:rPr>
          <w:rFonts w:ascii="Arial"/>
          <w:spacing w:val="3"/>
          <w:w w:val="105"/>
        </w:rPr>
        <w:t>)</w:t>
      </w:r>
      <w:r w:rsidR="00105EDE">
        <w:rPr>
          <w:spacing w:val="3"/>
          <w:w w:val="105"/>
        </w:rPr>
        <w:t xml:space="preserve">. </w:t>
      </w:r>
      <w:r w:rsidR="00105EDE">
        <w:rPr>
          <w:w w:val="105"/>
        </w:rPr>
        <w:t xml:space="preserve">An example graph is shown in </w:t>
      </w:r>
      <w:hyperlink w:anchor="_bookmark3" w:history="1">
        <w:r w:rsidR="00105EDE">
          <w:rPr>
            <w:w w:val="105"/>
          </w:rPr>
          <w:t xml:space="preserve">Figure </w:t>
        </w:r>
        <w:r w:rsidR="00105EDE">
          <w:rPr>
            <w:spacing w:val="-6"/>
            <w:w w:val="105"/>
          </w:rPr>
          <w:t>2.</w:t>
        </w:r>
      </w:hyperlink>
      <w:r w:rsidR="00105EDE">
        <w:rPr>
          <w:spacing w:val="-6"/>
          <w:w w:val="105"/>
        </w:rPr>
        <w:t xml:space="preserve"> </w:t>
      </w:r>
      <w:r w:rsidR="00105EDE">
        <w:rPr>
          <w:spacing w:val="-8"/>
          <w:w w:val="105"/>
        </w:rPr>
        <w:t xml:space="preserve">We </w:t>
      </w:r>
      <w:r w:rsidR="00105EDE">
        <w:rPr>
          <w:w w:val="105"/>
        </w:rPr>
        <w:t xml:space="preserve">define the set </w:t>
      </w:r>
      <w:del w:id="279" w:author="Rick" w:date="2019-04-10T10:32:00Z">
        <w:r w:rsidR="00105EDE" w:rsidDel="00F51443">
          <w:rPr>
            <w:w w:val="105"/>
          </w:rPr>
          <w:delText xml:space="preserve"> </w:delText>
        </w:r>
      </w:del>
      <w:r w:rsidR="00105EDE">
        <w:rPr>
          <w:w w:val="105"/>
        </w:rPr>
        <w:t xml:space="preserve">of </w:t>
      </w:r>
      <w:del w:id="280" w:author="Rick" w:date="2019-04-10T10:32:00Z">
        <w:r w:rsidR="00105EDE" w:rsidDel="00F51443">
          <w:rPr>
            <w:w w:val="105"/>
          </w:rPr>
          <w:delText xml:space="preserve"> </w:delText>
        </w:r>
      </w:del>
      <w:r w:rsidR="00105EDE">
        <w:rPr>
          <w:w w:val="105"/>
        </w:rPr>
        <w:t>neighbors</w:t>
      </w:r>
      <w:del w:id="281" w:author="Rick" w:date="2019-04-10T10:32:00Z">
        <w:r w:rsidR="00105EDE" w:rsidDel="00F51443">
          <w:rPr>
            <w:w w:val="105"/>
          </w:rPr>
          <w:delText xml:space="preserve"> </w:delText>
        </w:r>
      </w:del>
      <w:r w:rsidR="00105EDE">
        <w:rPr>
          <w:w w:val="105"/>
        </w:rPr>
        <w:t xml:space="preserve"> of </w:t>
      </w:r>
      <w:del w:id="282" w:author="Rick" w:date="2019-04-10T10:32:00Z">
        <w:r w:rsidR="00105EDE" w:rsidDel="00F51443">
          <w:rPr>
            <w:w w:val="105"/>
          </w:rPr>
          <w:delText xml:space="preserve"> </w:delText>
        </w:r>
      </w:del>
      <w:r w:rsidR="00105EDE">
        <w:rPr>
          <w:w w:val="105"/>
        </w:rPr>
        <w:t xml:space="preserve">a </w:t>
      </w:r>
      <w:del w:id="283" w:author="Rick" w:date="2019-04-10T10:32:00Z">
        <w:r w:rsidR="00105EDE" w:rsidDel="00F51443">
          <w:rPr>
            <w:w w:val="105"/>
          </w:rPr>
          <w:delText xml:space="preserve"> </w:delText>
        </w:r>
      </w:del>
      <w:r w:rsidR="00105EDE">
        <w:rPr>
          <w:w w:val="105"/>
        </w:rPr>
        <w:t xml:space="preserve">vertex </w:t>
      </w:r>
      <w:del w:id="284" w:author="Rick" w:date="2019-04-10T10:32:00Z">
        <w:r w:rsidR="00105EDE" w:rsidDel="00F51443">
          <w:rPr>
            <w:w w:val="105"/>
          </w:rPr>
          <w:delText xml:space="preserve"> </w:delText>
        </w:r>
      </w:del>
      <w:r w:rsidR="00105EDE">
        <w:rPr>
          <w:rFonts w:ascii="Bookman Old Style"/>
          <w:i/>
          <w:w w:val="105"/>
        </w:rPr>
        <w:t xml:space="preserve">v </w:t>
      </w:r>
      <w:del w:id="285" w:author="Rick" w:date="2019-04-10T10:32:00Z">
        <w:r w:rsidR="00105EDE" w:rsidDel="00F51443">
          <w:rPr>
            <w:rFonts w:ascii="Bookman Old Style"/>
            <w:i/>
            <w:w w:val="105"/>
          </w:rPr>
          <w:delText xml:space="preserve"> </w:delText>
        </w:r>
      </w:del>
      <w:r w:rsidR="00105EDE">
        <w:rPr>
          <w:w w:val="105"/>
        </w:rPr>
        <w:t xml:space="preserve">in </w:t>
      </w:r>
      <w:del w:id="286" w:author="Rick" w:date="2019-04-10T10:32:00Z">
        <w:r w:rsidR="00105EDE" w:rsidDel="00F51443">
          <w:rPr>
            <w:w w:val="105"/>
          </w:rPr>
          <w:delText xml:space="preserve"> </w:delText>
        </w:r>
      </w:del>
      <w:r w:rsidR="00105EDE">
        <w:rPr>
          <w:rFonts w:ascii="Bookman Old Style"/>
          <w:i/>
          <w:w w:val="105"/>
        </w:rPr>
        <w:t xml:space="preserve">tt </w:t>
      </w:r>
      <w:del w:id="287" w:author="Rick" w:date="2019-04-10T10:32:00Z">
        <w:r w:rsidR="00105EDE" w:rsidDel="00F51443">
          <w:rPr>
            <w:rFonts w:ascii="Bookman Old Style"/>
            <w:i/>
            <w:w w:val="105"/>
          </w:rPr>
          <w:delText xml:space="preserve"> </w:delText>
        </w:r>
      </w:del>
      <w:r w:rsidR="00105EDE">
        <w:rPr>
          <w:spacing w:val="-6"/>
          <w:w w:val="105"/>
        </w:rPr>
        <w:t xml:space="preserve">as </w:t>
      </w:r>
      <w:r w:rsidR="00105EDE">
        <w:rPr>
          <w:rFonts w:ascii="Bookman Old Style"/>
          <w:i/>
          <w:w w:val="105"/>
        </w:rPr>
        <w:t>N</w:t>
      </w:r>
      <w:r w:rsidR="00105EDE">
        <w:rPr>
          <w:rFonts w:ascii="Bookman Old Style"/>
          <w:i/>
          <w:w w:val="105"/>
          <w:vertAlign w:val="subscript"/>
        </w:rPr>
        <w:t>v</w:t>
      </w:r>
      <w:r w:rsidR="00105EDE">
        <w:rPr>
          <w:rFonts w:ascii="Bookman Old Style"/>
          <w:i/>
          <w:w w:val="105"/>
        </w:rPr>
        <w:t xml:space="preserve"> </w:t>
      </w:r>
      <w:r w:rsidR="00105EDE">
        <w:rPr>
          <w:rFonts w:ascii="Arial"/>
          <w:w w:val="105"/>
        </w:rPr>
        <w:t xml:space="preserve">= </w:t>
      </w:r>
      <w:r w:rsidR="00105EDE">
        <w:rPr>
          <w:rFonts w:ascii="Bookman Old Style"/>
          <w:i/>
          <w:w w:val="105"/>
        </w:rPr>
        <w:t>u V</w:t>
      </w:r>
      <w:del w:id="288" w:author="Rick" w:date="2019-04-10T10:33:00Z">
        <w:r w:rsidR="00105EDE" w:rsidDel="00F51443">
          <w:rPr>
            <w:rFonts w:ascii="Bookman Old Style"/>
            <w:i/>
            <w:w w:val="105"/>
          </w:rPr>
          <w:delText xml:space="preserve"> </w:delText>
        </w:r>
      </w:del>
      <w:r w:rsidR="00105EDE">
        <w:rPr>
          <w:rFonts w:ascii="Arial"/>
          <w:w w:val="105"/>
        </w:rPr>
        <w:t xml:space="preserve">: </w:t>
      </w:r>
      <w:r w:rsidR="00105EDE">
        <w:rPr>
          <w:rFonts w:ascii="Arial"/>
          <w:spacing w:val="2"/>
          <w:w w:val="105"/>
        </w:rPr>
        <w:t>(</w:t>
      </w:r>
      <w:r w:rsidR="00105EDE">
        <w:rPr>
          <w:rFonts w:ascii="Bookman Old Style"/>
          <w:i/>
          <w:spacing w:val="2"/>
          <w:w w:val="105"/>
        </w:rPr>
        <w:t xml:space="preserve">v, </w:t>
      </w:r>
      <w:r w:rsidR="00105EDE">
        <w:rPr>
          <w:rFonts w:ascii="Bookman Old Style"/>
          <w:i/>
          <w:w w:val="105"/>
        </w:rPr>
        <w:t>u</w:t>
      </w:r>
      <w:r w:rsidR="00105EDE">
        <w:rPr>
          <w:rFonts w:ascii="Arial"/>
          <w:w w:val="105"/>
        </w:rPr>
        <w:t xml:space="preserve">) </w:t>
      </w:r>
      <w:r w:rsidR="00105EDE">
        <w:rPr>
          <w:rFonts w:ascii="Bookman Old Style"/>
          <w:i/>
          <w:spacing w:val="5"/>
          <w:w w:val="105"/>
        </w:rPr>
        <w:t>E</w:t>
      </w:r>
      <w:r w:rsidR="00105EDE">
        <w:rPr>
          <w:spacing w:val="5"/>
          <w:w w:val="105"/>
        </w:rPr>
        <w:t xml:space="preserve">, </w:t>
      </w:r>
      <w:r w:rsidR="00105EDE">
        <w:rPr>
          <w:w w:val="105"/>
        </w:rPr>
        <w:t xml:space="preserve">and the degree of </w:t>
      </w:r>
      <w:r w:rsidR="00105EDE">
        <w:rPr>
          <w:rFonts w:ascii="Bookman Old Style"/>
          <w:i/>
          <w:w w:val="105"/>
        </w:rPr>
        <w:t xml:space="preserve">v </w:t>
      </w:r>
      <w:r w:rsidR="00105EDE">
        <w:rPr>
          <w:w w:val="105"/>
        </w:rPr>
        <w:t xml:space="preserve">as </w:t>
      </w:r>
      <w:r w:rsidR="00105EDE">
        <w:rPr>
          <w:rFonts w:ascii="Bookman Old Style"/>
          <w:i/>
          <w:w w:val="105"/>
        </w:rPr>
        <w:t>d</w:t>
      </w:r>
      <w:r w:rsidR="00105EDE">
        <w:rPr>
          <w:rFonts w:ascii="Bookman Old Style"/>
          <w:i/>
          <w:w w:val="105"/>
          <w:vertAlign w:val="subscript"/>
        </w:rPr>
        <w:t>v</w:t>
      </w:r>
      <w:r w:rsidR="00105EDE">
        <w:rPr>
          <w:rFonts w:ascii="Bookman Old Style"/>
          <w:i/>
          <w:w w:val="105"/>
        </w:rPr>
        <w:t xml:space="preserve"> </w:t>
      </w:r>
      <w:r w:rsidR="00105EDE">
        <w:rPr>
          <w:rFonts w:ascii="Arial"/>
          <w:w w:val="105"/>
        </w:rPr>
        <w:t xml:space="preserve">= </w:t>
      </w:r>
      <w:del w:id="289" w:author="Rick" w:date="2019-04-10T10:33:00Z">
        <w:r w:rsidR="00105EDE" w:rsidDel="00F51443">
          <w:rPr>
            <w:rFonts w:ascii="Arial"/>
            <w:w w:val="105"/>
          </w:rPr>
          <w:delText xml:space="preserve"> </w:delText>
        </w:r>
      </w:del>
      <w:r w:rsidR="00105EDE">
        <w:rPr>
          <w:rFonts w:ascii="Bookman Old Style"/>
          <w:i/>
          <w:w w:val="105"/>
        </w:rPr>
        <w:t>N</w:t>
      </w:r>
      <w:r w:rsidR="00105EDE">
        <w:rPr>
          <w:rFonts w:ascii="Bookman Old Style"/>
          <w:i/>
          <w:w w:val="105"/>
          <w:vertAlign w:val="subscript"/>
        </w:rPr>
        <w:t>v</w:t>
      </w:r>
      <w:del w:id="290" w:author="Rick" w:date="2019-04-10T10:33:00Z">
        <w:r w:rsidR="00105EDE" w:rsidDel="00F51443">
          <w:rPr>
            <w:rFonts w:ascii="Bookman Old Style"/>
            <w:i/>
            <w:w w:val="105"/>
          </w:rPr>
          <w:delText xml:space="preserve"> </w:delText>
        </w:r>
      </w:del>
      <w:r w:rsidR="00105EDE">
        <w:rPr>
          <w:w w:val="105"/>
        </w:rPr>
        <w:t>. Then</w:t>
      </w:r>
      <w:ins w:id="291" w:author="Rick" w:date="2019-04-10T10:33:00Z">
        <w:r>
          <w:rPr>
            <w:w w:val="105"/>
          </w:rPr>
          <w:t>,</w:t>
        </w:r>
      </w:ins>
      <w:r w:rsidR="00105EDE">
        <w:rPr>
          <w:w w:val="105"/>
        </w:rPr>
        <w:t xml:space="preserve"> we define several key concepts as</w:t>
      </w:r>
      <w:r w:rsidR="00105EDE">
        <w:rPr>
          <w:spacing w:val="47"/>
          <w:w w:val="105"/>
        </w:rPr>
        <w:t xml:space="preserve"> </w:t>
      </w:r>
      <w:r w:rsidR="00105EDE">
        <w:rPr>
          <w:w w:val="105"/>
        </w:rPr>
        <w:t>follows.</w:t>
      </w:r>
    </w:p>
    <w:p w14:paraId="6FF24F20" w14:textId="6F3C058D" w:rsidR="00187908" w:rsidRDefault="00F51443">
      <w:pPr>
        <w:tabs>
          <w:tab w:val="left" w:pos="2330"/>
          <w:tab w:val="left" w:pos="3196"/>
        </w:tabs>
        <w:spacing w:before="18" w:line="244" w:lineRule="auto"/>
        <w:ind w:left="159" w:right="1180" w:firstLine="199"/>
        <w:rPr>
          <w:sz w:val="20"/>
        </w:rPr>
      </w:pPr>
      <w:r>
        <w:rPr>
          <w:noProof/>
          <w:lang w:val="en-IN" w:eastAsia="en-IN" w:bidi="hi-IN"/>
        </w:rPr>
        <mc:AlternateContent>
          <mc:Choice Requires="wps">
            <w:drawing>
              <wp:anchor distT="0" distB="0" distL="114300" distR="114300" simplePos="0" relativeHeight="249930752" behindDoc="1" locked="0" layoutInCell="1" allowOverlap="1" wp14:anchorId="339B5A1A" wp14:editId="24370EB5">
                <wp:simplePos x="0" y="0"/>
                <wp:positionH relativeFrom="page">
                  <wp:posOffset>5193665</wp:posOffset>
                </wp:positionH>
                <wp:positionV relativeFrom="paragraph">
                  <wp:posOffset>184785</wp:posOffset>
                </wp:positionV>
                <wp:extent cx="834390" cy="219710"/>
                <wp:effectExtent l="0" t="0" r="0" b="0"/>
                <wp:wrapNone/>
                <wp:docPr id="466"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C142" w14:textId="77777777" w:rsidR="00121D20" w:rsidRDefault="00121D20">
                            <w:pPr>
                              <w:pStyle w:val="BodyText"/>
                              <w:tabs>
                                <w:tab w:val="left" w:pos="909"/>
                                <w:tab w:val="left" w:pos="1258"/>
                              </w:tabs>
                              <w:spacing w:line="242" w:lineRule="exact"/>
                              <w:rPr>
                                <w:rFonts w:ascii="Lucida Sans Unicode" w:hAnsi="Lucida Sans Unicode"/>
                              </w:rPr>
                            </w:pPr>
                            <w:r>
                              <w:rPr>
                                <w:rFonts w:ascii="Lucida Sans Unicode" w:hAnsi="Lucida Sans Unicode"/>
                                <w:w w:val="95"/>
                              </w:rPr>
                              <w:t>|O</w:t>
                            </w:r>
                            <w:r>
                              <w:rPr>
                                <w:rFonts w:ascii="Lucida Sans Unicode" w:hAnsi="Lucida Sans Unicode"/>
                                <w:w w:val="95"/>
                              </w:rPr>
                              <w:tab/>
                              <w:t>∈</w:t>
                            </w:r>
                            <w:r>
                              <w:rPr>
                                <w:rFonts w:ascii="Lucida Sans Unicode" w:hAnsi="Lucida Sans Unicode"/>
                                <w:w w:val="95"/>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9B5A1A" id="Text Box 465" o:spid="_x0000_s1050" type="#_x0000_t202" style="position:absolute;left:0;text-align:left;margin-left:408.95pt;margin-top:14.55pt;width:65.7pt;height:17.3pt;z-index:-253385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" filled="f" stroked="f">
                <v:textbox inset="0,0,0,0">
                  <w:txbxContent>
                    <w:p w14:paraId="036EC142" w14:textId="77777777" w:rsidR="00121D20" w:rsidRDefault="00121D20">
                      <w:pPr>
                        <w:pStyle w:val="BodyText"/>
                        <w:tabs>
                          <w:tab w:val="left" w:pos="909"/>
                          <w:tab w:val="left" w:pos="1258"/>
                        </w:tabs>
                        <w:spacing w:line="242" w:lineRule="exact"/>
                        <w:rPr>
                          <w:rFonts w:ascii="Lucida Sans Unicode" w:hAnsi="Lucida Sans Unicode"/>
                        </w:rPr>
                      </w:pPr>
                      <w:r>
                        <w:rPr>
                          <w:rFonts w:ascii="Lucida Sans Unicode" w:hAnsi="Lucida Sans Unicode"/>
                          <w:w w:val="95"/>
                        </w:rPr>
                        <w:t>|O</w:t>
                      </w:r>
                      <w:r>
                        <w:rPr>
                          <w:rFonts w:ascii="Lucida Sans Unicode" w:hAnsi="Lucida Sans Unicode"/>
                          <w:w w:val="95"/>
                        </w:rPr>
                        <w:tab/>
                        <w:t>∈</w:t>
                      </w:r>
                      <w:r>
                        <w:rPr>
                          <w:rFonts w:ascii="Lucida Sans Unicode" w:hAnsi="Lucida Sans Unicode"/>
                          <w:w w:val="95"/>
                        </w:rPr>
                        <w:tab/>
                      </w:r>
                      <w:r>
                        <w:rPr>
                          <w:rFonts w:ascii="Lucida Sans Unicode" w:hAnsi="Lucida Sans Unicode"/>
                          <w:spacing w:val="-20"/>
                          <w:w w:val="90"/>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1677696" behindDoc="0" locked="0" layoutInCell="1" allowOverlap="1" wp14:anchorId="69DC5C3A" wp14:editId="1FB4239E">
                <wp:simplePos x="0" y="0"/>
                <wp:positionH relativeFrom="page">
                  <wp:posOffset>7066280</wp:posOffset>
                </wp:positionH>
                <wp:positionV relativeFrom="paragraph">
                  <wp:posOffset>33020</wp:posOffset>
                </wp:positionV>
                <wp:extent cx="84455" cy="219710"/>
                <wp:effectExtent l="0" t="0" r="0" b="0"/>
                <wp:wrapNone/>
                <wp:docPr id="465"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D44E0"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DC5C3A" id="Text Box 464" o:spid="_x0000_s1051" type="#_x0000_t202" style="position:absolute;left:0;text-align:left;margin-left:556.4pt;margin-top:2.6pt;width:6.65pt;height:17.3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" filled="f" stroked="f">
                <v:textbox inset="0,0,0,0">
                  <w:txbxContent>
                    <w:p w14:paraId="410D44E0"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v:textbox>
                <w10:wrap anchorx="page"/>
              </v:shape>
            </w:pict>
          </mc:Fallback>
        </mc:AlternateContent>
      </w:r>
      <w:r w:rsidR="00105EDE">
        <w:rPr>
          <w:i/>
          <w:w w:val="105"/>
          <w:sz w:val="20"/>
        </w:rPr>
        <w:t>Definition</w:t>
      </w:r>
      <w:r w:rsidR="00105EDE">
        <w:rPr>
          <w:i/>
          <w:spacing w:val="-17"/>
          <w:w w:val="105"/>
          <w:sz w:val="20"/>
        </w:rPr>
        <w:t xml:space="preserve"> </w:t>
      </w:r>
      <w:r w:rsidR="00105EDE">
        <w:rPr>
          <w:i/>
          <w:w w:val="105"/>
          <w:sz w:val="20"/>
        </w:rPr>
        <w:t>1</w:t>
      </w:r>
      <w:r w:rsidR="00105EDE">
        <w:rPr>
          <w:i/>
          <w:spacing w:val="-17"/>
          <w:w w:val="105"/>
          <w:sz w:val="20"/>
        </w:rPr>
        <w:t xml:space="preserve"> </w:t>
      </w:r>
      <w:r w:rsidR="00105EDE">
        <w:rPr>
          <w:i/>
          <w:w w:val="105"/>
          <w:sz w:val="20"/>
        </w:rPr>
        <w:t>(Edge</w:t>
      </w:r>
      <w:r w:rsidR="00105EDE">
        <w:rPr>
          <w:i/>
          <w:spacing w:val="-17"/>
          <w:w w:val="105"/>
          <w:sz w:val="20"/>
        </w:rPr>
        <w:t xml:space="preserve"> </w:t>
      </w:r>
      <w:r w:rsidR="00105EDE">
        <w:rPr>
          <w:i/>
          <w:w w:val="105"/>
          <w:sz w:val="20"/>
        </w:rPr>
        <w:t>support)</w:t>
      </w:r>
      <w:r w:rsidR="00105EDE" w:rsidRPr="00F51443">
        <w:rPr>
          <w:iCs/>
          <w:w w:val="105"/>
          <w:sz w:val="20"/>
          <w:rPrChange w:id="292" w:author="Rick" w:date="2019-04-10T10:33:00Z">
            <w:rPr>
              <w:i/>
              <w:w w:val="105"/>
              <w:sz w:val="20"/>
            </w:rPr>
          </w:rPrChange>
        </w:rPr>
        <w:t>:</w:t>
      </w:r>
      <w:r w:rsidR="00105EDE">
        <w:rPr>
          <w:i/>
          <w:spacing w:val="-17"/>
          <w:w w:val="105"/>
          <w:sz w:val="20"/>
        </w:rPr>
        <w:t xml:space="preserve"> </w:t>
      </w:r>
      <w:r w:rsidR="00105EDE">
        <w:rPr>
          <w:w w:val="105"/>
          <w:sz w:val="20"/>
        </w:rPr>
        <w:t>The</w:t>
      </w:r>
      <w:r w:rsidR="00105EDE">
        <w:rPr>
          <w:spacing w:val="-17"/>
          <w:w w:val="105"/>
          <w:sz w:val="20"/>
        </w:rPr>
        <w:t xml:space="preserve"> </w:t>
      </w:r>
      <w:r w:rsidR="00105EDE">
        <w:rPr>
          <w:w w:val="105"/>
          <w:sz w:val="20"/>
        </w:rPr>
        <w:t>support</w:t>
      </w:r>
      <w:r w:rsidR="00105EDE">
        <w:rPr>
          <w:spacing w:val="-17"/>
          <w:w w:val="105"/>
          <w:sz w:val="20"/>
        </w:rPr>
        <w:t xml:space="preserve"> </w:t>
      </w:r>
      <w:r w:rsidR="00105EDE">
        <w:rPr>
          <w:w w:val="105"/>
          <w:sz w:val="20"/>
        </w:rPr>
        <w:t>of</w:t>
      </w:r>
      <w:r w:rsidR="00105EDE">
        <w:rPr>
          <w:spacing w:val="-17"/>
          <w:w w:val="105"/>
          <w:sz w:val="20"/>
        </w:rPr>
        <w:t xml:space="preserve"> </w:t>
      </w:r>
      <w:r w:rsidR="00105EDE">
        <w:rPr>
          <w:w w:val="105"/>
          <w:sz w:val="20"/>
        </w:rPr>
        <w:t>an</w:t>
      </w:r>
      <w:r w:rsidR="00105EDE">
        <w:rPr>
          <w:spacing w:val="-17"/>
          <w:w w:val="105"/>
          <w:sz w:val="20"/>
        </w:rPr>
        <w:t xml:space="preserve"> </w:t>
      </w:r>
      <w:r w:rsidR="00105EDE">
        <w:rPr>
          <w:w w:val="105"/>
          <w:sz w:val="20"/>
        </w:rPr>
        <w:t>edge</w:t>
      </w:r>
      <w:r w:rsidR="00105EDE">
        <w:rPr>
          <w:spacing w:val="-17"/>
          <w:w w:val="105"/>
          <w:sz w:val="20"/>
        </w:rPr>
        <w:t xml:space="preserve"> </w:t>
      </w:r>
      <w:r w:rsidR="00105EDE">
        <w:rPr>
          <w:rFonts w:ascii="Bookman Old Style"/>
          <w:i/>
          <w:w w:val="105"/>
          <w:sz w:val="20"/>
        </w:rPr>
        <w:t>e</w:t>
      </w:r>
      <w:r w:rsidR="00105EDE">
        <w:rPr>
          <w:rFonts w:ascii="Bookman Old Style"/>
          <w:i/>
          <w:w w:val="105"/>
          <w:sz w:val="20"/>
          <w:vertAlign w:val="subscript"/>
        </w:rPr>
        <w:t>u,v</w:t>
      </w:r>
      <w:r w:rsidR="00105EDE">
        <w:rPr>
          <w:rFonts w:ascii="Bookman Old Style"/>
          <w:i/>
          <w:w w:val="105"/>
          <w:sz w:val="20"/>
        </w:rPr>
        <w:t xml:space="preserve"> E </w:t>
      </w:r>
      <w:r w:rsidR="00105EDE">
        <w:rPr>
          <w:w w:val="105"/>
          <w:sz w:val="20"/>
        </w:rPr>
        <w:t>is defined as</w:t>
      </w:r>
      <w:r w:rsidR="00105EDE">
        <w:rPr>
          <w:spacing w:val="36"/>
          <w:w w:val="105"/>
          <w:sz w:val="20"/>
        </w:rPr>
        <w:t xml:space="preserve"> </w:t>
      </w:r>
      <w:r w:rsidR="00105EDE">
        <w:rPr>
          <w:rFonts w:ascii="Bookman Old Style"/>
          <w:i/>
          <w:w w:val="105"/>
          <w:sz w:val="20"/>
        </w:rPr>
        <w:t>s</w:t>
      </w:r>
      <w:r w:rsidR="00105EDE">
        <w:rPr>
          <w:rFonts w:ascii="Bookman Old Style"/>
          <w:i/>
          <w:w w:val="105"/>
          <w:sz w:val="20"/>
          <w:vertAlign w:val="subscript"/>
        </w:rPr>
        <w:t>e,G</w:t>
      </w:r>
      <w:r w:rsidR="00105EDE">
        <w:rPr>
          <w:rFonts w:ascii="Bookman Old Style"/>
          <w:i/>
          <w:spacing w:val="-5"/>
          <w:w w:val="105"/>
          <w:sz w:val="20"/>
        </w:rPr>
        <w:t xml:space="preserve"> </w:t>
      </w:r>
      <w:r w:rsidR="00105EDE">
        <w:rPr>
          <w:rFonts w:ascii="Arial"/>
          <w:w w:val="105"/>
          <w:sz w:val="20"/>
        </w:rPr>
        <w:t>=</w:t>
      </w:r>
      <w:ins w:id="293" w:author="Rick" w:date="2019-04-10T10:33:00Z">
        <w:r>
          <w:rPr>
            <w:rFonts w:ascii="Arial"/>
            <w:w w:val="105"/>
            <w:sz w:val="20"/>
          </w:rPr>
          <w:t xml:space="preserve"> </w:t>
        </w:r>
      </w:ins>
      <w:r w:rsidR="00105EDE">
        <w:rPr>
          <w:rFonts w:ascii="Arial"/>
          <w:w w:val="105"/>
          <w:sz w:val="20"/>
        </w:rPr>
        <w:tab/>
      </w:r>
      <w:r w:rsidR="00105EDE">
        <w:rPr>
          <w:rFonts w:ascii="Bookman Old Style"/>
          <w:i/>
          <w:w w:val="105"/>
          <w:sz w:val="20"/>
          <w:vertAlign w:val="subscript"/>
        </w:rPr>
        <w:t>uvw</w:t>
      </w:r>
      <w:r w:rsidR="00105EDE">
        <w:rPr>
          <w:rFonts w:ascii="Bookman Old Style"/>
          <w:i/>
          <w:spacing w:val="-15"/>
          <w:w w:val="105"/>
          <w:sz w:val="20"/>
        </w:rPr>
        <w:t xml:space="preserve"> </w:t>
      </w:r>
      <w:del w:id="294" w:author="Rick" w:date="2019-04-10T10:34:00Z">
        <w:r w:rsidR="00105EDE" w:rsidDel="00F51443">
          <w:rPr>
            <w:rFonts w:ascii="Arial"/>
            <w:w w:val="105"/>
            <w:sz w:val="20"/>
          </w:rPr>
          <w:delText>:</w:delText>
        </w:r>
        <w:r w:rsidR="00105EDE" w:rsidDel="00F51443">
          <w:rPr>
            <w:rFonts w:ascii="Arial"/>
            <w:spacing w:val="-20"/>
            <w:w w:val="105"/>
            <w:sz w:val="20"/>
          </w:rPr>
          <w:delText xml:space="preserve"> </w:delText>
        </w:r>
      </w:del>
      <w:r w:rsidR="00105EDE">
        <w:rPr>
          <w:rFonts w:ascii="Bookman Old Style"/>
          <w:i/>
          <w:w w:val="105"/>
          <w:sz w:val="20"/>
        </w:rPr>
        <w:t>w</w:t>
      </w:r>
      <w:ins w:id="295" w:author="Rick" w:date="2019-04-10T10:34:00Z">
        <w:r>
          <w:rPr>
            <w:rFonts w:ascii="Bookman Old Style"/>
            <w:i/>
            <w:w w:val="105"/>
            <w:sz w:val="20"/>
          </w:rPr>
          <w:t xml:space="preserve"> </w:t>
        </w:r>
      </w:ins>
      <w:r w:rsidR="00105EDE">
        <w:rPr>
          <w:rFonts w:ascii="Bookman Old Style"/>
          <w:i/>
          <w:w w:val="105"/>
          <w:sz w:val="20"/>
        </w:rPr>
        <w:tab/>
      </w:r>
      <w:ins w:id="296" w:author="Rick" w:date="2019-04-10T10:34:00Z">
        <w:r>
          <w:rPr>
            <w:rFonts w:ascii="Bookman Old Style"/>
            <w:i/>
            <w:w w:val="105"/>
            <w:sz w:val="20"/>
          </w:rPr>
          <w:t xml:space="preserve"> </w:t>
        </w:r>
      </w:ins>
      <w:r w:rsidR="00105EDE">
        <w:rPr>
          <w:rFonts w:ascii="Bookman Old Style"/>
          <w:i/>
          <w:w w:val="105"/>
          <w:sz w:val="20"/>
        </w:rPr>
        <w:t>V</w:t>
      </w:r>
      <w:del w:id="297" w:author="Rick" w:date="2019-04-10T10:34:00Z">
        <w:r w:rsidR="00105EDE" w:rsidDel="00F51443">
          <w:rPr>
            <w:rFonts w:ascii="Bookman Old Style"/>
            <w:i/>
            <w:spacing w:val="34"/>
            <w:w w:val="105"/>
            <w:sz w:val="20"/>
          </w:rPr>
          <w:delText xml:space="preserve"> </w:delText>
        </w:r>
      </w:del>
      <w:r w:rsidR="00105EDE">
        <w:rPr>
          <w:w w:val="105"/>
          <w:sz w:val="20"/>
        </w:rPr>
        <w:t>.</w:t>
      </w:r>
    </w:p>
    <w:p w14:paraId="3DD26833" w14:textId="77777777" w:rsidR="00187908" w:rsidRDefault="00105EDE">
      <w:pPr>
        <w:pStyle w:val="BodyText"/>
        <w:spacing w:before="11" w:line="244" w:lineRule="auto"/>
        <w:ind w:left="159" w:right="1035" w:firstLine="199"/>
      </w:pPr>
      <w:r>
        <w:t xml:space="preserve">For example, in </w:t>
      </w:r>
      <w:hyperlink w:anchor="_bookmark3" w:history="1">
        <w:r>
          <w:t>Figure 2,</w:t>
        </w:r>
      </w:hyperlink>
      <w:r>
        <w:t xml:space="preserve"> the edge support for </w:t>
      </w:r>
      <w:r>
        <w:rPr>
          <w:rFonts w:ascii="Arial"/>
        </w:rPr>
        <w:t>(0</w:t>
      </w:r>
      <w:r>
        <w:rPr>
          <w:rFonts w:ascii="Bookman Old Style"/>
          <w:i/>
        </w:rPr>
        <w:t xml:space="preserve">, </w:t>
      </w:r>
      <w:r>
        <w:rPr>
          <w:rFonts w:ascii="Arial"/>
        </w:rPr>
        <w:t xml:space="preserve">2) </w:t>
      </w:r>
      <w:r>
        <w:t xml:space="preserve">is </w:t>
      </w:r>
      <w:r>
        <w:rPr>
          <w:rFonts w:ascii="Arial"/>
          <w:spacing w:val="-7"/>
        </w:rPr>
        <w:t>2</w:t>
      </w:r>
      <w:r>
        <w:rPr>
          <w:spacing w:val="-7"/>
        </w:rPr>
        <w:t>,</w:t>
      </w:r>
      <w:r>
        <w:rPr>
          <w:spacing w:val="36"/>
        </w:rPr>
        <w:t xml:space="preserve"> </w:t>
      </w:r>
      <w:r>
        <w:t xml:space="preserve">as it is contained in triangle </w:t>
      </w:r>
      <w:r>
        <w:rPr>
          <w:rFonts w:ascii="Arial"/>
        </w:rPr>
        <w:t>(0</w:t>
      </w:r>
      <w:r>
        <w:rPr>
          <w:rFonts w:ascii="Bookman Old Style"/>
          <w:i/>
        </w:rPr>
        <w:t xml:space="preserve">, </w:t>
      </w:r>
      <w:r>
        <w:rPr>
          <w:rFonts w:ascii="Arial"/>
        </w:rPr>
        <w:t>2</w:t>
      </w:r>
      <w:r>
        <w:rPr>
          <w:rFonts w:ascii="Bookman Old Style"/>
          <w:i/>
        </w:rPr>
        <w:t xml:space="preserve">, </w:t>
      </w:r>
      <w:r>
        <w:rPr>
          <w:rFonts w:ascii="Arial"/>
        </w:rPr>
        <w:t xml:space="preserve">1) </w:t>
      </w:r>
      <w:r>
        <w:t xml:space="preserve">and triangle </w:t>
      </w:r>
      <w:r>
        <w:rPr>
          <w:rFonts w:ascii="Arial"/>
        </w:rPr>
        <w:t>(0</w:t>
      </w:r>
      <w:r>
        <w:rPr>
          <w:rFonts w:ascii="Bookman Old Style"/>
          <w:i/>
        </w:rPr>
        <w:t xml:space="preserve">, </w:t>
      </w:r>
      <w:r>
        <w:rPr>
          <w:rFonts w:ascii="Arial"/>
        </w:rPr>
        <w:t>2</w:t>
      </w:r>
      <w:r>
        <w:rPr>
          <w:rFonts w:ascii="Bookman Old Style"/>
          <w:i/>
        </w:rPr>
        <w:t>,</w:t>
      </w:r>
      <w:r>
        <w:rPr>
          <w:rFonts w:ascii="Bookman Old Style"/>
          <w:i/>
          <w:spacing w:val="15"/>
        </w:rPr>
        <w:t xml:space="preserve"> </w:t>
      </w:r>
      <w:r>
        <w:rPr>
          <w:rFonts w:ascii="Arial"/>
        </w:rPr>
        <w:t>4)</w:t>
      </w:r>
      <w:r>
        <w:t>.</w:t>
      </w:r>
    </w:p>
    <w:p w14:paraId="4BF443D2" w14:textId="69A3ADEF" w:rsidR="00187908" w:rsidRDefault="00F51443">
      <w:pPr>
        <w:tabs>
          <w:tab w:val="left" w:pos="3368"/>
        </w:tabs>
        <w:spacing w:before="22" w:line="194" w:lineRule="auto"/>
        <w:ind w:left="159" w:right="977" w:firstLine="199"/>
        <w:rPr>
          <w:sz w:val="20"/>
        </w:rPr>
      </w:pPr>
      <w:r>
        <w:rPr>
          <w:noProof/>
          <w:lang w:val="en-IN" w:eastAsia="en-IN" w:bidi="hi-IN"/>
        </w:rPr>
        <mc:AlternateContent>
          <mc:Choice Requires="wps">
            <w:drawing>
              <wp:anchor distT="0" distB="0" distL="114300" distR="114300" simplePos="0" relativeHeight="249926656" behindDoc="1" locked="0" layoutInCell="1" allowOverlap="1" wp14:anchorId="45CB1388" wp14:editId="47ECFC9B">
                <wp:simplePos x="0" y="0"/>
                <wp:positionH relativeFrom="page">
                  <wp:posOffset>7066280</wp:posOffset>
                </wp:positionH>
                <wp:positionV relativeFrom="paragraph">
                  <wp:posOffset>28575</wp:posOffset>
                </wp:positionV>
                <wp:extent cx="84455" cy="219710"/>
                <wp:effectExtent l="0" t="0" r="0" b="0"/>
                <wp:wrapNone/>
                <wp:docPr id="464"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3BD62"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CB1388" id="Text Box 463" o:spid="_x0000_s1052" type="#_x0000_t202" style="position:absolute;left:0;text-align:left;margin-left:556.4pt;margin-top:2.25pt;width:6.65pt;height:17.3pt;z-index:-253389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g4tAIAALM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" filled="f" stroked="f">
                <v:textbox inset="0,0,0,0">
                  <w:txbxContent>
                    <w:p w14:paraId="7883BD62"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28704" behindDoc="1" locked="0" layoutInCell="1" allowOverlap="1" wp14:anchorId="1AB928EB" wp14:editId="645540BB">
                <wp:simplePos x="0" y="0"/>
                <wp:positionH relativeFrom="page">
                  <wp:posOffset>5443220</wp:posOffset>
                </wp:positionH>
                <wp:positionV relativeFrom="paragraph">
                  <wp:posOffset>484505</wp:posOffset>
                </wp:positionV>
                <wp:extent cx="833120" cy="219710"/>
                <wp:effectExtent l="0" t="0" r="0" b="0"/>
                <wp:wrapNone/>
                <wp:docPr id="463"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FCEFE" w14:textId="77777777" w:rsidR="00121D20" w:rsidRDefault="00121D20">
                            <w:pPr>
                              <w:pStyle w:val="BodyText"/>
                              <w:tabs>
                                <w:tab w:val="left" w:pos="688"/>
                                <w:tab w:val="left" w:pos="1211"/>
                              </w:tabs>
                              <w:spacing w:line="242" w:lineRule="exact"/>
                              <w:rPr>
                                <w:rFonts w:ascii="Lucida Sans Unicode" w:hAnsi="Lucida Sans Unicode"/>
                              </w:rPr>
                            </w:pPr>
                            <w:r>
                              <w:rPr>
                                <w:rFonts w:ascii="Lucida Sans Unicode" w:hAnsi="Lucida Sans Unicode"/>
                                <w:w w:val="140"/>
                              </w:rPr>
                              <w:t>{</w:t>
                            </w:r>
                            <w:r>
                              <w:rPr>
                                <w:rFonts w:ascii="Lucida Sans Unicode" w:hAnsi="Lucida Sans Unicode"/>
                                <w:w w:val="140"/>
                              </w:rPr>
                              <w:tab/>
                            </w:r>
                            <w:r>
                              <w:rPr>
                                <w:rFonts w:ascii="Lucida Sans Unicode" w:hAnsi="Lucida Sans Unicode"/>
                              </w:rPr>
                              <w:t>∈</w:t>
                            </w:r>
                            <w:r>
                              <w:rPr>
                                <w:rFonts w:ascii="Lucida Sans Unicode" w:hAnsi="Lucida Sans Unicode"/>
                              </w:rPr>
                              <w:tab/>
                            </w:r>
                            <w:r>
                              <w:rPr>
                                <w:rFonts w:ascii="Lucida Sans Unicode" w:hAnsi="Lucida Sans Unicode"/>
                                <w:spacing w:val="-19"/>
                                <w:w w:val="14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B928EB" id="Text Box 462" o:spid="_x0000_s1053" type="#_x0000_t202" style="position:absolute;left:0;text-align:left;margin-left:428.6pt;margin-top:38.15pt;width:65.6pt;height:17.3pt;z-index:-2533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O+tQIAALQ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" filled="f" stroked="f">
                <v:textbox inset="0,0,0,0">
                  <w:txbxContent>
                    <w:p w14:paraId="749FCEFE" w14:textId="77777777" w:rsidR="00121D20" w:rsidRDefault="00121D20">
                      <w:pPr>
                        <w:pStyle w:val="BodyText"/>
                        <w:tabs>
                          <w:tab w:val="left" w:pos="688"/>
                          <w:tab w:val="left" w:pos="1211"/>
                        </w:tabs>
                        <w:spacing w:line="242" w:lineRule="exact"/>
                        <w:rPr>
                          <w:rFonts w:ascii="Lucida Sans Unicode" w:hAnsi="Lucida Sans Unicode"/>
                        </w:rPr>
                      </w:pPr>
                      <w:r>
                        <w:rPr>
                          <w:rFonts w:ascii="Lucida Sans Unicode" w:hAnsi="Lucida Sans Unicode"/>
                          <w:w w:val="140"/>
                        </w:rPr>
                        <w:t>{</w:t>
                      </w:r>
                      <w:r>
                        <w:rPr>
                          <w:rFonts w:ascii="Lucida Sans Unicode" w:hAnsi="Lucida Sans Unicode"/>
                          <w:w w:val="140"/>
                        </w:rPr>
                        <w:tab/>
                      </w:r>
                      <w:r>
                        <w:rPr>
                          <w:rFonts w:ascii="Lucida Sans Unicode" w:hAnsi="Lucida Sans Unicode"/>
                        </w:rPr>
                        <w:t>∈</w:t>
                      </w:r>
                      <w:r>
                        <w:rPr>
                          <w:rFonts w:ascii="Lucida Sans Unicode" w:hAnsi="Lucida Sans Unicode"/>
                        </w:rPr>
                        <w:tab/>
                      </w:r>
                      <w:r>
                        <w:rPr>
                          <w:rFonts w:ascii="Lucida Sans Unicode" w:hAnsi="Lucida Sans Unicode"/>
                          <w:spacing w:val="-19"/>
                          <w:w w:val="140"/>
                        </w:rPr>
                        <w:t>}</w:t>
                      </w:r>
                    </w:p>
                  </w:txbxContent>
                </v:textbox>
                <w10:wrap anchorx="page"/>
              </v:shape>
            </w:pict>
          </mc:Fallback>
        </mc:AlternateContent>
      </w:r>
      <w:r w:rsidR="00105EDE">
        <w:rPr>
          <w:i/>
          <w:w w:val="98"/>
          <w:sz w:val="20"/>
        </w:rPr>
        <w:t>Definition</w:t>
      </w:r>
      <w:r w:rsidR="00105EDE">
        <w:rPr>
          <w:i/>
          <w:spacing w:val="16"/>
          <w:sz w:val="20"/>
        </w:rPr>
        <w:t xml:space="preserve"> </w:t>
      </w:r>
      <w:r w:rsidR="00105EDE">
        <w:rPr>
          <w:i/>
          <w:w w:val="99"/>
          <w:sz w:val="20"/>
        </w:rPr>
        <w:t>2</w:t>
      </w:r>
      <w:r w:rsidR="00105EDE">
        <w:rPr>
          <w:i/>
          <w:spacing w:val="17"/>
          <w:sz w:val="20"/>
        </w:rPr>
        <w:t xml:space="preserve"> </w:t>
      </w:r>
      <w:r w:rsidR="00105EDE">
        <w:rPr>
          <w:i/>
          <w:w w:val="99"/>
          <w:sz w:val="20"/>
        </w:rPr>
        <w:t>(</w:t>
      </w:r>
      <w:r w:rsidR="00105EDE">
        <w:rPr>
          <w:i/>
          <w:spacing w:val="-11"/>
          <w:w w:val="99"/>
          <w:sz w:val="20"/>
        </w:rPr>
        <w:t>T</w:t>
      </w:r>
      <w:r w:rsidR="00105EDE">
        <w:rPr>
          <w:i/>
          <w:w w:val="99"/>
          <w:sz w:val="20"/>
        </w:rPr>
        <w:t>russness)</w:t>
      </w:r>
      <w:r w:rsidR="00105EDE" w:rsidRPr="00F51443">
        <w:rPr>
          <w:iCs/>
          <w:w w:val="99"/>
          <w:sz w:val="20"/>
          <w:rPrChange w:id="298" w:author="Rick" w:date="2019-04-10T10:34:00Z">
            <w:rPr>
              <w:i/>
              <w:w w:val="99"/>
              <w:sz w:val="20"/>
            </w:rPr>
          </w:rPrChange>
        </w:rPr>
        <w:t>:</w:t>
      </w:r>
      <w:r w:rsidR="00105EDE">
        <w:rPr>
          <w:i/>
          <w:spacing w:val="16"/>
          <w:sz w:val="20"/>
        </w:rPr>
        <w:t xml:space="preserve"> </w:t>
      </w:r>
      <w:r w:rsidR="00105EDE">
        <w:rPr>
          <w:w w:val="99"/>
          <w:sz w:val="20"/>
        </w:rPr>
        <w:t>The</w:t>
      </w:r>
      <w:r w:rsidR="00105EDE">
        <w:rPr>
          <w:spacing w:val="16"/>
          <w:sz w:val="20"/>
        </w:rPr>
        <w:t xml:space="preserve"> </w:t>
      </w:r>
      <w:r w:rsidR="00105EDE">
        <w:rPr>
          <w:w w:val="99"/>
          <w:sz w:val="20"/>
        </w:rPr>
        <w:t>trussness</w:t>
      </w:r>
      <w:r w:rsidR="00105EDE">
        <w:rPr>
          <w:spacing w:val="17"/>
          <w:sz w:val="20"/>
        </w:rPr>
        <w:t xml:space="preserve"> </w:t>
      </w:r>
      <w:r w:rsidR="00105EDE">
        <w:rPr>
          <w:w w:val="99"/>
          <w:sz w:val="20"/>
        </w:rPr>
        <w:t>of</w:t>
      </w:r>
      <w:r w:rsidR="00105EDE">
        <w:rPr>
          <w:spacing w:val="16"/>
          <w:sz w:val="20"/>
        </w:rPr>
        <w:t xml:space="preserve"> </w:t>
      </w:r>
      <w:r w:rsidR="00105EDE">
        <w:rPr>
          <w:w w:val="99"/>
          <w:sz w:val="20"/>
        </w:rPr>
        <w:t>a</w:t>
      </w:r>
      <w:r w:rsidR="00105EDE">
        <w:rPr>
          <w:spacing w:val="16"/>
          <w:sz w:val="20"/>
        </w:rPr>
        <w:t xml:space="preserve"> </w:t>
      </w:r>
      <w:r w:rsidR="00105EDE">
        <w:rPr>
          <w:w w:val="99"/>
          <w:sz w:val="20"/>
        </w:rPr>
        <w:t>subgraph</w:t>
      </w:r>
      <w:r w:rsidR="00105EDE">
        <w:rPr>
          <w:spacing w:val="17"/>
          <w:sz w:val="20"/>
        </w:rPr>
        <w:t xml:space="preserve"> </w:t>
      </w:r>
      <w:r w:rsidR="00105EDE">
        <w:rPr>
          <w:rFonts w:ascii="Bookman Old Style" w:hAnsi="Bookman Old Style"/>
          <w:i/>
          <w:w w:val="115"/>
          <w:sz w:val="20"/>
        </w:rPr>
        <w:t>tt</w:t>
      </w:r>
      <w:del w:id="299" w:author="Rick" w:date="2019-04-10T10:34:00Z">
        <w:r w:rsidR="00105EDE" w:rsidDel="00F51443">
          <w:rPr>
            <w:rFonts w:ascii="Lucida Sans Unicode" w:hAnsi="Lucida Sans Unicode"/>
            <w:smallCaps/>
            <w:w w:val="122"/>
            <w:sz w:val="20"/>
            <w:vertAlign w:val="superscript"/>
          </w:rPr>
          <w:delText>j</w:delText>
        </w:r>
        <w:r w:rsidR="00105EDE" w:rsidDel="00F51443">
          <w:rPr>
            <w:rFonts w:ascii="Lucida Sans Unicode" w:hAnsi="Lucida Sans Unicode"/>
            <w:w w:val="122"/>
            <w:sz w:val="20"/>
          </w:rPr>
          <w:delText xml:space="preserve"> </w:delText>
        </w:r>
        <w:r w:rsidR="00105EDE" w:rsidDel="00F51443">
          <w:rPr>
            <w:rFonts w:ascii="Bookman Old Style" w:hAnsi="Bookman Old Style"/>
            <w:i/>
            <w:w w:val="115"/>
            <w:sz w:val="20"/>
          </w:rPr>
          <w:delText>tt</w:delText>
        </w:r>
      </w:del>
      <w:r w:rsidR="00105EDE">
        <w:rPr>
          <w:rFonts w:ascii="Bookman Old Style" w:hAnsi="Bookman Old Style"/>
          <w:i/>
          <w:sz w:val="20"/>
        </w:rPr>
        <w:t xml:space="preserve"> </w:t>
      </w:r>
      <w:r w:rsidR="00105EDE">
        <w:rPr>
          <w:rFonts w:ascii="Bookman Old Style" w:hAnsi="Bookman Old Style"/>
          <w:i/>
          <w:spacing w:val="-28"/>
          <w:sz w:val="20"/>
        </w:rPr>
        <w:t xml:space="preserve"> </w:t>
      </w:r>
      <w:r w:rsidR="00105EDE">
        <w:rPr>
          <w:w w:val="99"/>
          <w:sz w:val="20"/>
        </w:rPr>
        <w:t>is</w:t>
      </w:r>
      <w:r w:rsidR="00105EDE">
        <w:rPr>
          <w:sz w:val="20"/>
        </w:rPr>
        <w:t xml:space="preserve"> </w:t>
      </w:r>
      <w:r w:rsidR="00105EDE">
        <w:rPr>
          <w:spacing w:val="-8"/>
          <w:sz w:val="20"/>
        </w:rPr>
        <w:t xml:space="preserve"> </w:t>
      </w:r>
      <w:r w:rsidR="00105EDE">
        <w:rPr>
          <w:w w:val="99"/>
          <w:sz w:val="20"/>
        </w:rPr>
        <w:t>the</w:t>
      </w:r>
      <w:r w:rsidR="00105EDE">
        <w:rPr>
          <w:sz w:val="20"/>
        </w:rPr>
        <w:t xml:space="preserve"> </w:t>
      </w:r>
      <w:del w:id="300" w:author="Rick" w:date="2019-04-10T10:35:00Z">
        <w:r w:rsidR="00105EDE" w:rsidDel="00F51443">
          <w:rPr>
            <w:spacing w:val="-8"/>
            <w:sz w:val="20"/>
          </w:rPr>
          <w:delText xml:space="preserve"> </w:delText>
        </w:r>
      </w:del>
      <w:r w:rsidR="00105EDE">
        <w:rPr>
          <w:w w:val="99"/>
          <w:sz w:val="20"/>
        </w:rPr>
        <w:t>minimum</w:t>
      </w:r>
      <w:r w:rsidR="00105EDE">
        <w:rPr>
          <w:sz w:val="20"/>
        </w:rPr>
        <w:t xml:space="preserve"> </w:t>
      </w:r>
      <w:del w:id="301" w:author="Rick" w:date="2019-04-10T10:34:00Z">
        <w:r w:rsidR="00105EDE" w:rsidDel="00F51443">
          <w:rPr>
            <w:spacing w:val="-8"/>
            <w:sz w:val="20"/>
          </w:rPr>
          <w:delText xml:space="preserve"> </w:delText>
        </w:r>
      </w:del>
      <w:r w:rsidR="00105EDE">
        <w:rPr>
          <w:w w:val="99"/>
          <w:sz w:val="20"/>
        </w:rPr>
        <w:t>support</w:t>
      </w:r>
      <w:r w:rsidR="00105EDE">
        <w:rPr>
          <w:sz w:val="20"/>
        </w:rPr>
        <w:t xml:space="preserve"> </w:t>
      </w:r>
      <w:del w:id="302" w:author="Rick" w:date="2019-04-10T10:34:00Z">
        <w:r w:rsidR="00105EDE" w:rsidDel="00F51443">
          <w:rPr>
            <w:spacing w:val="-8"/>
            <w:sz w:val="20"/>
          </w:rPr>
          <w:delText xml:space="preserve"> </w:delText>
        </w:r>
      </w:del>
      <w:r w:rsidR="00105EDE">
        <w:rPr>
          <w:w w:val="99"/>
          <w:sz w:val="20"/>
        </w:rPr>
        <w:t>of</w:t>
      </w:r>
      <w:r w:rsidR="00105EDE">
        <w:rPr>
          <w:sz w:val="20"/>
        </w:rPr>
        <w:t xml:space="preserve"> </w:t>
      </w:r>
      <w:del w:id="303" w:author="Rick" w:date="2019-04-10T10:34:00Z">
        <w:r w:rsidR="00105EDE" w:rsidDel="00F51443">
          <w:rPr>
            <w:spacing w:val="-8"/>
            <w:sz w:val="20"/>
          </w:rPr>
          <w:delText xml:space="preserve"> </w:delText>
        </w:r>
      </w:del>
      <w:r w:rsidR="00105EDE">
        <w:rPr>
          <w:w w:val="99"/>
          <w:sz w:val="20"/>
        </w:rPr>
        <w:t>edges</w:t>
      </w:r>
      <w:r w:rsidR="00105EDE">
        <w:rPr>
          <w:sz w:val="20"/>
        </w:rPr>
        <w:t xml:space="preserve"> </w:t>
      </w:r>
      <w:del w:id="304" w:author="Rick" w:date="2019-04-10T10:34:00Z">
        <w:r w:rsidR="00105EDE" w:rsidDel="00F51443">
          <w:rPr>
            <w:spacing w:val="-8"/>
            <w:sz w:val="20"/>
          </w:rPr>
          <w:delText xml:space="preserve"> </w:delText>
        </w:r>
      </w:del>
      <w:r w:rsidR="00105EDE">
        <w:rPr>
          <w:w w:val="99"/>
          <w:sz w:val="20"/>
        </w:rPr>
        <w:t>in</w:t>
      </w:r>
      <w:del w:id="305" w:author="Rick" w:date="2019-04-10T10:34:00Z">
        <w:r w:rsidR="00105EDE" w:rsidDel="00F51443">
          <w:rPr>
            <w:sz w:val="20"/>
          </w:rPr>
          <w:delText xml:space="preserve"> </w:delText>
        </w:r>
      </w:del>
      <w:r w:rsidR="00105EDE">
        <w:rPr>
          <w:spacing w:val="-8"/>
          <w:sz w:val="20"/>
        </w:rPr>
        <w:t xml:space="preserve"> </w:t>
      </w:r>
      <w:r w:rsidR="00105EDE">
        <w:rPr>
          <w:rFonts w:ascii="Bookman Old Style" w:hAnsi="Bookman Old Style"/>
          <w:i/>
          <w:w w:val="115"/>
          <w:sz w:val="20"/>
        </w:rPr>
        <w:t>tt</w:t>
      </w:r>
      <w:r w:rsidR="00105EDE">
        <w:rPr>
          <w:rFonts w:ascii="Lucida Sans Unicode" w:hAnsi="Lucida Sans Unicode"/>
          <w:smallCaps/>
          <w:w w:val="122"/>
          <w:sz w:val="20"/>
          <w:vertAlign w:val="superscript"/>
        </w:rPr>
        <w:t>j</w:t>
      </w:r>
      <w:r w:rsidR="00105EDE">
        <w:rPr>
          <w:rFonts w:ascii="Lucida Sans Unicode" w:hAnsi="Lucida Sans Unicode"/>
          <w:sz w:val="20"/>
        </w:rPr>
        <w:t xml:space="preserve"> </w:t>
      </w:r>
      <w:del w:id="306" w:author="Rick" w:date="2019-04-10T10:39:00Z">
        <w:r w:rsidR="00105EDE" w:rsidDel="008607B3">
          <w:rPr>
            <w:rFonts w:ascii="Lucida Sans Unicode" w:hAnsi="Lucida Sans Unicode"/>
            <w:spacing w:val="-25"/>
            <w:sz w:val="20"/>
          </w:rPr>
          <w:delText xml:space="preserve"> </w:delText>
        </w:r>
      </w:del>
      <w:r w:rsidR="00105EDE">
        <w:rPr>
          <w:w w:val="99"/>
          <w:sz w:val="20"/>
        </w:rPr>
        <w:t>plus</w:t>
      </w:r>
      <w:r w:rsidR="00105EDE">
        <w:rPr>
          <w:sz w:val="20"/>
        </w:rPr>
        <w:t xml:space="preserve"> </w:t>
      </w:r>
      <w:del w:id="307" w:author="Rick" w:date="2019-04-10T10:34:00Z">
        <w:r w:rsidR="00105EDE" w:rsidDel="00F51443">
          <w:rPr>
            <w:spacing w:val="-8"/>
            <w:sz w:val="20"/>
          </w:rPr>
          <w:delText xml:space="preserve"> </w:delText>
        </w:r>
      </w:del>
      <w:r w:rsidR="00105EDE">
        <w:rPr>
          <w:rFonts w:ascii="Arial" w:hAnsi="Arial"/>
          <w:w w:val="89"/>
          <w:sz w:val="20"/>
        </w:rPr>
        <w:t>2</w:t>
      </w:r>
      <w:r w:rsidR="00105EDE">
        <w:rPr>
          <w:w w:val="99"/>
          <w:sz w:val="20"/>
        </w:rPr>
        <w:t>,</w:t>
      </w:r>
      <w:r w:rsidR="00105EDE">
        <w:rPr>
          <w:sz w:val="20"/>
        </w:rPr>
        <w:t xml:space="preserve"> </w:t>
      </w:r>
      <w:del w:id="308" w:author="Rick" w:date="2019-04-10T10:34:00Z">
        <w:r w:rsidR="00105EDE" w:rsidDel="00F51443">
          <w:rPr>
            <w:spacing w:val="-8"/>
            <w:sz w:val="20"/>
          </w:rPr>
          <w:delText xml:space="preserve"> </w:delText>
        </w:r>
      </w:del>
      <w:r w:rsidR="00105EDE">
        <w:rPr>
          <w:w w:val="99"/>
          <w:sz w:val="20"/>
        </w:rPr>
        <w:t>denoted by</w:t>
      </w:r>
      <w:r w:rsidR="00105EDE">
        <w:rPr>
          <w:sz w:val="20"/>
        </w:rPr>
        <w:t xml:space="preserve"> </w:t>
      </w:r>
      <w:del w:id="309" w:author="Rick" w:date="2019-04-10T10:34:00Z">
        <w:r w:rsidR="00105EDE" w:rsidDel="00F51443">
          <w:rPr>
            <w:spacing w:val="-24"/>
            <w:sz w:val="20"/>
          </w:rPr>
          <w:delText xml:space="preserve"> </w:delText>
        </w:r>
      </w:del>
      <w:r w:rsidR="00105EDE">
        <w:rPr>
          <w:rFonts w:ascii="Bookman Old Style" w:hAnsi="Bookman Old Style"/>
          <w:i/>
          <w:w w:val="116"/>
          <w:sz w:val="20"/>
        </w:rPr>
        <w:t>τ</w:t>
      </w:r>
      <w:r w:rsidR="00105EDE">
        <w:rPr>
          <w:rFonts w:ascii="Bookman Old Style" w:hAnsi="Bookman Old Style"/>
          <w:i/>
          <w:w w:val="106"/>
          <w:sz w:val="20"/>
          <w:vertAlign w:val="subscript"/>
        </w:rPr>
        <w:t>G</w:t>
      </w:r>
      <w:r w:rsidR="00105EDE">
        <w:rPr>
          <w:rFonts w:ascii="Trebuchet MS" w:hAnsi="Trebuchet MS"/>
          <w:i/>
          <w:w w:val="104"/>
          <w:position w:val="1"/>
          <w:sz w:val="10"/>
        </w:rPr>
        <w:t>t</w:t>
      </w:r>
      <w:del w:id="310" w:author="Rick" w:date="2019-04-10T10:35:00Z">
        <w:r w:rsidR="00105EDE" w:rsidDel="00F51443">
          <w:rPr>
            <w:rFonts w:ascii="Trebuchet MS" w:hAnsi="Trebuchet MS"/>
            <w:i/>
            <w:position w:val="1"/>
            <w:sz w:val="10"/>
          </w:rPr>
          <w:delText xml:space="preserve">  </w:delText>
        </w:r>
      </w:del>
      <w:r w:rsidR="00105EDE">
        <w:rPr>
          <w:rFonts w:ascii="Trebuchet MS" w:hAnsi="Trebuchet MS"/>
          <w:i/>
          <w:spacing w:val="-4"/>
          <w:position w:val="1"/>
          <w:sz w:val="10"/>
        </w:rPr>
        <w:t xml:space="preserve"> </w:t>
      </w:r>
      <w:r w:rsidR="00105EDE">
        <w:rPr>
          <w:rFonts w:ascii="Arial" w:hAnsi="Arial"/>
          <w:w w:val="132"/>
          <w:sz w:val="20"/>
        </w:rPr>
        <w:t>=</w:t>
      </w:r>
      <w:r w:rsidR="00105EDE">
        <w:rPr>
          <w:rFonts w:ascii="Arial" w:hAnsi="Arial"/>
          <w:spacing w:val="11"/>
          <w:sz w:val="20"/>
        </w:rPr>
        <w:t xml:space="preserve"> </w:t>
      </w:r>
      <w:r w:rsidR="00105EDE">
        <w:rPr>
          <w:rFonts w:ascii="Bookman Old Style" w:hAnsi="Bookman Old Style"/>
          <w:i/>
          <w:w w:val="101"/>
          <w:sz w:val="20"/>
        </w:rPr>
        <w:t>min</w:t>
      </w:r>
      <w:r w:rsidR="00105EDE">
        <w:rPr>
          <w:rFonts w:ascii="Lucida Sans Unicode" w:hAnsi="Lucida Sans Unicode"/>
          <w:w w:val="153"/>
          <w:sz w:val="20"/>
        </w:rPr>
        <w:t>{</w:t>
      </w:r>
      <w:r w:rsidR="00105EDE">
        <w:rPr>
          <w:rFonts w:ascii="Arial" w:hAnsi="Arial"/>
          <w:w w:val="116"/>
          <w:sz w:val="20"/>
        </w:rPr>
        <w:t>(</w:t>
      </w:r>
      <w:r w:rsidR="00105EDE">
        <w:rPr>
          <w:rFonts w:ascii="Bookman Old Style" w:hAnsi="Bookman Old Style"/>
          <w:i/>
          <w:w w:val="86"/>
          <w:sz w:val="20"/>
        </w:rPr>
        <w:t>s</w:t>
      </w:r>
      <w:r w:rsidR="00105EDE">
        <w:rPr>
          <w:rFonts w:ascii="Bookman Old Style" w:hAnsi="Bookman Old Style"/>
          <w:i/>
          <w:w w:val="101"/>
          <w:sz w:val="20"/>
          <w:vertAlign w:val="subscript"/>
        </w:rPr>
        <w:t>e,G</w:t>
      </w:r>
      <w:r w:rsidR="00105EDE">
        <w:rPr>
          <w:rFonts w:ascii="Trebuchet MS" w:hAnsi="Trebuchet MS"/>
          <w:i/>
          <w:w w:val="104"/>
          <w:position w:val="1"/>
          <w:sz w:val="10"/>
        </w:rPr>
        <w:t>t</w:t>
      </w:r>
      <w:del w:id="311" w:author="Rick" w:date="2019-04-10T10:35:00Z">
        <w:r w:rsidR="00105EDE" w:rsidDel="00F51443">
          <w:rPr>
            <w:rFonts w:ascii="Trebuchet MS" w:hAnsi="Trebuchet MS"/>
            <w:i/>
            <w:position w:val="1"/>
            <w:sz w:val="10"/>
          </w:rPr>
          <w:delText xml:space="preserve"> </w:delText>
        </w:r>
      </w:del>
      <w:r w:rsidR="00105EDE">
        <w:rPr>
          <w:rFonts w:ascii="Trebuchet MS" w:hAnsi="Trebuchet MS"/>
          <w:i/>
          <w:spacing w:val="8"/>
          <w:position w:val="1"/>
          <w:sz w:val="10"/>
        </w:rPr>
        <w:t xml:space="preserve"> </w:t>
      </w:r>
      <w:r w:rsidR="00105EDE">
        <w:rPr>
          <w:rFonts w:ascii="Arial" w:hAnsi="Arial"/>
          <w:w w:val="132"/>
          <w:sz w:val="20"/>
        </w:rPr>
        <w:t>+</w:t>
      </w:r>
      <w:r w:rsidR="00105EDE">
        <w:rPr>
          <w:rFonts w:ascii="Arial" w:hAnsi="Arial"/>
          <w:spacing w:val="-7"/>
          <w:sz w:val="20"/>
        </w:rPr>
        <w:t xml:space="preserve"> </w:t>
      </w:r>
      <w:r w:rsidR="00105EDE">
        <w:rPr>
          <w:rFonts w:ascii="Arial" w:hAnsi="Arial"/>
          <w:w w:val="99"/>
          <w:sz w:val="20"/>
        </w:rPr>
        <w:t>2)</w:t>
      </w:r>
      <w:del w:id="312" w:author="Rick" w:date="2019-04-10T10:35:00Z">
        <w:r w:rsidR="00105EDE" w:rsidDel="00F51443">
          <w:rPr>
            <w:rFonts w:ascii="Arial" w:hAnsi="Arial"/>
            <w:spacing w:val="11"/>
            <w:sz w:val="20"/>
          </w:rPr>
          <w:delText xml:space="preserve"> </w:delText>
        </w:r>
      </w:del>
      <w:r w:rsidR="00105EDE">
        <w:rPr>
          <w:rFonts w:ascii="Arial" w:hAnsi="Arial"/>
          <w:w w:val="99"/>
          <w:sz w:val="20"/>
        </w:rPr>
        <w:t>:</w:t>
      </w:r>
      <w:r w:rsidR="00105EDE">
        <w:rPr>
          <w:rFonts w:ascii="Arial" w:hAnsi="Arial"/>
          <w:spacing w:val="12"/>
          <w:sz w:val="20"/>
        </w:rPr>
        <w:t xml:space="preserve"> </w:t>
      </w:r>
      <w:r w:rsidR="00105EDE">
        <w:rPr>
          <w:rFonts w:ascii="Bookman Old Style" w:hAnsi="Bookman Old Style"/>
          <w:i/>
          <w:w w:val="85"/>
          <w:sz w:val="20"/>
        </w:rPr>
        <w:t>e</w:t>
      </w:r>
      <w:r w:rsidR="00105EDE">
        <w:rPr>
          <w:rFonts w:ascii="Bookman Old Style" w:hAnsi="Bookman Old Style"/>
          <w:i/>
          <w:spacing w:val="7"/>
          <w:sz w:val="20"/>
        </w:rPr>
        <w:t xml:space="preserve"> </w:t>
      </w:r>
      <w:r w:rsidR="00105EDE">
        <w:rPr>
          <w:rFonts w:ascii="Lucida Sans Unicode" w:hAnsi="Lucida Sans Unicode"/>
          <w:w w:val="83"/>
          <w:sz w:val="20"/>
        </w:rPr>
        <w:t>∈</w:t>
      </w:r>
      <w:r w:rsidR="00105EDE">
        <w:rPr>
          <w:rFonts w:ascii="Lucida Sans Unicode" w:hAnsi="Lucida Sans Unicode"/>
          <w:spacing w:val="4"/>
          <w:sz w:val="20"/>
        </w:rPr>
        <w:t xml:space="preserve"> </w:t>
      </w:r>
      <w:r w:rsidR="00105EDE">
        <w:rPr>
          <w:rFonts w:ascii="Bookman Old Style" w:hAnsi="Bookman Old Style"/>
          <w:i/>
          <w:w w:val="108"/>
          <w:sz w:val="20"/>
        </w:rPr>
        <w:t>E</w:t>
      </w:r>
      <w:r w:rsidR="00105EDE">
        <w:rPr>
          <w:rFonts w:ascii="Bookman Old Style" w:hAnsi="Bookman Old Style"/>
          <w:i/>
          <w:w w:val="106"/>
          <w:sz w:val="20"/>
          <w:vertAlign w:val="subscript"/>
        </w:rPr>
        <w:t>G</w:t>
      </w:r>
      <w:r w:rsidR="00105EDE">
        <w:rPr>
          <w:rFonts w:ascii="Trebuchet MS" w:hAnsi="Trebuchet MS"/>
          <w:i/>
          <w:w w:val="104"/>
          <w:position w:val="1"/>
          <w:sz w:val="10"/>
        </w:rPr>
        <w:t>t</w:t>
      </w:r>
      <w:r w:rsidR="00105EDE">
        <w:rPr>
          <w:rFonts w:ascii="Trebuchet MS" w:hAnsi="Trebuchet MS"/>
          <w:i/>
          <w:spacing w:val="-11"/>
          <w:position w:val="1"/>
          <w:sz w:val="10"/>
        </w:rPr>
        <w:t xml:space="preserve"> </w:t>
      </w:r>
      <w:r w:rsidR="00105EDE">
        <w:rPr>
          <w:rFonts w:ascii="Lucida Sans Unicode" w:hAnsi="Lucida Sans Unicode"/>
          <w:w w:val="153"/>
          <w:sz w:val="20"/>
        </w:rPr>
        <w:t>}</w:t>
      </w:r>
      <w:r w:rsidR="00105EDE">
        <w:rPr>
          <w:w w:val="99"/>
          <w:sz w:val="20"/>
        </w:rPr>
        <w:t>.</w:t>
      </w:r>
      <w:r w:rsidR="00105EDE">
        <w:rPr>
          <w:sz w:val="20"/>
        </w:rPr>
        <w:t xml:space="preserve"> </w:t>
      </w:r>
      <w:del w:id="313" w:author="Rick" w:date="2019-04-10T10:35:00Z">
        <w:r w:rsidR="00105EDE" w:rsidDel="00F51443">
          <w:rPr>
            <w:spacing w:val="-24"/>
            <w:sz w:val="20"/>
          </w:rPr>
          <w:delText xml:space="preserve"> </w:delText>
        </w:r>
      </w:del>
      <w:r w:rsidR="00105EDE">
        <w:rPr>
          <w:spacing w:val="-16"/>
          <w:w w:val="99"/>
          <w:sz w:val="20"/>
        </w:rPr>
        <w:t>W</w:t>
      </w:r>
      <w:r w:rsidR="00105EDE">
        <w:rPr>
          <w:w w:val="99"/>
          <w:sz w:val="20"/>
        </w:rPr>
        <w:t>e</w:t>
      </w:r>
      <w:r w:rsidR="00105EDE">
        <w:rPr>
          <w:sz w:val="20"/>
        </w:rPr>
        <w:t xml:space="preserve"> </w:t>
      </w:r>
      <w:del w:id="314" w:author="Rick" w:date="2019-04-10T10:35:00Z">
        <w:r w:rsidR="00105EDE" w:rsidDel="00F51443">
          <w:rPr>
            <w:spacing w:val="-24"/>
            <w:sz w:val="20"/>
          </w:rPr>
          <w:delText xml:space="preserve"> </w:delText>
        </w:r>
      </w:del>
      <w:r w:rsidR="00105EDE">
        <w:rPr>
          <w:w w:val="99"/>
          <w:sz w:val="20"/>
        </w:rPr>
        <w:t>then</w:t>
      </w:r>
      <w:r w:rsidR="00105EDE">
        <w:rPr>
          <w:sz w:val="20"/>
        </w:rPr>
        <w:t xml:space="preserve"> </w:t>
      </w:r>
      <w:del w:id="315" w:author="Rick" w:date="2019-04-10T10:37:00Z">
        <w:r w:rsidR="00105EDE" w:rsidDel="00F51443">
          <w:rPr>
            <w:spacing w:val="-24"/>
            <w:sz w:val="20"/>
          </w:rPr>
          <w:delText xml:space="preserve"> </w:delText>
        </w:r>
      </w:del>
      <w:r w:rsidR="00105EDE">
        <w:rPr>
          <w:w w:val="97"/>
          <w:sz w:val="20"/>
        </w:rPr>
        <w:t>define</w:t>
      </w:r>
      <w:r w:rsidR="00105EDE">
        <w:rPr>
          <w:sz w:val="20"/>
        </w:rPr>
        <w:t xml:space="preserve"> </w:t>
      </w:r>
      <w:del w:id="316" w:author="Rick" w:date="2019-04-10T10:39:00Z">
        <w:r w:rsidR="00105EDE" w:rsidDel="008607B3">
          <w:rPr>
            <w:spacing w:val="-24"/>
            <w:sz w:val="20"/>
          </w:rPr>
          <w:delText xml:space="preserve"> </w:delText>
        </w:r>
      </w:del>
      <w:r w:rsidR="00105EDE">
        <w:rPr>
          <w:w w:val="99"/>
          <w:sz w:val="20"/>
        </w:rPr>
        <w:t>edge trussness</w:t>
      </w:r>
      <w:r w:rsidR="00105EDE">
        <w:rPr>
          <w:spacing w:val="19"/>
          <w:sz w:val="20"/>
        </w:rPr>
        <w:t xml:space="preserve"> </w:t>
      </w:r>
      <w:r w:rsidR="00105EDE">
        <w:rPr>
          <w:w w:val="99"/>
          <w:sz w:val="20"/>
        </w:rPr>
        <w:t>as</w:t>
      </w:r>
      <w:ins w:id="317" w:author="Rick" w:date="2019-04-10T10:35:00Z">
        <w:r>
          <w:rPr>
            <w:w w:val="99"/>
            <w:sz w:val="20"/>
          </w:rPr>
          <w:t xml:space="preserve"> follows</w:t>
        </w:r>
      </w:ins>
      <w:r w:rsidR="00105EDE">
        <w:rPr>
          <w:w w:val="99"/>
          <w:sz w:val="20"/>
        </w:rPr>
        <w:t>:</w:t>
      </w:r>
      <w:r w:rsidR="00105EDE">
        <w:rPr>
          <w:spacing w:val="19"/>
          <w:sz w:val="20"/>
        </w:rPr>
        <w:t xml:space="preserve"> </w:t>
      </w:r>
      <w:r w:rsidR="00105EDE">
        <w:rPr>
          <w:rFonts w:ascii="Bookman Old Style" w:hAnsi="Bookman Old Style"/>
          <w:i/>
          <w:w w:val="116"/>
          <w:sz w:val="20"/>
        </w:rPr>
        <w:t>τ</w:t>
      </w:r>
      <w:r w:rsidR="00105EDE">
        <w:rPr>
          <w:rFonts w:ascii="Bookman Old Style" w:hAnsi="Bookman Old Style"/>
          <w:i/>
          <w:w w:val="91"/>
          <w:sz w:val="20"/>
          <w:vertAlign w:val="subscript"/>
        </w:rPr>
        <w:t>e</w:t>
      </w:r>
      <w:r w:rsidR="00105EDE">
        <w:rPr>
          <w:rFonts w:ascii="Bookman Old Style" w:hAnsi="Bookman Old Style"/>
          <w:i/>
          <w:spacing w:val="5"/>
          <w:sz w:val="20"/>
        </w:rPr>
        <w:t xml:space="preserve"> </w:t>
      </w:r>
      <w:r w:rsidR="00105EDE">
        <w:rPr>
          <w:rFonts w:ascii="Arial" w:hAnsi="Arial"/>
          <w:w w:val="132"/>
          <w:sz w:val="20"/>
        </w:rPr>
        <w:t>=</w:t>
      </w:r>
      <w:r w:rsidR="00105EDE">
        <w:rPr>
          <w:rFonts w:ascii="Arial" w:hAnsi="Arial"/>
          <w:spacing w:val="-1"/>
          <w:sz w:val="20"/>
        </w:rPr>
        <w:t xml:space="preserve"> </w:t>
      </w:r>
      <w:r w:rsidR="00105EDE">
        <w:rPr>
          <w:rFonts w:ascii="Bookman Old Style" w:hAnsi="Bookman Old Style"/>
          <w:i/>
          <w:w w:val="96"/>
          <w:sz w:val="20"/>
        </w:rPr>
        <w:t>max</w:t>
      </w:r>
      <w:r w:rsidR="00105EDE">
        <w:rPr>
          <w:rFonts w:ascii="Bookman Old Style" w:hAnsi="Bookman Old Style"/>
          <w:i/>
          <w:w w:val="106"/>
          <w:sz w:val="20"/>
          <w:vertAlign w:val="subscript"/>
        </w:rPr>
        <w:t>G</w:t>
      </w:r>
      <w:r w:rsidR="00105EDE">
        <w:rPr>
          <w:rFonts w:ascii="Trebuchet MS" w:hAnsi="Trebuchet MS"/>
          <w:i/>
          <w:w w:val="104"/>
          <w:position w:val="1"/>
          <w:sz w:val="10"/>
        </w:rPr>
        <w:t>t</w:t>
      </w:r>
      <w:r w:rsidR="00105EDE">
        <w:rPr>
          <w:rFonts w:ascii="Trebuchet MS" w:hAnsi="Trebuchet MS"/>
          <w:i/>
          <w:spacing w:val="-21"/>
          <w:position w:val="1"/>
          <w:sz w:val="10"/>
        </w:rPr>
        <w:t xml:space="preserve"> </w:t>
      </w:r>
      <w:r w:rsidR="00105EDE">
        <w:rPr>
          <w:rFonts w:ascii="Lucida Sans Unicode" w:hAnsi="Lucida Sans Unicode"/>
          <w:w w:val="96"/>
          <w:position w:val="-2"/>
          <w:sz w:val="14"/>
        </w:rPr>
        <w:t>∈</w:t>
      </w:r>
      <w:r w:rsidR="00105EDE">
        <w:rPr>
          <w:rFonts w:ascii="Bookman Old Style" w:hAnsi="Bookman Old Style"/>
          <w:i/>
          <w:w w:val="116"/>
          <w:position w:val="-2"/>
          <w:sz w:val="14"/>
        </w:rPr>
        <w:t>G</w:t>
      </w:r>
      <w:r w:rsidR="00105EDE">
        <w:rPr>
          <w:rFonts w:ascii="Bookman Old Style" w:hAnsi="Bookman Old Style"/>
          <w:i/>
          <w:position w:val="-2"/>
          <w:sz w:val="14"/>
        </w:rPr>
        <w:t xml:space="preserve">  </w:t>
      </w:r>
      <w:r w:rsidR="00105EDE">
        <w:rPr>
          <w:rFonts w:ascii="Bookman Old Style" w:hAnsi="Bookman Old Style"/>
          <w:i/>
          <w:spacing w:val="-17"/>
          <w:position w:val="-2"/>
          <w:sz w:val="14"/>
        </w:rPr>
        <w:t xml:space="preserve"> </w:t>
      </w:r>
      <w:r w:rsidR="00105EDE">
        <w:rPr>
          <w:rFonts w:ascii="Bookman Old Style" w:hAnsi="Bookman Old Style"/>
          <w:i/>
          <w:w w:val="116"/>
          <w:sz w:val="20"/>
        </w:rPr>
        <w:t>τ</w:t>
      </w:r>
      <w:r w:rsidR="00105EDE">
        <w:rPr>
          <w:rFonts w:ascii="Bookman Old Style" w:hAnsi="Bookman Old Style"/>
          <w:i/>
          <w:w w:val="106"/>
          <w:sz w:val="20"/>
          <w:vertAlign w:val="subscript"/>
        </w:rPr>
        <w:t>G</w:t>
      </w:r>
      <w:r w:rsidR="00105EDE">
        <w:rPr>
          <w:rFonts w:ascii="Trebuchet MS" w:hAnsi="Trebuchet MS"/>
          <w:i/>
          <w:w w:val="104"/>
          <w:position w:val="1"/>
          <w:sz w:val="10"/>
        </w:rPr>
        <w:t>t</w:t>
      </w:r>
      <w:r w:rsidR="00105EDE">
        <w:rPr>
          <w:rFonts w:ascii="Trebuchet MS" w:hAnsi="Trebuchet MS"/>
          <w:i/>
          <w:position w:val="1"/>
          <w:sz w:val="10"/>
        </w:rPr>
        <w:t xml:space="preserve">  </w:t>
      </w:r>
      <w:r w:rsidR="00105EDE">
        <w:rPr>
          <w:rFonts w:ascii="Trebuchet MS" w:hAnsi="Trebuchet MS"/>
          <w:i/>
          <w:spacing w:val="-16"/>
          <w:position w:val="1"/>
          <w:sz w:val="10"/>
        </w:rPr>
        <w:t xml:space="preserve"> </w:t>
      </w:r>
      <w:r w:rsidR="00105EDE">
        <w:rPr>
          <w:rFonts w:ascii="Arial" w:hAnsi="Arial"/>
          <w:w w:val="99"/>
          <w:sz w:val="20"/>
        </w:rPr>
        <w:t>:</w:t>
      </w:r>
      <w:r w:rsidR="00105EDE">
        <w:rPr>
          <w:rFonts w:ascii="Arial" w:hAnsi="Arial"/>
          <w:spacing w:val="-1"/>
          <w:sz w:val="20"/>
        </w:rPr>
        <w:t xml:space="preserve"> </w:t>
      </w:r>
      <w:r w:rsidR="00105EDE">
        <w:rPr>
          <w:rFonts w:ascii="Bookman Old Style" w:hAnsi="Bookman Old Style"/>
          <w:i/>
          <w:w w:val="85"/>
          <w:sz w:val="20"/>
        </w:rPr>
        <w:t>e</w:t>
      </w:r>
      <w:r w:rsidR="00105EDE">
        <w:rPr>
          <w:rFonts w:ascii="Bookman Old Style" w:hAnsi="Bookman Old Style"/>
          <w:i/>
          <w:sz w:val="20"/>
        </w:rPr>
        <w:tab/>
      </w:r>
      <w:r w:rsidR="00105EDE">
        <w:rPr>
          <w:rFonts w:ascii="Bookman Old Style" w:hAnsi="Bookman Old Style"/>
          <w:i/>
          <w:w w:val="108"/>
          <w:sz w:val="20"/>
        </w:rPr>
        <w:t>E</w:t>
      </w:r>
      <w:r w:rsidR="00105EDE">
        <w:rPr>
          <w:rFonts w:ascii="Bookman Old Style" w:hAnsi="Bookman Old Style"/>
          <w:i/>
          <w:w w:val="106"/>
          <w:sz w:val="20"/>
          <w:vertAlign w:val="subscript"/>
        </w:rPr>
        <w:t>G</w:t>
      </w:r>
      <w:r w:rsidR="00105EDE">
        <w:rPr>
          <w:rFonts w:ascii="Trebuchet MS" w:hAnsi="Trebuchet MS"/>
          <w:i/>
          <w:w w:val="104"/>
          <w:position w:val="1"/>
          <w:sz w:val="10"/>
        </w:rPr>
        <w:t>t</w:t>
      </w:r>
      <w:r w:rsidR="00105EDE">
        <w:rPr>
          <w:rFonts w:ascii="Trebuchet MS" w:hAnsi="Trebuchet MS"/>
          <w:i/>
          <w:position w:val="1"/>
          <w:sz w:val="10"/>
        </w:rPr>
        <w:t xml:space="preserve"> </w:t>
      </w:r>
      <w:del w:id="318" w:author="Rick" w:date="2019-04-10T10:36:00Z">
        <w:r w:rsidR="00105EDE" w:rsidDel="00F51443">
          <w:rPr>
            <w:rFonts w:ascii="Trebuchet MS" w:hAnsi="Trebuchet MS"/>
            <w:i/>
            <w:position w:val="1"/>
            <w:sz w:val="10"/>
          </w:rPr>
          <w:delText xml:space="preserve"> </w:delText>
        </w:r>
      </w:del>
      <w:r w:rsidR="00105EDE">
        <w:rPr>
          <w:rFonts w:ascii="Trebuchet MS" w:hAnsi="Trebuchet MS"/>
          <w:i/>
          <w:position w:val="1"/>
          <w:sz w:val="10"/>
        </w:rPr>
        <w:t xml:space="preserve"> </w:t>
      </w:r>
      <w:r w:rsidR="00105EDE">
        <w:rPr>
          <w:rFonts w:ascii="Trebuchet MS" w:hAnsi="Trebuchet MS"/>
          <w:i/>
          <w:spacing w:val="-1"/>
          <w:position w:val="1"/>
          <w:sz w:val="10"/>
        </w:rPr>
        <w:t xml:space="preserve"> </w:t>
      </w:r>
      <w:r w:rsidR="00105EDE">
        <w:rPr>
          <w:w w:val="99"/>
          <w:sz w:val="20"/>
        </w:rPr>
        <w:t>.</w:t>
      </w:r>
    </w:p>
    <w:p w14:paraId="74DA9A37" w14:textId="77777777" w:rsidR="00187908" w:rsidRDefault="00105EDE">
      <w:pPr>
        <w:pStyle w:val="BodyText"/>
        <w:spacing w:line="210" w:lineRule="exact"/>
        <w:ind w:left="358"/>
        <w:jc w:val="both"/>
      </w:pPr>
      <w:r>
        <w:t xml:space="preserve">For example, in </w:t>
      </w:r>
      <w:hyperlink w:anchor="_bookmark3" w:history="1">
        <w:r>
          <w:t xml:space="preserve">Figure 2, </w:t>
        </w:r>
      </w:hyperlink>
      <w:r>
        <w:t xml:space="preserve">subgraph </w:t>
      </w:r>
      <w:r>
        <w:rPr>
          <w:rFonts w:ascii="Arial"/>
        </w:rPr>
        <w:t>(1</w:t>
      </w:r>
      <w:r>
        <w:rPr>
          <w:rFonts w:ascii="Bookman Old Style"/>
          <w:i/>
        </w:rPr>
        <w:t xml:space="preserve">, </w:t>
      </w:r>
      <w:r>
        <w:rPr>
          <w:rFonts w:ascii="Arial"/>
        </w:rPr>
        <w:t>3</w:t>
      </w:r>
      <w:r>
        <w:rPr>
          <w:rFonts w:ascii="Bookman Old Style"/>
          <w:i/>
        </w:rPr>
        <w:t xml:space="preserve">, </w:t>
      </w:r>
      <w:r>
        <w:rPr>
          <w:rFonts w:ascii="Arial"/>
        </w:rPr>
        <w:t>7</w:t>
      </w:r>
      <w:r>
        <w:rPr>
          <w:rFonts w:ascii="Bookman Old Style"/>
          <w:i/>
        </w:rPr>
        <w:t xml:space="preserve">, </w:t>
      </w:r>
      <w:r>
        <w:rPr>
          <w:rFonts w:ascii="Arial"/>
        </w:rPr>
        <w:t>8</w:t>
      </w:r>
      <w:r>
        <w:rPr>
          <w:rFonts w:ascii="Bookman Old Style"/>
          <w:i/>
        </w:rPr>
        <w:t xml:space="preserve">, </w:t>
      </w:r>
      <w:r>
        <w:rPr>
          <w:rFonts w:ascii="Arial"/>
        </w:rPr>
        <w:t xml:space="preserve">4) </w:t>
      </w:r>
      <w:r>
        <w:t xml:space="preserve">has </w:t>
      </w:r>
      <w:ins w:id="319" w:author="Rick" w:date="2019-04-10T10:36:00Z">
        <w:r w:rsidR="00F51443">
          <w:t xml:space="preserve">a </w:t>
        </w:r>
      </w:ins>
      <w:r>
        <w:t>truss-</w:t>
      </w:r>
    </w:p>
    <w:p w14:paraId="015B2266" w14:textId="660AB829" w:rsidR="00187908" w:rsidRDefault="00F51443">
      <w:pPr>
        <w:pStyle w:val="BodyText"/>
        <w:spacing w:before="5" w:line="247" w:lineRule="auto"/>
        <w:ind w:left="159" w:right="977"/>
        <w:jc w:val="both"/>
      </w:pPr>
      <w:r>
        <w:rPr>
          <w:noProof/>
          <w:lang w:val="en-IN" w:eastAsia="en-IN" w:bidi="hi-IN"/>
        </w:rPr>
        <mc:AlternateContent>
          <mc:Choice Requires="wps">
            <w:drawing>
              <wp:anchor distT="0" distB="0" distL="114300" distR="114300" simplePos="0" relativeHeight="249927680" behindDoc="1" locked="0" layoutInCell="1" allowOverlap="1" wp14:anchorId="4C63710C" wp14:editId="4348BF5C">
                <wp:simplePos x="0" y="0"/>
                <wp:positionH relativeFrom="page">
                  <wp:posOffset>6671310</wp:posOffset>
                </wp:positionH>
                <wp:positionV relativeFrom="paragraph">
                  <wp:posOffset>24130</wp:posOffset>
                </wp:positionV>
                <wp:extent cx="98425" cy="219710"/>
                <wp:effectExtent l="0" t="0" r="0" b="0"/>
                <wp:wrapNone/>
                <wp:docPr id="462"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7416A"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63710C" id="Text Box 461" o:spid="_x0000_s1054" type="#_x0000_t202" style="position:absolute;left:0;text-align:left;margin-left:525.3pt;margin-top:1.9pt;width:7.75pt;height:17.3pt;z-index:-25338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" filled="f" stroked="f">
                <v:textbox inset="0,0,0,0">
                  <w:txbxContent>
                    <w:p w14:paraId="4D67416A"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r w:rsidR="00105EDE">
        <w:rPr>
          <w:w w:val="105"/>
        </w:rPr>
        <w:t xml:space="preserve">ness of </w:t>
      </w:r>
      <w:r w:rsidR="00105EDE">
        <w:rPr>
          <w:rFonts w:ascii="Arial"/>
          <w:w w:val="105"/>
        </w:rPr>
        <w:t>5</w:t>
      </w:r>
      <w:ins w:id="320" w:author="Rick" w:date="2019-04-10T10:37:00Z">
        <w:r>
          <w:rPr>
            <w:rFonts w:ascii="Arial"/>
            <w:w w:val="105"/>
          </w:rPr>
          <w:t>,</w:t>
        </w:r>
      </w:ins>
      <w:r w:rsidR="00105EDE">
        <w:rPr>
          <w:rFonts w:ascii="Arial"/>
          <w:w w:val="105"/>
        </w:rPr>
        <w:t xml:space="preserve"> </w:t>
      </w:r>
      <w:r w:rsidR="00105EDE">
        <w:rPr>
          <w:w w:val="105"/>
        </w:rPr>
        <w:t xml:space="preserve">as all edges in it have support at least </w:t>
      </w:r>
      <w:r w:rsidR="00105EDE">
        <w:rPr>
          <w:rFonts w:ascii="Arial"/>
          <w:w w:val="105"/>
        </w:rPr>
        <w:t>5 2 = 3</w:t>
      </w:r>
      <w:r w:rsidR="00105EDE">
        <w:rPr>
          <w:w w:val="105"/>
        </w:rPr>
        <w:t xml:space="preserve">. The trussness </w:t>
      </w:r>
      <w:del w:id="321" w:author="Rick" w:date="2019-04-10T10:40:00Z">
        <w:r w:rsidR="00105EDE" w:rsidDel="008607B3">
          <w:rPr>
            <w:w w:val="105"/>
          </w:rPr>
          <w:delText xml:space="preserve">for </w:delText>
        </w:r>
      </w:del>
      <w:ins w:id="322" w:author="Rick" w:date="2019-04-10T10:40:00Z">
        <w:r w:rsidR="008607B3">
          <w:rPr>
            <w:w w:val="105"/>
          </w:rPr>
          <w:t xml:space="preserve">of </w:t>
        </w:r>
      </w:ins>
      <w:r w:rsidR="00105EDE">
        <w:rPr>
          <w:w w:val="105"/>
        </w:rPr>
        <w:t xml:space="preserve">edge </w:t>
      </w:r>
      <w:r w:rsidR="00105EDE">
        <w:rPr>
          <w:rFonts w:ascii="Arial"/>
          <w:w w:val="105"/>
        </w:rPr>
        <w:t>(1</w:t>
      </w:r>
      <w:r w:rsidR="00105EDE">
        <w:rPr>
          <w:rFonts w:ascii="Bookman Old Style"/>
          <w:i/>
          <w:w w:val="105"/>
        </w:rPr>
        <w:t xml:space="preserve">, </w:t>
      </w:r>
      <w:r w:rsidR="00105EDE">
        <w:rPr>
          <w:rFonts w:ascii="Arial"/>
          <w:w w:val="105"/>
        </w:rPr>
        <w:t xml:space="preserve">4) </w:t>
      </w:r>
      <w:r w:rsidR="00105EDE">
        <w:rPr>
          <w:w w:val="105"/>
        </w:rPr>
        <w:t>is also</w:t>
      </w:r>
      <w:r w:rsidR="00105EDE">
        <w:rPr>
          <w:spacing w:val="45"/>
          <w:w w:val="105"/>
        </w:rPr>
        <w:t xml:space="preserve"> </w:t>
      </w:r>
      <w:r w:rsidR="00105EDE">
        <w:rPr>
          <w:rFonts w:ascii="Arial"/>
          <w:w w:val="105"/>
        </w:rPr>
        <w:t>5</w:t>
      </w:r>
      <w:r w:rsidR="00105EDE">
        <w:rPr>
          <w:w w:val="105"/>
        </w:rPr>
        <w:t>.</w:t>
      </w:r>
    </w:p>
    <w:p w14:paraId="2043649F" w14:textId="43857B65" w:rsidR="00187908" w:rsidDel="008607B3" w:rsidRDefault="00F51443">
      <w:pPr>
        <w:tabs>
          <w:tab w:val="left" w:pos="3031"/>
        </w:tabs>
        <w:spacing w:before="18" w:line="196" w:lineRule="auto"/>
        <w:ind w:left="159" w:right="977" w:firstLine="199"/>
        <w:jc w:val="both"/>
        <w:rPr>
          <w:del w:id="323" w:author="Rick" w:date="2019-04-10T10:40:00Z"/>
          <w:sz w:val="20"/>
        </w:rPr>
      </w:pPr>
      <w:r>
        <w:rPr>
          <w:noProof/>
          <w:lang w:val="en-IN" w:eastAsia="en-IN" w:bidi="hi-IN"/>
        </w:rPr>
        <mc:AlternateContent>
          <mc:Choice Requires="wps">
            <w:drawing>
              <wp:anchor distT="0" distB="0" distL="114300" distR="114300" simplePos="0" relativeHeight="249932800" behindDoc="1" locked="0" layoutInCell="1" allowOverlap="1" wp14:anchorId="1DF4C39C" wp14:editId="29F956B0">
                <wp:simplePos x="0" y="0"/>
                <wp:positionH relativeFrom="page">
                  <wp:posOffset>4739005</wp:posOffset>
                </wp:positionH>
                <wp:positionV relativeFrom="paragraph">
                  <wp:posOffset>179705</wp:posOffset>
                </wp:positionV>
                <wp:extent cx="1299845" cy="219710"/>
                <wp:effectExtent l="0" t="0" r="0" b="0"/>
                <wp:wrapNone/>
                <wp:docPr id="461"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C0E22" w14:textId="77777777" w:rsidR="00121D20" w:rsidRDefault="00121D20">
                            <w:pPr>
                              <w:pStyle w:val="BodyText"/>
                              <w:tabs>
                                <w:tab w:val="left" w:pos="1411"/>
                                <w:tab w:val="left" w:pos="1891"/>
                              </w:tabs>
                              <w:spacing w:line="242" w:lineRule="exact"/>
                              <w:rPr>
                                <w:rFonts w:ascii="Lucida Sans Unicode" w:hAnsi="Lucida Sans Unicode"/>
                              </w:rPr>
                            </w:pPr>
                            <w:r>
                              <w:rPr>
                                <w:rFonts w:ascii="Lucida Sans Unicode" w:hAnsi="Lucida Sans Unicode"/>
                                <w:w w:val="90"/>
                              </w:rPr>
                              <w:t xml:space="preserve">∀ </w:t>
                            </w:r>
                            <w:r>
                              <w:rPr>
                                <w:rFonts w:ascii="Lucida Sans Unicode" w:hAnsi="Lucida Sans Unicode"/>
                                <w:spacing w:val="25"/>
                                <w:w w:val="90"/>
                              </w:rPr>
                              <w:t xml:space="preserve"> </w:t>
                            </w:r>
                            <w:r>
                              <w:rPr>
                                <w:rFonts w:ascii="Lucida Sans Unicode" w:hAnsi="Lucida Sans Unicode"/>
                                <w:w w:val="95"/>
                              </w:rPr>
                              <w:t>∈</w:t>
                            </w:r>
                            <w:r>
                              <w:rPr>
                                <w:rFonts w:ascii="Lucida Sans Unicode" w:hAnsi="Lucida Sans Unicode"/>
                                <w:w w:val="95"/>
                              </w:rPr>
                              <w:tab/>
                              <w:t>≥</w:t>
                            </w:r>
                            <w:r>
                              <w:rPr>
                                <w:rFonts w:ascii="Lucida Sans Unicode" w:hAnsi="Lucida Sans Unicode"/>
                                <w:w w:val="95"/>
                              </w:rPr>
                              <w:tab/>
                            </w:r>
                            <w:r>
                              <w:rPr>
                                <w:rFonts w:ascii="Lucida Sans Unicode" w:hAnsi="Lucida Sans Unicode"/>
                                <w:spacing w:val="-20"/>
                                <w:w w:val="9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F4C39C" id="Text Box 460" o:spid="_x0000_s1055" type="#_x0000_t202" style="position:absolute;left:0;text-align:left;margin-left:373.15pt;margin-top:14.15pt;width:102.35pt;height:17.3pt;z-index:-25338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u0tgIAALU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" filled="f" stroked="f">
                <v:textbox inset="0,0,0,0">
                  <w:txbxContent>
                    <w:p w14:paraId="39CC0E22" w14:textId="77777777" w:rsidR="00121D20" w:rsidRDefault="00121D20">
                      <w:pPr>
                        <w:pStyle w:val="BodyText"/>
                        <w:tabs>
                          <w:tab w:val="left" w:pos="1411"/>
                          <w:tab w:val="left" w:pos="1891"/>
                        </w:tabs>
                        <w:spacing w:line="242" w:lineRule="exact"/>
                        <w:rPr>
                          <w:rFonts w:ascii="Lucida Sans Unicode" w:hAnsi="Lucida Sans Unicode"/>
                        </w:rPr>
                      </w:pPr>
                      <w:r>
                        <w:rPr>
                          <w:rFonts w:ascii="Lucida Sans Unicode" w:hAnsi="Lucida Sans Unicode"/>
                          <w:w w:val="90"/>
                        </w:rPr>
                        <w:t xml:space="preserve">∀ </w:t>
                      </w:r>
                      <w:r>
                        <w:rPr>
                          <w:rFonts w:ascii="Lucida Sans Unicode" w:hAnsi="Lucida Sans Unicode"/>
                          <w:spacing w:val="25"/>
                          <w:w w:val="90"/>
                        </w:rPr>
                        <w:t xml:space="preserve"> </w:t>
                      </w:r>
                      <w:r>
                        <w:rPr>
                          <w:rFonts w:ascii="Lucida Sans Unicode" w:hAnsi="Lucida Sans Unicode"/>
                          <w:w w:val="95"/>
                        </w:rPr>
                        <w:t>∈</w:t>
                      </w:r>
                      <w:r>
                        <w:rPr>
                          <w:rFonts w:ascii="Lucida Sans Unicode" w:hAnsi="Lucida Sans Unicode"/>
                          <w:w w:val="95"/>
                        </w:rPr>
                        <w:tab/>
                        <w:t>≥</w:t>
                      </w:r>
                      <w:r>
                        <w:rPr>
                          <w:rFonts w:ascii="Lucida Sans Unicode" w:hAnsi="Lucida Sans Unicode"/>
                          <w:w w:val="95"/>
                        </w:rPr>
                        <w:tab/>
                      </w:r>
                      <w:r>
                        <w:rPr>
                          <w:rFonts w:ascii="Lucida Sans Unicode" w:hAnsi="Lucida Sans Unicode"/>
                          <w:spacing w:val="-20"/>
                          <w:w w:val="95"/>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33824" behindDoc="1" locked="0" layoutInCell="1" allowOverlap="1" wp14:anchorId="520100E0" wp14:editId="11B01A71">
                <wp:simplePos x="0" y="0"/>
                <wp:positionH relativeFrom="page">
                  <wp:posOffset>6482715</wp:posOffset>
                </wp:positionH>
                <wp:positionV relativeFrom="paragraph">
                  <wp:posOffset>27305</wp:posOffset>
                </wp:positionV>
                <wp:extent cx="533400" cy="219710"/>
                <wp:effectExtent l="0" t="0" r="0" b="0"/>
                <wp:wrapNone/>
                <wp:docPr id="460"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889A9" w14:textId="77777777" w:rsidR="00121D20" w:rsidRDefault="00121D20">
                            <w:pPr>
                              <w:pStyle w:val="BodyText"/>
                              <w:tabs>
                                <w:tab w:val="left" w:pos="684"/>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0100E0" id="Text Box 459" o:spid="_x0000_s1056" type="#_x0000_t202" style="position:absolute;left:0;text-align:left;margin-left:510.45pt;margin-top:2.15pt;width:42pt;height:17.3pt;z-index:-25338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" filled="f" stroked="f">
                <v:textbox inset="0,0,0,0">
                  <w:txbxContent>
                    <w:p w14:paraId="11F889A9" w14:textId="77777777" w:rsidR="00121D20" w:rsidRDefault="00121D20">
                      <w:pPr>
                        <w:pStyle w:val="BodyText"/>
                        <w:tabs>
                          <w:tab w:val="left" w:pos="684"/>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v:textbox>
                <w10:wrap anchorx="page"/>
              </v:shape>
            </w:pict>
          </mc:Fallback>
        </mc:AlternateContent>
      </w:r>
      <w:r w:rsidR="00105EDE">
        <w:rPr>
          <w:i/>
          <w:w w:val="98"/>
          <w:sz w:val="20"/>
        </w:rPr>
        <w:t>Definition</w:t>
      </w:r>
      <w:r w:rsidR="00105EDE">
        <w:rPr>
          <w:i/>
          <w:spacing w:val="7"/>
          <w:sz w:val="20"/>
        </w:rPr>
        <w:t xml:space="preserve"> </w:t>
      </w:r>
      <w:r w:rsidR="00105EDE">
        <w:rPr>
          <w:i/>
          <w:w w:val="99"/>
          <w:sz w:val="20"/>
        </w:rPr>
        <w:t>3</w:t>
      </w:r>
      <w:r w:rsidR="00105EDE">
        <w:rPr>
          <w:i/>
          <w:spacing w:val="6"/>
          <w:sz w:val="20"/>
        </w:rPr>
        <w:t xml:space="preserve"> </w:t>
      </w:r>
      <w:r w:rsidR="00105EDE">
        <w:rPr>
          <w:i/>
          <w:w w:val="99"/>
          <w:sz w:val="20"/>
        </w:rPr>
        <w:t>(</w:t>
      </w:r>
      <w:del w:id="324" w:author="Rick" w:date="2019-04-10T10:40:00Z">
        <w:r w:rsidR="00105EDE" w:rsidDel="008607B3">
          <w:rPr>
            <w:i/>
            <w:w w:val="99"/>
            <w:sz w:val="20"/>
          </w:rPr>
          <w:delText>K</w:delText>
        </w:r>
      </w:del>
      <w:ins w:id="325" w:author="Rick" w:date="2019-04-10T10:40:00Z">
        <w:r w:rsidR="008607B3">
          <w:rPr>
            <w:i/>
            <w:w w:val="99"/>
            <w:sz w:val="20"/>
          </w:rPr>
          <w:t>k</w:t>
        </w:r>
      </w:ins>
      <w:r w:rsidR="00105EDE">
        <w:rPr>
          <w:i/>
          <w:w w:val="99"/>
          <w:sz w:val="20"/>
        </w:rPr>
        <w:t>-truss)</w:t>
      </w:r>
      <w:r w:rsidR="00105EDE" w:rsidRPr="008607B3">
        <w:rPr>
          <w:iCs/>
          <w:w w:val="99"/>
          <w:sz w:val="20"/>
          <w:rPrChange w:id="326" w:author="Rick" w:date="2019-04-10T10:40:00Z">
            <w:rPr>
              <w:i/>
              <w:w w:val="99"/>
              <w:sz w:val="20"/>
            </w:rPr>
          </w:rPrChange>
        </w:rPr>
        <w:t>:</w:t>
      </w:r>
      <w:r w:rsidR="00105EDE">
        <w:rPr>
          <w:i/>
          <w:spacing w:val="7"/>
          <w:sz w:val="20"/>
        </w:rPr>
        <w:t xml:space="preserve"> </w:t>
      </w:r>
      <w:r w:rsidR="00105EDE">
        <w:rPr>
          <w:w w:val="99"/>
          <w:sz w:val="20"/>
        </w:rPr>
        <w:t>G</w:t>
      </w:r>
      <w:r w:rsidR="00105EDE">
        <w:rPr>
          <w:spacing w:val="-5"/>
          <w:w w:val="99"/>
          <w:sz w:val="20"/>
        </w:rPr>
        <w:t>i</w:t>
      </w:r>
      <w:r w:rsidR="00105EDE">
        <w:rPr>
          <w:spacing w:val="-3"/>
          <w:w w:val="99"/>
          <w:sz w:val="20"/>
        </w:rPr>
        <w:t>v</w:t>
      </w:r>
      <w:r w:rsidR="00105EDE">
        <w:rPr>
          <w:w w:val="99"/>
          <w:sz w:val="20"/>
        </w:rPr>
        <w:t>en</w:t>
      </w:r>
      <w:r w:rsidR="00105EDE">
        <w:rPr>
          <w:spacing w:val="7"/>
          <w:sz w:val="20"/>
        </w:rPr>
        <w:t xml:space="preserve"> </w:t>
      </w:r>
      <w:r w:rsidR="00105EDE">
        <w:rPr>
          <w:w w:val="99"/>
          <w:sz w:val="20"/>
        </w:rPr>
        <w:t>a</w:t>
      </w:r>
      <w:r w:rsidR="00105EDE">
        <w:rPr>
          <w:spacing w:val="6"/>
          <w:sz w:val="20"/>
        </w:rPr>
        <w:t xml:space="preserve"> </w:t>
      </w:r>
      <w:r w:rsidR="00105EDE">
        <w:rPr>
          <w:w w:val="99"/>
          <w:sz w:val="20"/>
        </w:rPr>
        <w:t>graph</w:t>
      </w:r>
      <w:r w:rsidR="00105EDE">
        <w:rPr>
          <w:spacing w:val="7"/>
          <w:sz w:val="20"/>
        </w:rPr>
        <w:t xml:space="preserve"> </w:t>
      </w:r>
      <w:r w:rsidR="00105EDE">
        <w:rPr>
          <w:rFonts w:ascii="Bookman Old Style"/>
          <w:i/>
          <w:w w:val="115"/>
          <w:sz w:val="20"/>
        </w:rPr>
        <w:t>tt</w:t>
      </w:r>
      <w:r w:rsidR="00105EDE">
        <w:rPr>
          <w:rFonts w:ascii="Bookman Old Style"/>
          <w:i/>
          <w:spacing w:val="-3"/>
          <w:sz w:val="20"/>
        </w:rPr>
        <w:t xml:space="preserve"> </w:t>
      </w:r>
      <w:r w:rsidR="00105EDE">
        <w:rPr>
          <w:w w:val="99"/>
          <w:sz w:val="20"/>
        </w:rPr>
        <w:t>and</w:t>
      </w:r>
      <w:r w:rsidR="00105EDE">
        <w:rPr>
          <w:spacing w:val="7"/>
          <w:sz w:val="20"/>
        </w:rPr>
        <w:t xml:space="preserve"> </w:t>
      </w:r>
      <w:r w:rsidR="00105EDE">
        <w:rPr>
          <w:rFonts w:ascii="Bookman Old Style"/>
          <w:i/>
          <w:w w:val="86"/>
          <w:sz w:val="20"/>
        </w:rPr>
        <w:t>k</w:t>
      </w:r>
      <w:r w:rsidR="00105EDE">
        <w:rPr>
          <w:rFonts w:ascii="Bookman Old Style"/>
          <w:i/>
          <w:sz w:val="20"/>
        </w:rPr>
        <w:t xml:space="preserve">    </w:t>
      </w:r>
      <w:del w:id="327" w:author="Rick" w:date="2019-04-10T10:40:00Z">
        <w:r w:rsidR="00105EDE" w:rsidDel="008607B3">
          <w:rPr>
            <w:rFonts w:ascii="Bookman Old Style"/>
            <w:i/>
            <w:spacing w:val="-28"/>
            <w:sz w:val="20"/>
          </w:rPr>
          <w:delText xml:space="preserve"> </w:delText>
        </w:r>
      </w:del>
      <w:r w:rsidR="00105EDE">
        <w:rPr>
          <w:rFonts w:ascii="Arial"/>
          <w:w w:val="89"/>
          <w:sz w:val="20"/>
        </w:rPr>
        <w:t>2</w:t>
      </w:r>
      <w:r w:rsidR="00105EDE">
        <w:rPr>
          <w:w w:val="99"/>
          <w:sz w:val="20"/>
        </w:rPr>
        <w:t>,</w:t>
      </w:r>
      <w:r w:rsidR="00105EDE">
        <w:rPr>
          <w:spacing w:val="7"/>
          <w:sz w:val="20"/>
        </w:rPr>
        <w:t xml:space="preserve"> </w:t>
      </w:r>
      <w:r w:rsidR="00105EDE">
        <w:rPr>
          <w:rFonts w:ascii="Bookman Old Style"/>
          <w:i/>
          <w:w w:val="115"/>
          <w:sz w:val="20"/>
        </w:rPr>
        <w:t>tt</w:t>
      </w:r>
      <w:r w:rsidR="00105EDE">
        <w:rPr>
          <w:rFonts w:ascii="Lucida Sans Unicode"/>
          <w:smallCaps/>
          <w:w w:val="122"/>
          <w:sz w:val="20"/>
          <w:vertAlign w:val="superscript"/>
        </w:rPr>
        <w:t>j</w:t>
      </w:r>
      <w:r w:rsidR="00105EDE">
        <w:rPr>
          <w:rFonts w:ascii="Lucida Sans Unicode"/>
          <w:sz w:val="20"/>
        </w:rPr>
        <w:t xml:space="preserve">   </w:t>
      </w:r>
      <w:r w:rsidR="00105EDE">
        <w:rPr>
          <w:rFonts w:ascii="Lucida Sans Unicode"/>
          <w:spacing w:val="22"/>
          <w:sz w:val="20"/>
        </w:rPr>
        <w:t xml:space="preserve"> </w:t>
      </w:r>
      <w:r w:rsidR="00105EDE">
        <w:rPr>
          <w:rFonts w:ascii="Bookman Old Style"/>
          <w:i/>
          <w:w w:val="115"/>
          <w:sz w:val="20"/>
        </w:rPr>
        <w:t xml:space="preserve">tt </w:t>
      </w:r>
      <w:r w:rsidR="00105EDE">
        <w:rPr>
          <w:w w:val="99"/>
          <w:sz w:val="20"/>
        </w:rPr>
        <w:t>is</w:t>
      </w:r>
      <w:r w:rsidR="00105EDE">
        <w:rPr>
          <w:sz w:val="20"/>
        </w:rPr>
        <w:t xml:space="preserve"> </w:t>
      </w:r>
      <w:del w:id="328" w:author="Rick" w:date="2019-04-10T10:41:00Z">
        <w:r w:rsidR="00105EDE" w:rsidDel="008607B3">
          <w:rPr>
            <w:spacing w:val="-16"/>
            <w:sz w:val="20"/>
          </w:rPr>
          <w:delText xml:space="preserve"> </w:delText>
        </w:r>
      </w:del>
      <w:r w:rsidR="00105EDE">
        <w:rPr>
          <w:w w:val="99"/>
          <w:sz w:val="20"/>
        </w:rPr>
        <w:t>a</w:t>
      </w:r>
      <w:r w:rsidR="00105EDE">
        <w:rPr>
          <w:sz w:val="20"/>
        </w:rPr>
        <w:t xml:space="preserve"> </w:t>
      </w:r>
      <w:del w:id="329" w:author="Rick" w:date="2019-04-10T10:41:00Z">
        <w:r w:rsidR="00105EDE" w:rsidDel="008607B3">
          <w:rPr>
            <w:spacing w:val="-16"/>
            <w:sz w:val="20"/>
          </w:rPr>
          <w:delText xml:space="preserve"> </w:delText>
        </w:r>
      </w:del>
      <w:r w:rsidR="00105EDE">
        <w:rPr>
          <w:w w:val="99"/>
          <w:sz w:val="20"/>
        </w:rPr>
        <w:t>k-truss</w:t>
      </w:r>
      <w:r w:rsidR="00105EDE">
        <w:rPr>
          <w:sz w:val="20"/>
        </w:rPr>
        <w:t xml:space="preserve"> </w:t>
      </w:r>
      <w:del w:id="330" w:author="Rick" w:date="2019-04-10T10:41:00Z">
        <w:r w:rsidR="00105EDE" w:rsidDel="008607B3">
          <w:rPr>
            <w:spacing w:val="-16"/>
            <w:sz w:val="20"/>
          </w:rPr>
          <w:delText xml:space="preserve"> </w:delText>
        </w:r>
      </w:del>
      <w:r w:rsidR="00105EDE">
        <w:rPr>
          <w:w w:val="99"/>
          <w:sz w:val="20"/>
        </w:rPr>
        <w:t>if</w:t>
      </w:r>
      <w:r w:rsidR="00105EDE">
        <w:rPr>
          <w:sz w:val="20"/>
        </w:rPr>
        <w:t xml:space="preserve">   </w:t>
      </w:r>
      <w:r w:rsidR="00105EDE">
        <w:rPr>
          <w:spacing w:val="-5"/>
          <w:sz w:val="20"/>
        </w:rPr>
        <w:t xml:space="preserve"> </w:t>
      </w:r>
      <w:r w:rsidR="00105EDE">
        <w:rPr>
          <w:rFonts w:ascii="Bookman Old Style"/>
          <w:i/>
          <w:w w:val="85"/>
          <w:sz w:val="20"/>
        </w:rPr>
        <w:t>e</w:t>
      </w:r>
      <w:r w:rsidR="00105EDE">
        <w:rPr>
          <w:rFonts w:ascii="Bookman Old Style"/>
          <w:i/>
          <w:sz w:val="20"/>
        </w:rPr>
        <w:t xml:space="preserve">    </w:t>
      </w:r>
      <w:r w:rsidR="00105EDE">
        <w:rPr>
          <w:rFonts w:ascii="Bookman Old Style"/>
          <w:i/>
          <w:spacing w:val="-2"/>
          <w:sz w:val="20"/>
        </w:rPr>
        <w:t xml:space="preserve"> </w:t>
      </w:r>
      <w:r w:rsidR="00105EDE">
        <w:rPr>
          <w:rFonts w:ascii="Bookman Old Style"/>
          <w:i/>
          <w:w w:val="108"/>
          <w:sz w:val="20"/>
        </w:rPr>
        <w:t>E</w:t>
      </w:r>
      <w:r w:rsidR="00105EDE">
        <w:rPr>
          <w:rFonts w:ascii="Bookman Old Style"/>
          <w:i/>
          <w:w w:val="106"/>
          <w:sz w:val="20"/>
          <w:vertAlign w:val="subscript"/>
        </w:rPr>
        <w:t>G</w:t>
      </w:r>
      <w:r w:rsidR="00105EDE">
        <w:rPr>
          <w:rFonts w:ascii="Trebuchet MS"/>
          <w:i/>
          <w:w w:val="104"/>
          <w:position w:val="1"/>
          <w:sz w:val="10"/>
        </w:rPr>
        <w:t>t</w:t>
      </w:r>
      <w:del w:id="331" w:author="Rick" w:date="2019-04-10T10:42:00Z">
        <w:r w:rsidR="00105EDE" w:rsidDel="008607B3">
          <w:rPr>
            <w:rFonts w:ascii="Trebuchet MS"/>
            <w:i/>
            <w:spacing w:val="-11"/>
            <w:position w:val="1"/>
            <w:sz w:val="10"/>
          </w:rPr>
          <w:delText xml:space="preserve"> </w:delText>
        </w:r>
      </w:del>
      <w:r w:rsidR="00105EDE">
        <w:rPr>
          <w:rFonts w:ascii="Bookman Old Style"/>
          <w:i/>
          <w:w w:val="92"/>
          <w:sz w:val="20"/>
        </w:rPr>
        <w:t>,</w:t>
      </w:r>
      <w:r w:rsidR="00105EDE">
        <w:rPr>
          <w:rFonts w:ascii="Bookman Old Style"/>
          <w:i/>
          <w:spacing w:val="-27"/>
          <w:sz w:val="20"/>
        </w:rPr>
        <w:t xml:space="preserve"> </w:t>
      </w:r>
      <w:r w:rsidR="00105EDE">
        <w:rPr>
          <w:rFonts w:ascii="Bookman Old Style"/>
          <w:i/>
          <w:w w:val="86"/>
          <w:sz w:val="20"/>
        </w:rPr>
        <w:t>s</w:t>
      </w:r>
      <w:r w:rsidR="00105EDE">
        <w:rPr>
          <w:rFonts w:ascii="Bookman Old Style"/>
          <w:i/>
          <w:w w:val="101"/>
          <w:sz w:val="20"/>
          <w:vertAlign w:val="subscript"/>
        </w:rPr>
        <w:t>e,G</w:t>
      </w:r>
      <w:r w:rsidR="00105EDE">
        <w:rPr>
          <w:rFonts w:ascii="Trebuchet MS"/>
          <w:i/>
          <w:w w:val="104"/>
          <w:position w:val="1"/>
          <w:sz w:val="10"/>
        </w:rPr>
        <w:t>t</w:t>
      </w:r>
      <w:r w:rsidR="00105EDE">
        <w:rPr>
          <w:rFonts w:ascii="Trebuchet MS"/>
          <w:i/>
          <w:position w:val="1"/>
          <w:sz w:val="10"/>
        </w:rPr>
        <w:tab/>
      </w:r>
      <w:r w:rsidR="00105EDE">
        <w:rPr>
          <w:rFonts w:ascii="Arial"/>
          <w:w w:val="116"/>
          <w:sz w:val="20"/>
        </w:rPr>
        <w:t>(</w:t>
      </w:r>
      <w:r w:rsidR="00105EDE">
        <w:rPr>
          <w:rFonts w:ascii="Bookman Old Style"/>
          <w:i/>
          <w:w w:val="86"/>
          <w:sz w:val="20"/>
        </w:rPr>
        <w:t>k</w:t>
      </w:r>
      <w:r w:rsidR="00105EDE">
        <w:rPr>
          <w:rFonts w:ascii="Bookman Old Style"/>
          <w:i/>
          <w:sz w:val="20"/>
        </w:rPr>
        <w:t xml:space="preserve">    </w:t>
      </w:r>
      <w:r w:rsidR="00105EDE">
        <w:rPr>
          <w:rFonts w:ascii="Bookman Old Style"/>
          <w:i/>
          <w:spacing w:val="-29"/>
          <w:sz w:val="20"/>
        </w:rPr>
        <w:t xml:space="preserve"> </w:t>
      </w:r>
      <w:r w:rsidR="00105EDE">
        <w:rPr>
          <w:rFonts w:ascii="Arial"/>
          <w:w w:val="99"/>
          <w:sz w:val="20"/>
        </w:rPr>
        <w:t>2)</w:t>
      </w:r>
      <w:r w:rsidR="00105EDE">
        <w:rPr>
          <w:w w:val="99"/>
          <w:sz w:val="20"/>
        </w:rPr>
        <w:t>.</w:t>
      </w:r>
      <w:r w:rsidR="00105EDE">
        <w:rPr>
          <w:sz w:val="20"/>
        </w:rPr>
        <w:t xml:space="preserve"> </w:t>
      </w:r>
      <w:del w:id="332" w:author="Rick" w:date="2019-04-10T10:41:00Z">
        <w:r w:rsidR="00105EDE" w:rsidDel="008607B3">
          <w:rPr>
            <w:spacing w:val="-16"/>
            <w:sz w:val="20"/>
          </w:rPr>
          <w:delText xml:space="preserve"> </w:delText>
        </w:r>
      </w:del>
      <w:r w:rsidR="00105EDE">
        <w:rPr>
          <w:rFonts w:ascii="Bookman Old Style"/>
          <w:i/>
          <w:w w:val="115"/>
          <w:sz w:val="20"/>
        </w:rPr>
        <w:t>tt</w:t>
      </w:r>
      <w:r w:rsidR="00105EDE">
        <w:rPr>
          <w:rFonts w:ascii="Lucida Sans Unicode"/>
          <w:smallCaps/>
          <w:w w:val="122"/>
          <w:sz w:val="20"/>
          <w:vertAlign w:val="superscript"/>
        </w:rPr>
        <w:t>j</w:t>
      </w:r>
      <w:r w:rsidR="00105EDE">
        <w:rPr>
          <w:rFonts w:ascii="Lucida Sans Unicode"/>
          <w:spacing w:val="31"/>
          <w:sz w:val="20"/>
        </w:rPr>
        <w:t xml:space="preserve"> </w:t>
      </w:r>
      <w:r w:rsidR="00105EDE">
        <w:rPr>
          <w:w w:val="99"/>
          <w:sz w:val="20"/>
        </w:rPr>
        <w:t>is</w:t>
      </w:r>
      <w:r w:rsidR="00105EDE">
        <w:rPr>
          <w:sz w:val="20"/>
        </w:rPr>
        <w:t xml:space="preserve"> </w:t>
      </w:r>
      <w:del w:id="333" w:author="Rick" w:date="2019-04-10T10:40:00Z">
        <w:r w:rsidR="00105EDE" w:rsidDel="008607B3">
          <w:rPr>
            <w:spacing w:val="-16"/>
            <w:sz w:val="20"/>
          </w:rPr>
          <w:delText xml:space="preserve"> </w:delText>
        </w:r>
      </w:del>
      <w:r w:rsidR="00105EDE">
        <w:rPr>
          <w:w w:val="99"/>
          <w:sz w:val="20"/>
        </w:rPr>
        <w:t>a</w:t>
      </w:r>
      <w:r w:rsidR="00105EDE">
        <w:rPr>
          <w:sz w:val="20"/>
        </w:rPr>
        <w:t xml:space="preserve"> </w:t>
      </w:r>
      <w:del w:id="334" w:author="Rick" w:date="2019-04-10T10:40:00Z">
        <w:r w:rsidR="00105EDE" w:rsidDel="008607B3">
          <w:rPr>
            <w:spacing w:val="-16"/>
            <w:sz w:val="20"/>
          </w:rPr>
          <w:delText xml:space="preserve"> </w:delText>
        </w:r>
      </w:del>
      <w:r w:rsidR="00105EDE">
        <w:rPr>
          <w:w w:val="99"/>
          <w:sz w:val="20"/>
        </w:rPr>
        <w:t>maximal k-truss</w:t>
      </w:r>
      <w:r w:rsidR="00105EDE">
        <w:rPr>
          <w:sz w:val="20"/>
        </w:rPr>
        <w:t xml:space="preserve"> </w:t>
      </w:r>
      <w:del w:id="335" w:author="Rick" w:date="2019-04-10T10:40:00Z">
        <w:r w:rsidR="00105EDE" w:rsidDel="008607B3">
          <w:rPr>
            <w:sz w:val="20"/>
          </w:rPr>
          <w:delText xml:space="preserve"> </w:delText>
        </w:r>
      </w:del>
      <w:r w:rsidR="00105EDE">
        <w:rPr>
          <w:w w:val="99"/>
          <w:sz w:val="20"/>
        </w:rPr>
        <w:t>subgraph</w:t>
      </w:r>
      <w:r w:rsidR="00105EDE">
        <w:rPr>
          <w:sz w:val="20"/>
        </w:rPr>
        <w:t xml:space="preserve"> </w:t>
      </w:r>
      <w:del w:id="336" w:author="Rick" w:date="2019-04-10T10:40:00Z">
        <w:r w:rsidR="00105EDE" w:rsidDel="008607B3">
          <w:rPr>
            <w:sz w:val="20"/>
          </w:rPr>
          <w:delText xml:space="preserve"> </w:delText>
        </w:r>
      </w:del>
      <w:r w:rsidR="00105EDE">
        <w:rPr>
          <w:w w:val="99"/>
          <w:sz w:val="20"/>
        </w:rPr>
        <w:t>if</w:t>
      </w:r>
      <w:r w:rsidR="00105EDE">
        <w:rPr>
          <w:sz w:val="20"/>
        </w:rPr>
        <w:t xml:space="preserve"> </w:t>
      </w:r>
      <w:del w:id="337" w:author="Rick" w:date="2019-04-10T10:40:00Z">
        <w:r w:rsidR="00105EDE" w:rsidDel="008607B3">
          <w:rPr>
            <w:sz w:val="20"/>
          </w:rPr>
          <w:delText xml:space="preserve"> </w:delText>
        </w:r>
      </w:del>
      <w:r w:rsidR="00105EDE">
        <w:rPr>
          <w:w w:val="99"/>
          <w:sz w:val="20"/>
        </w:rPr>
        <w:t>it</w:t>
      </w:r>
      <w:r w:rsidR="00105EDE">
        <w:rPr>
          <w:sz w:val="20"/>
        </w:rPr>
        <w:t xml:space="preserve"> </w:t>
      </w:r>
      <w:del w:id="338" w:author="Rick" w:date="2019-04-10T10:40:00Z">
        <w:r w:rsidR="00105EDE" w:rsidDel="008607B3">
          <w:rPr>
            <w:sz w:val="20"/>
          </w:rPr>
          <w:delText xml:space="preserve"> </w:delText>
        </w:r>
      </w:del>
      <w:r w:rsidR="00105EDE">
        <w:rPr>
          <w:w w:val="99"/>
          <w:sz w:val="20"/>
        </w:rPr>
        <w:t>is</w:t>
      </w:r>
      <w:r w:rsidR="00105EDE">
        <w:rPr>
          <w:sz w:val="20"/>
        </w:rPr>
        <w:t xml:space="preserve"> </w:t>
      </w:r>
      <w:del w:id="339" w:author="Rick" w:date="2019-04-10T10:40:00Z">
        <w:r w:rsidR="00105EDE" w:rsidDel="008607B3">
          <w:rPr>
            <w:sz w:val="20"/>
          </w:rPr>
          <w:delText xml:space="preserve"> </w:delText>
        </w:r>
      </w:del>
      <w:r w:rsidR="00105EDE">
        <w:rPr>
          <w:w w:val="99"/>
          <w:sz w:val="20"/>
        </w:rPr>
        <w:t>not</w:t>
      </w:r>
      <w:r w:rsidR="00105EDE">
        <w:rPr>
          <w:sz w:val="20"/>
        </w:rPr>
        <w:t xml:space="preserve"> </w:t>
      </w:r>
      <w:del w:id="340" w:author="Rick" w:date="2019-04-10T10:40:00Z">
        <w:r w:rsidR="00105EDE" w:rsidDel="008607B3">
          <w:rPr>
            <w:sz w:val="20"/>
          </w:rPr>
          <w:delText xml:space="preserve"> </w:delText>
        </w:r>
      </w:del>
      <w:r w:rsidR="00105EDE">
        <w:rPr>
          <w:w w:val="99"/>
          <w:sz w:val="20"/>
        </w:rPr>
        <w:t>a</w:t>
      </w:r>
      <w:r w:rsidR="00105EDE">
        <w:rPr>
          <w:sz w:val="20"/>
        </w:rPr>
        <w:t xml:space="preserve"> </w:t>
      </w:r>
      <w:del w:id="341" w:author="Rick" w:date="2019-04-10T10:40:00Z">
        <w:r w:rsidR="00105EDE" w:rsidDel="008607B3">
          <w:rPr>
            <w:sz w:val="20"/>
          </w:rPr>
          <w:delText xml:space="preserve"> </w:delText>
        </w:r>
      </w:del>
      <w:r w:rsidR="00105EDE">
        <w:rPr>
          <w:w w:val="99"/>
          <w:sz w:val="20"/>
        </w:rPr>
        <w:t>subgraph</w:t>
      </w:r>
      <w:r w:rsidR="00105EDE">
        <w:rPr>
          <w:sz w:val="20"/>
        </w:rPr>
        <w:t xml:space="preserve"> </w:t>
      </w:r>
      <w:del w:id="342" w:author="Rick" w:date="2019-04-10T10:40:00Z">
        <w:r w:rsidR="00105EDE" w:rsidDel="008607B3">
          <w:rPr>
            <w:sz w:val="20"/>
          </w:rPr>
          <w:delText xml:space="preserve"> </w:delText>
        </w:r>
      </w:del>
      <w:r w:rsidR="00105EDE">
        <w:rPr>
          <w:w w:val="99"/>
          <w:sz w:val="20"/>
        </w:rPr>
        <w:t>of</w:t>
      </w:r>
      <w:r w:rsidR="00105EDE">
        <w:rPr>
          <w:sz w:val="20"/>
        </w:rPr>
        <w:t xml:space="preserve"> </w:t>
      </w:r>
      <w:del w:id="343" w:author="Rick" w:date="2019-04-10T10:40:00Z">
        <w:r w:rsidR="00105EDE" w:rsidDel="008607B3">
          <w:rPr>
            <w:sz w:val="20"/>
          </w:rPr>
          <w:delText xml:space="preserve"> </w:delText>
        </w:r>
      </w:del>
      <w:r w:rsidR="00105EDE">
        <w:rPr>
          <w:w w:val="99"/>
          <w:sz w:val="20"/>
        </w:rPr>
        <w:t>another</w:t>
      </w:r>
      <w:r w:rsidR="00105EDE">
        <w:rPr>
          <w:sz w:val="20"/>
        </w:rPr>
        <w:t xml:space="preserve"> </w:t>
      </w:r>
      <w:del w:id="344" w:author="Rick" w:date="2019-04-10T10:40:00Z">
        <w:r w:rsidR="00105EDE" w:rsidDel="008607B3">
          <w:rPr>
            <w:sz w:val="20"/>
          </w:rPr>
          <w:delText xml:space="preserve"> </w:delText>
        </w:r>
      </w:del>
      <w:r w:rsidR="00105EDE">
        <w:rPr>
          <w:spacing w:val="-2"/>
          <w:w w:val="99"/>
          <w:sz w:val="20"/>
        </w:rPr>
        <w:t>k-truss</w:t>
      </w:r>
      <w:ins w:id="345" w:author="Rick" w:date="2019-04-10T10:40:00Z">
        <w:r w:rsidR="008607B3">
          <w:rPr>
            <w:spacing w:val="-2"/>
            <w:w w:val="99"/>
            <w:sz w:val="20"/>
          </w:rPr>
          <w:t xml:space="preserve"> </w:t>
        </w:r>
      </w:ins>
    </w:p>
    <w:p w14:paraId="5477D8C4" w14:textId="77777777" w:rsidR="00187908" w:rsidRDefault="00105EDE">
      <w:pPr>
        <w:tabs>
          <w:tab w:val="left" w:pos="3031"/>
        </w:tabs>
        <w:spacing w:before="18" w:line="196" w:lineRule="auto"/>
        <w:ind w:left="159" w:right="977" w:firstLine="199"/>
        <w:jc w:val="both"/>
        <w:pPrChange w:id="346" w:author="Rick" w:date="2019-04-10T10:40:00Z">
          <w:pPr>
            <w:pStyle w:val="BodyText"/>
            <w:spacing w:before="16"/>
            <w:ind w:left="159"/>
            <w:jc w:val="both"/>
          </w:pPr>
        </w:pPrChange>
      </w:pPr>
      <w:r>
        <w:t xml:space="preserve">subgraph with the same trussness </w:t>
      </w:r>
      <w:r>
        <w:rPr>
          <w:rFonts w:ascii="Bookman Old Style"/>
          <w:i/>
        </w:rPr>
        <w:t xml:space="preserve">k </w:t>
      </w:r>
      <w:r>
        <w:t xml:space="preserve">in </w:t>
      </w:r>
      <w:r>
        <w:rPr>
          <w:rFonts w:ascii="Bookman Old Style"/>
          <w:i/>
        </w:rPr>
        <w:t>tt</w:t>
      </w:r>
      <w:r>
        <w:t>.</w:t>
      </w:r>
    </w:p>
    <w:p w14:paraId="14C3B49B" w14:textId="77777777" w:rsidR="00187908" w:rsidRDefault="00105EDE">
      <w:pPr>
        <w:pStyle w:val="BodyText"/>
        <w:spacing w:before="18" w:line="249" w:lineRule="auto"/>
        <w:ind w:left="159" w:right="977" w:firstLine="199"/>
        <w:jc w:val="both"/>
      </w:pPr>
      <w:r>
        <w:t>Because the K-truss definition does not define the connec</w:t>
      </w:r>
      <w:del w:id="347" w:author="Rick" w:date="2019-04-10T11:13:00Z">
        <w:r w:rsidDel="007643CD">
          <w:delText xml:space="preserve">- </w:delText>
        </w:r>
      </w:del>
      <w:r>
        <w:t>tivity, we use the definition of triangle connectivity.</w:t>
      </w:r>
    </w:p>
    <w:p w14:paraId="32F44E90" w14:textId="7AEFA46D" w:rsidR="00187908" w:rsidRDefault="00F51443">
      <w:pPr>
        <w:spacing w:before="2" w:line="235" w:lineRule="auto"/>
        <w:ind w:left="159" w:right="977" w:firstLine="199"/>
        <w:jc w:val="both"/>
        <w:rPr>
          <w:sz w:val="20"/>
        </w:rPr>
      </w:pPr>
      <w:r>
        <w:rPr>
          <w:noProof/>
          <w:lang w:val="en-IN" w:eastAsia="en-IN" w:bidi="hi-IN"/>
        </w:rPr>
        <mc:AlternateContent>
          <mc:Choice Requires="wps">
            <w:drawing>
              <wp:anchor distT="0" distB="0" distL="114300" distR="114300" simplePos="0" relativeHeight="249938944" behindDoc="1" locked="0" layoutInCell="1" allowOverlap="1" wp14:anchorId="0B8B7CFA" wp14:editId="4A3C0098">
                <wp:simplePos x="0" y="0"/>
                <wp:positionH relativeFrom="page">
                  <wp:posOffset>5666740</wp:posOffset>
                </wp:positionH>
                <wp:positionV relativeFrom="paragraph">
                  <wp:posOffset>179705</wp:posOffset>
                </wp:positionV>
                <wp:extent cx="711200" cy="219710"/>
                <wp:effectExtent l="0" t="0" r="0" b="0"/>
                <wp:wrapNone/>
                <wp:docPr id="459"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B16A3" w14:textId="77777777" w:rsidR="00121D20" w:rsidRDefault="00121D20">
                            <w:pPr>
                              <w:pStyle w:val="BodyText"/>
                              <w:tabs>
                                <w:tab w:val="left" w:pos="1019"/>
                              </w:tabs>
                              <w:spacing w:line="242" w:lineRule="exact"/>
                              <w:rPr>
                                <w:rFonts w:ascii="Lucida Sans Unicode" w:hAnsi="Lucida Sans Unicode"/>
                              </w:rPr>
                            </w:pPr>
                            <w:r>
                              <w:rPr>
                                <w:rFonts w:ascii="Lucida Sans Unicode" w:hAnsi="Lucida Sans Unicode"/>
                              </w:rPr>
                              <w:t xml:space="preserve">O </w:t>
                            </w:r>
                            <w:del w:id="348" w:author="Rick" w:date="2019-04-10T11:13:00Z">
                              <w:r w:rsidDel="00423359">
                                <w:rPr>
                                  <w:rFonts w:ascii="Lucida Sans Unicode" w:hAnsi="Lucida Sans Unicode"/>
                                  <w:spacing w:val="13"/>
                                </w:rPr>
                                <w:delText xml:space="preserve"> </w:delText>
                              </w:r>
                            </w:del>
                            <w:r>
                              <w:rPr>
                                <w:rFonts w:ascii="Lucida Sans Unicode" w:hAnsi="Lucida Sans Unicode"/>
                              </w:rPr>
                              <w:t>∩</w:t>
                            </w:r>
                            <w:r>
                              <w:rPr>
                                <w:rFonts w:ascii="Lucida Sans Unicode" w:hAnsi="Lucida Sans Unicode"/>
                                <w:spacing w:val="-16"/>
                              </w:rPr>
                              <w:t xml:space="preserve"> </w:t>
                            </w:r>
                            <w:r>
                              <w:rPr>
                                <w:rFonts w:ascii="Lucida Sans Unicode" w:hAnsi="Lucida Sans Unicode"/>
                              </w:rPr>
                              <w:t>O</w:t>
                            </w:r>
                            <w:r>
                              <w:rPr>
                                <w:rFonts w:ascii="Lucida Sans Unicode" w:hAnsi="Lucida Sans Unicode"/>
                              </w:rPr>
                              <w:tab/>
                            </w:r>
                            <w:r>
                              <w:rPr>
                                <w:rFonts w:ascii="Lucida Sans Unicode" w:hAnsi="Lucida Sans Unicode"/>
                                <w:spacing w:val="-19"/>
                                <w:w w:val="5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8B7CFA" id="Text Box 458" o:spid="_x0000_s1057" type="#_x0000_t202" style="position:absolute;left:0;text-align:left;margin-left:446.2pt;margin-top:14.15pt;width:56pt;height:17.3pt;z-index:-253377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RAtAIAALQ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" filled="f" stroked="f">
                <v:textbox inset="0,0,0,0">
                  <w:txbxContent>
                    <w:p w14:paraId="6D9B16A3" w14:textId="77777777" w:rsidR="00121D20" w:rsidRDefault="00121D20">
                      <w:pPr>
                        <w:pStyle w:val="BodyText"/>
                        <w:tabs>
                          <w:tab w:val="left" w:pos="1019"/>
                        </w:tabs>
                        <w:spacing w:line="242" w:lineRule="exact"/>
                        <w:rPr>
                          <w:rFonts w:ascii="Lucida Sans Unicode" w:hAnsi="Lucida Sans Unicode"/>
                        </w:rPr>
                      </w:pPr>
                      <w:r>
                        <w:rPr>
                          <w:rFonts w:ascii="Lucida Sans Unicode" w:hAnsi="Lucida Sans Unicode"/>
                        </w:rPr>
                        <w:t xml:space="preserve">O </w:t>
                      </w:r>
                      <w:del w:id="346" w:author="Rick" w:date="2019-04-10T11:13:00Z">
                        <w:r w:rsidDel="00423359">
                          <w:rPr>
                            <w:rFonts w:ascii="Lucida Sans Unicode" w:hAnsi="Lucida Sans Unicode"/>
                            <w:spacing w:val="13"/>
                          </w:rPr>
                          <w:delText xml:space="preserve"> </w:delText>
                        </w:r>
                      </w:del>
                      <w:r>
                        <w:rPr>
                          <w:rFonts w:ascii="Lucida Sans Unicode" w:hAnsi="Lucida Sans Unicode"/>
                        </w:rPr>
                        <w:t>∩</w:t>
                      </w:r>
                      <w:r>
                        <w:rPr>
                          <w:rFonts w:ascii="Lucida Sans Unicode" w:hAnsi="Lucida Sans Unicode"/>
                          <w:spacing w:val="-16"/>
                        </w:rPr>
                        <w:t xml:space="preserve"> </w:t>
                      </w:r>
                      <w:r>
                        <w:rPr>
                          <w:rFonts w:ascii="Lucida Sans Unicode" w:hAnsi="Lucida Sans Unicode"/>
                        </w:rPr>
                        <w:t>O</w:t>
                      </w:r>
                      <w:r>
                        <w:rPr>
                          <w:rFonts w:ascii="Lucida Sans Unicode" w:hAnsi="Lucida Sans Unicode"/>
                        </w:rPr>
                        <w:tab/>
                      </w:r>
                      <w:r>
                        <w:rPr>
                          <w:rFonts w:ascii="Lucida Sans Unicode" w:hAnsi="Lucida Sans Unicode"/>
                          <w:spacing w:val="-19"/>
                          <w:w w:val="55"/>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39968" behindDoc="1" locked="0" layoutInCell="1" allowOverlap="1" wp14:anchorId="01463002" wp14:editId="648291B0">
                <wp:simplePos x="0" y="0"/>
                <wp:positionH relativeFrom="page">
                  <wp:posOffset>5926455</wp:posOffset>
                </wp:positionH>
                <wp:positionV relativeFrom="paragraph">
                  <wp:posOffset>27940</wp:posOffset>
                </wp:positionV>
                <wp:extent cx="363855" cy="219710"/>
                <wp:effectExtent l="0" t="0" r="0" b="0"/>
                <wp:wrapNone/>
                <wp:docPr id="458"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DA6DC" w14:textId="77777777" w:rsidR="00121D20" w:rsidRDefault="00121D20">
                            <w:pPr>
                              <w:pStyle w:val="BodyText"/>
                              <w:tabs>
                                <w:tab w:val="left" w:pos="395"/>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63002" id="Text Box 457" o:spid="_x0000_s1058" type="#_x0000_t202" style="position:absolute;left:0;text-align:left;margin-left:466.65pt;margin-top:2.2pt;width:28.65pt;height:17.3pt;z-index:-25337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SctQ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" filled="f" stroked="f">
                <v:textbox inset="0,0,0,0">
                  <w:txbxContent>
                    <w:p w14:paraId="7CBDA6DC" w14:textId="77777777" w:rsidR="00121D20" w:rsidRDefault="00121D20">
                      <w:pPr>
                        <w:pStyle w:val="BodyText"/>
                        <w:tabs>
                          <w:tab w:val="left" w:pos="395"/>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v:textbox>
                <w10:wrap anchorx="page"/>
              </v:shape>
            </w:pict>
          </mc:Fallback>
        </mc:AlternateContent>
      </w:r>
      <w:r w:rsidR="00105EDE">
        <w:rPr>
          <w:i/>
          <w:sz w:val="20"/>
        </w:rPr>
        <w:t xml:space="preserve">Definition 4 (Triangle adjacency): </w:t>
      </w:r>
      <w:del w:id="349" w:author="Rick" w:date="2019-04-10T11:13:00Z">
        <w:r w:rsidR="00105EDE" w:rsidDel="007643CD">
          <w:rPr>
            <w:i/>
            <w:sz w:val="20"/>
          </w:rPr>
          <w:delText xml:space="preserve"> </w:delText>
        </w:r>
      </w:del>
      <w:r w:rsidR="00105EDE">
        <w:rPr>
          <w:rFonts w:ascii="Tahoma"/>
          <w:spacing w:val="5"/>
          <w:sz w:val="20"/>
          <w:vertAlign w:val="subscript"/>
        </w:rPr>
        <w:t>1</w:t>
      </w:r>
      <w:r w:rsidR="00105EDE">
        <w:rPr>
          <w:spacing w:val="5"/>
          <w:sz w:val="20"/>
        </w:rPr>
        <w:t xml:space="preserve">,  </w:t>
      </w:r>
      <w:r w:rsidR="00105EDE">
        <w:rPr>
          <w:rFonts w:ascii="Tahoma"/>
          <w:sz w:val="20"/>
          <w:vertAlign w:val="subscript"/>
        </w:rPr>
        <w:t>2</w:t>
      </w:r>
      <w:r w:rsidR="00105EDE">
        <w:rPr>
          <w:rFonts w:ascii="Tahoma"/>
          <w:sz w:val="20"/>
        </w:rPr>
        <w:t xml:space="preserve"> </w:t>
      </w:r>
      <w:r w:rsidR="00105EDE">
        <w:rPr>
          <w:sz w:val="20"/>
        </w:rPr>
        <w:t xml:space="preserve">are adjacent if </w:t>
      </w:r>
      <w:del w:id="350" w:author="Rick" w:date="2019-04-10T11:13:00Z">
        <w:r w:rsidR="00105EDE" w:rsidDel="007643CD">
          <w:rPr>
            <w:sz w:val="20"/>
          </w:rPr>
          <w:delText xml:space="preserve">  </w:delText>
        </w:r>
      </w:del>
      <w:r w:rsidR="00105EDE">
        <w:rPr>
          <w:sz w:val="20"/>
        </w:rPr>
        <w:t xml:space="preserve">they share a common edge, i.e., </w:t>
      </w:r>
      <w:r w:rsidR="00105EDE">
        <w:rPr>
          <w:rFonts w:ascii="Tahoma"/>
          <w:sz w:val="20"/>
          <w:vertAlign w:val="subscript"/>
        </w:rPr>
        <w:t>1</w:t>
      </w:r>
      <w:r w:rsidR="00105EDE">
        <w:rPr>
          <w:rFonts w:ascii="Tahoma"/>
          <w:sz w:val="20"/>
        </w:rPr>
        <w:t xml:space="preserve"> </w:t>
      </w:r>
      <w:r w:rsidR="00105EDE">
        <w:rPr>
          <w:rFonts w:ascii="Tahoma"/>
          <w:sz w:val="20"/>
          <w:vertAlign w:val="subscript"/>
        </w:rPr>
        <w:t>2</w:t>
      </w:r>
      <w:r w:rsidR="00105EDE">
        <w:rPr>
          <w:rFonts w:ascii="Tahoma"/>
          <w:spacing w:val="53"/>
          <w:sz w:val="20"/>
        </w:rPr>
        <w:t xml:space="preserve"> </w:t>
      </w:r>
      <w:r w:rsidR="00105EDE">
        <w:rPr>
          <w:sz w:val="20"/>
        </w:rPr>
        <w:t>.</w:t>
      </w:r>
    </w:p>
    <w:p w14:paraId="6176C340" w14:textId="76361C59" w:rsidR="00187908" w:rsidRDefault="00F51443">
      <w:pPr>
        <w:spacing w:before="15" w:line="232" w:lineRule="auto"/>
        <w:ind w:left="159" w:right="977" w:firstLine="199"/>
        <w:jc w:val="both"/>
        <w:rPr>
          <w:sz w:val="20"/>
        </w:rPr>
      </w:pPr>
      <w:r>
        <w:rPr>
          <w:noProof/>
          <w:lang w:val="en-IN" w:eastAsia="en-IN" w:bidi="hi-IN"/>
        </w:rPr>
        <mc:AlternateContent>
          <mc:Choice Requires="wps">
            <w:drawing>
              <wp:anchor distT="0" distB="0" distL="114300" distR="114300" simplePos="0" relativeHeight="249934848" behindDoc="1" locked="0" layoutInCell="1" allowOverlap="1" wp14:anchorId="7CAC5E24" wp14:editId="6C939E8B">
                <wp:simplePos x="0" y="0"/>
                <wp:positionH relativeFrom="page">
                  <wp:posOffset>6061710</wp:posOffset>
                </wp:positionH>
                <wp:positionV relativeFrom="paragraph">
                  <wp:posOffset>34925</wp:posOffset>
                </wp:positionV>
                <wp:extent cx="372745" cy="219710"/>
                <wp:effectExtent l="0" t="0" r="0" b="0"/>
                <wp:wrapNone/>
                <wp:docPr id="457"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A87C1" w14:textId="77777777" w:rsidR="00121D20" w:rsidRDefault="00121D20">
                            <w:pPr>
                              <w:pStyle w:val="BodyText"/>
                              <w:tabs>
                                <w:tab w:val="left" w:pos="409"/>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AC5E24" id="Text Box 456" o:spid="_x0000_s1059" type="#_x0000_t202" style="position:absolute;left:0;text-align:left;margin-left:477.3pt;margin-top:2.75pt;width:29.35pt;height:17.3pt;z-index:-2533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" filled="f" stroked="f">
                <v:textbox inset="0,0,0,0">
                  <w:txbxContent>
                    <w:p w14:paraId="1C5A87C1" w14:textId="77777777" w:rsidR="00121D20" w:rsidRDefault="00121D20">
                      <w:pPr>
                        <w:pStyle w:val="BodyText"/>
                        <w:tabs>
                          <w:tab w:val="left" w:pos="409"/>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36896" behindDoc="1" locked="0" layoutInCell="1" allowOverlap="1" wp14:anchorId="7BA48BBA" wp14:editId="7A8CA53F">
                <wp:simplePos x="0" y="0"/>
                <wp:positionH relativeFrom="page">
                  <wp:posOffset>6017895</wp:posOffset>
                </wp:positionH>
                <wp:positionV relativeFrom="paragraph">
                  <wp:posOffset>490220</wp:posOffset>
                </wp:positionV>
                <wp:extent cx="1044575" cy="219710"/>
                <wp:effectExtent l="0" t="0" r="0" b="0"/>
                <wp:wrapNone/>
                <wp:docPr id="456"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9CA" w14:textId="77777777" w:rsidR="00121D20" w:rsidRDefault="00121D20">
                            <w:pPr>
                              <w:pStyle w:val="BodyText"/>
                              <w:tabs>
                                <w:tab w:val="left" w:pos="374"/>
                                <w:tab w:val="left" w:pos="1253"/>
                              </w:tabs>
                              <w:spacing w:line="242" w:lineRule="exact"/>
                              <w:rPr>
                                <w:rFonts w:ascii="Lucida Sans Unicode" w:hAnsi="Lucida Sans Unicode"/>
                              </w:rPr>
                            </w:pPr>
                            <w:r>
                              <w:rPr>
                                <w:rFonts w:ascii="Lucida Sans Unicode" w:hAnsi="Lucida Sans Unicode"/>
                              </w:rPr>
                              <w:t>∃</w:t>
                            </w:r>
                            <w:r>
                              <w:rPr>
                                <w:rFonts w:ascii="Lucida Sans Unicode" w:hAnsi="Lucida Sans Unicode"/>
                              </w:rPr>
                              <w:tab/>
                              <w:t>∈</w:t>
                            </w:r>
                            <w:r>
                              <w:rPr>
                                <w:rFonts w:ascii="Lucida Sans Unicode" w:hAnsi="Lucida Sans Unicode"/>
                                <w:spacing w:val="16"/>
                              </w:rPr>
                              <w:t xml:space="preserve"> </w:t>
                            </w:r>
                            <w:r>
                              <w:rPr>
                                <w:rFonts w:ascii="Lucida Sans Unicode" w:hAnsi="Lucida Sans Unicode"/>
                              </w:rPr>
                              <w:t>O</w:t>
                            </w:r>
                            <w:r>
                              <w:rPr>
                                <w:rFonts w:ascii="Lucida Sans Unicode" w:hAnsi="Lucida Sans Unicode"/>
                              </w:rPr>
                              <w:tab/>
                              <w:t>∈</w:t>
                            </w:r>
                            <w:r>
                              <w:rPr>
                                <w:rFonts w:ascii="Lucida Sans Unicode" w:hAnsi="Lucida Sans Unicode"/>
                                <w:spacing w:val="15"/>
                              </w:rPr>
                              <w:t xml:space="preserve"> </w:t>
                            </w:r>
                            <w:r>
                              <w:rPr>
                                <w:rFonts w:ascii="Lucida Sans Unicode" w:hAnsi="Lucida Sans Unicode"/>
                                <w:spacing w:val="-20"/>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A48BBA" id="Text Box 455" o:spid="_x0000_s1060" type="#_x0000_t202" style="position:absolute;left:0;text-align:left;margin-left:473.85pt;margin-top:38.6pt;width:82.25pt;height:17.3pt;z-index:-25337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" filled="f" stroked="f">
                <v:textbox inset="0,0,0,0">
                  <w:txbxContent>
                    <w:p w14:paraId="7989C9CA" w14:textId="77777777" w:rsidR="00121D20" w:rsidRDefault="00121D20">
                      <w:pPr>
                        <w:pStyle w:val="BodyText"/>
                        <w:tabs>
                          <w:tab w:val="left" w:pos="374"/>
                          <w:tab w:val="left" w:pos="1253"/>
                        </w:tabs>
                        <w:spacing w:line="242" w:lineRule="exact"/>
                        <w:rPr>
                          <w:rFonts w:ascii="Lucida Sans Unicode" w:hAnsi="Lucida Sans Unicode"/>
                        </w:rPr>
                      </w:pPr>
                      <w:r>
                        <w:rPr>
                          <w:rFonts w:ascii="Lucida Sans Unicode" w:hAnsi="Lucida Sans Unicode"/>
                        </w:rPr>
                        <w:t>∃</w:t>
                      </w:r>
                      <w:r>
                        <w:rPr>
                          <w:rFonts w:ascii="Lucida Sans Unicode" w:hAnsi="Lucida Sans Unicode"/>
                        </w:rPr>
                        <w:tab/>
                        <w:t>∈</w:t>
                      </w:r>
                      <w:r>
                        <w:rPr>
                          <w:rFonts w:ascii="Lucida Sans Unicode" w:hAnsi="Lucida Sans Unicode"/>
                          <w:spacing w:val="16"/>
                        </w:rPr>
                        <w:t xml:space="preserve"> </w:t>
                      </w:r>
                      <w:r>
                        <w:rPr>
                          <w:rFonts w:ascii="Lucida Sans Unicode" w:hAnsi="Lucida Sans Unicode"/>
                        </w:rPr>
                        <w:t>O</w:t>
                      </w:r>
                      <w:r>
                        <w:rPr>
                          <w:rFonts w:ascii="Lucida Sans Unicode" w:hAnsi="Lucida Sans Unicode"/>
                        </w:rPr>
                        <w:tab/>
                        <w:t>∈</w:t>
                      </w:r>
                      <w:r>
                        <w:rPr>
                          <w:rFonts w:ascii="Lucida Sans Unicode" w:hAnsi="Lucida Sans Unicode"/>
                          <w:spacing w:val="15"/>
                        </w:rPr>
                        <w:t xml:space="preserve"> </w:t>
                      </w:r>
                      <w:r>
                        <w:rPr>
                          <w:rFonts w:ascii="Lucida Sans Unicode" w:hAnsi="Lucida Sans Unicode"/>
                          <w:spacing w:val="-20"/>
                        </w:rPr>
                        <w:t>O</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37920" behindDoc="1" locked="0" layoutInCell="1" allowOverlap="1" wp14:anchorId="729165AA" wp14:editId="7A24A38C">
                <wp:simplePos x="0" y="0"/>
                <wp:positionH relativeFrom="page">
                  <wp:posOffset>5495290</wp:posOffset>
                </wp:positionH>
                <wp:positionV relativeFrom="paragraph">
                  <wp:posOffset>338455</wp:posOffset>
                </wp:positionV>
                <wp:extent cx="1353185" cy="219710"/>
                <wp:effectExtent l="0" t="0" r="0" b="0"/>
                <wp:wrapNone/>
                <wp:docPr id="455"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8962" w14:textId="77777777" w:rsidR="00121D20" w:rsidRDefault="00121D20">
                            <w:pPr>
                              <w:pStyle w:val="BodyText"/>
                              <w:tabs>
                                <w:tab w:val="left" w:pos="804"/>
                                <w:tab w:val="left" w:pos="1803"/>
                                <w:tab w:val="left" w:pos="2031"/>
                              </w:tabs>
                              <w:spacing w:line="242" w:lineRule="exact"/>
                              <w:rPr>
                                <w:rFonts w:ascii="Lucida Sans Unicode" w:hAnsi="Lucida Sans Unicode"/>
                              </w:rPr>
                            </w:pPr>
                            <w:r>
                              <w:rPr>
                                <w:rFonts w:ascii="Lucida Sans Unicode" w:hAnsi="Lucida Sans Unicode"/>
                              </w:rPr>
                              <w:t>≤</w:t>
                            </w:r>
                            <w:r>
                              <w:rPr>
                                <w:rFonts w:ascii="Lucida Sans Unicode" w:hAnsi="Lucida Sans Unicode"/>
                              </w:rPr>
                              <w:tab/>
                              <w:t>O</w:t>
                            </w:r>
                            <w:r>
                              <w:rPr>
                                <w:rFonts w:ascii="Lucida Sans Unicode" w:hAnsi="Lucida Sans Unicode"/>
                                <w:spacing w:val="60"/>
                              </w:rPr>
                              <w:t xml:space="preserve"> </w:t>
                            </w:r>
                            <w:r>
                              <w:rPr>
                                <w:rFonts w:ascii="Lucida Sans Unicode" w:hAnsi="Lucida Sans Unicode"/>
                              </w:rPr>
                              <w:t>∩</w:t>
                            </w:r>
                            <w:r>
                              <w:rPr>
                                <w:rFonts w:ascii="Lucida Sans Unicode" w:hAnsi="Lucida Sans Unicode"/>
                                <w:spacing w:val="-9"/>
                              </w:rPr>
                              <w:t xml:space="preserve"> </w:t>
                            </w:r>
                            <w:r>
                              <w:rPr>
                                <w:rFonts w:ascii="Lucida Sans Unicode" w:hAnsi="Lucida Sans Unicode"/>
                              </w:rPr>
                              <w:t>O</w:t>
                            </w:r>
                            <w:r>
                              <w:rPr>
                                <w:rFonts w:ascii="Lucida Sans Unicode" w:hAnsi="Lucida Sans Unicode"/>
                              </w:rPr>
                              <w:tab/>
                              <w:t>ƒ</w:t>
                            </w:r>
                            <w:r>
                              <w:rPr>
                                <w:rFonts w:ascii="Lucida Sans Unicode" w:hAnsi="Lucida Sans Unicode"/>
                              </w:rPr>
                              <w:tab/>
                            </w:r>
                            <w:r>
                              <w:rPr>
                                <w:rFonts w:ascii="Lucida Sans Unicode" w:hAnsi="Lucida Sans Unicode"/>
                                <w:spacing w:val="-20"/>
                                <w:w w:val="5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9165AA" id="Text Box 454" o:spid="_x0000_s1061" type="#_x0000_t202" style="position:absolute;left:0;text-align:left;margin-left:432.7pt;margin-top:26.65pt;width:106.55pt;height:17.3pt;z-index:-253378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" filled="f" stroked="f">
                <v:textbox inset="0,0,0,0">
                  <w:txbxContent>
                    <w:p w14:paraId="04178962" w14:textId="77777777" w:rsidR="00121D20" w:rsidRDefault="00121D20">
                      <w:pPr>
                        <w:pStyle w:val="BodyText"/>
                        <w:tabs>
                          <w:tab w:val="left" w:pos="804"/>
                          <w:tab w:val="left" w:pos="1803"/>
                          <w:tab w:val="left" w:pos="2031"/>
                        </w:tabs>
                        <w:spacing w:line="242" w:lineRule="exact"/>
                        <w:rPr>
                          <w:rFonts w:ascii="Lucida Sans Unicode" w:hAnsi="Lucida Sans Unicode"/>
                        </w:rPr>
                      </w:pPr>
                      <w:r>
                        <w:rPr>
                          <w:rFonts w:ascii="Lucida Sans Unicode" w:hAnsi="Lucida Sans Unicode"/>
                        </w:rPr>
                        <w:t>≤</w:t>
                      </w:r>
                      <w:r>
                        <w:rPr>
                          <w:rFonts w:ascii="Lucida Sans Unicode" w:hAnsi="Lucida Sans Unicode"/>
                        </w:rPr>
                        <w:tab/>
                        <w:t>O</w:t>
                      </w:r>
                      <w:r>
                        <w:rPr>
                          <w:rFonts w:ascii="Lucida Sans Unicode" w:hAnsi="Lucida Sans Unicode"/>
                          <w:spacing w:val="60"/>
                        </w:rPr>
                        <w:t xml:space="preserve"> </w:t>
                      </w:r>
                      <w:r>
                        <w:rPr>
                          <w:rFonts w:ascii="Lucida Sans Unicode" w:hAnsi="Lucida Sans Unicode"/>
                        </w:rPr>
                        <w:t>∩</w:t>
                      </w:r>
                      <w:r>
                        <w:rPr>
                          <w:rFonts w:ascii="Lucida Sans Unicode" w:hAnsi="Lucida Sans Unicode"/>
                          <w:spacing w:val="-9"/>
                        </w:rPr>
                        <w:t xml:space="preserve"> </w:t>
                      </w:r>
                      <w:r>
                        <w:rPr>
                          <w:rFonts w:ascii="Lucida Sans Unicode" w:hAnsi="Lucida Sans Unicode"/>
                        </w:rPr>
                        <w:t>O</w:t>
                      </w:r>
                      <w:r>
                        <w:rPr>
                          <w:rFonts w:ascii="Lucida Sans Unicode" w:hAnsi="Lucida Sans Unicode"/>
                        </w:rPr>
                        <w:tab/>
                        <w:t>ƒ</w:t>
                      </w:r>
                      <w:r>
                        <w:rPr>
                          <w:rFonts w:ascii="Lucida Sans Unicode" w:hAnsi="Lucida Sans Unicode"/>
                        </w:rPr>
                        <w:tab/>
                      </w:r>
                      <w:r>
                        <w:rPr>
                          <w:rFonts w:ascii="Lucida Sans Unicode" w:hAnsi="Lucida Sans Unicode"/>
                          <w:spacing w:val="-20"/>
                          <w:w w:val="55"/>
                        </w:rPr>
                        <w:t>∅</w:t>
                      </w:r>
                    </w:p>
                  </w:txbxContent>
                </v:textbox>
                <w10:wrap anchorx="page"/>
              </v:shape>
            </w:pict>
          </mc:Fallback>
        </mc:AlternateContent>
      </w:r>
      <w:r w:rsidR="00105EDE">
        <w:rPr>
          <w:i/>
          <w:w w:val="105"/>
          <w:sz w:val="20"/>
        </w:rPr>
        <w:t>Definition 5 (Triangle connectivity)</w:t>
      </w:r>
      <w:r w:rsidR="00105EDE" w:rsidRPr="00423359">
        <w:rPr>
          <w:iCs/>
          <w:w w:val="105"/>
          <w:sz w:val="20"/>
          <w:rPrChange w:id="351" w:author="Rick" w:date="2019-04-10T11:13:00Z">
            <w:rPr>
              <w:i/>
              <w:w w:val="105"/>
              <w:sz w:val="20"/>
            </w:rPr>
          </w:rPrChange>
        </w:rPr>
        <w:t>:</w:t>
      </w:r>
      <w:r w:rsidR="00105EDE">
        <w:rPr>
          <w:i/>
          <w:w w:val="105"/>
          <w:sz w:val="20"/>
        </w:rPr>
        <w:t xml:space="preserve"> </w:t>
      </w:r>
      <w:r w:rsidR="00105EDE">
        <w:rPr>
          <w:rFonts w:ascii="Tahoma" w:hAnsi="Tahoma"/>
          <w:spacing w:val="5"/>
          <w:w w:val="105"/>
          <w:sz w:val="20"/>
          <w:vertAlign w:val="subscript"/>
        </w:rPr>
        <w:t>1</w:t>
      </w:r>
      <w:r w:rsidR="00105EDE">
        <w:rPr>
          <w:spacing w:val="5"/>
          <w:w w:val="105"/>
          <w:sz w:val="20"/>
        </w:rPr>
        <w:t xml:space="preserve">, </w:t>
      </w:r>
      <w:r w:rsidR="00105EDE">
        <w:rPr>
          <w:rFonts w:ascii="Tahoma" w:hAnsi="Tahoma"/>
          <w:w w:val="105"/>
          <w:sz w:val="20"/>
          <w:vertAlign w:val="subscript"/>
        </w:rPr>
        <w:t>2</w:t>
      </w:r>
      <w:r w:rsidR="00105EDE">
        <w:rPr>
          <w:rFonts w:ascii="Tahoma" w:hAnsi="Tahoma"/>
          <w:w w:val="105"/>
          <w:sz w:val="20"/>
        </w:rPr>
        <w:t xml:space="preserve"> </w:t>
      </w:r>
      <w:r w:rsidR="00105EDE">
        <w:rPr>
          <w:w w:val="105"/>
          <w:sz w:val="20"/>
        </w:rPr>
        <w:t xml:space="preserve">are triangle connected if they can reach each other through a series </w:t>
      </w:r>
      <w:r w:rsidR="00105EDE">
        <w:rPr>
          <w:spacing w:val="-9"/>
          <w:w w:val="105"/>
          <w:sz w:val="20"/>
        </w:rPr>
        <w:t xml:space="preserve">of </w:t>
      </w:r>
      <w:r w:rsidR="00105EDE">
        <w:rPr>
          <w:w w:val="105"/>
          <w:sz w:val="20"/>
        </w:rPr>
        <w:t xml:space="preserve">adjacent </w:t>
      </w:r>
      <w:del w:id="352" w:author="Rick" w:date="2019-04-10T11:14:00Z">
        <w:r w:rsidR="00105EDE" w:rsidDel="00423359">
          <w:rPr>
            <w:w w:val="105"/>
            <w:sz w:val="20"/>
          </w:rPr>
          <w:delText xml:space="preserve"> </w:delText>
        </w:r>
      </w:del>
      <w:r w:rsidR="00105EDE">
        <w:rPr>
          <w:w w:val="105"/>
          <w:sz w:val="20"/>
        </w:rPr>
        <w:t xml:space="preserve">triangles, </w:t>
      </w:r>
      <w:del w:id="353" w:author="Rick" w:date="2019-04-10T11:14:00Z">
        <w:r w:rsidR="00105EDE" w:rsidDel="00423359">
          <w:rPr>
            <w:w w:val="105"/>
            <w:sz w:val="20"/>
          </w:rPr>
          <w:delText xml:space="preserve"> </w:delText>
        </w:r>
      </w:del>
      <w:r w:rsidR="00105EDE">
        <w:rPr>
          <w:w w:val="105"/>
          <w:sz w:val="20"/>
        </w:rPr>
        <w:t xml:space="preserve">i.e., </w:t>
      </w:r>
      <w:del w:id="354" w:author="Rick" w:date="2019-04-10T11:14:00Z">
        <w:r w:rsidR="00105EDE" w:rsidDel="00423359">
          <w:rPr>
            <w:w w:val="105"/>
            <w:sz w:val="20"/>
          </w:rPr>
          <w:delText xml:space="preserve"> </w:delText>
        </w:r>
      </w:del>
      <w:r w:rsidR="00105EDE">
        <w:rPr>
          <w:w w:val="105"/>
          <w:sz w:val="20"/>
        </w:rPr>
        <w:t xml:space="preserve">for </w:t>
      </w:r>
      <w:del w:id="355" w:author="Rick" w:date="2019-04-10T11:14:00Z">
        <w:r w:rsidR="00105EDE" w:rsidDel="00423359">
          <w:rPr>
            <w:w w:val="105"/>
            <w:sz w:val="20"/>
          </w:rPr>
          <w:delText xml:space="preserve"> </w:delText>
        </w:r>
      </w:del>
      <w:r w:rsidR="00105EDE">
        <w:rPr>
          <w:rFonts w:ascii="Arial" w:hAnsi="Arial"/>
          <w:w w:val="105"/>
          <w:sz w:val="20"/>
        </w:rPr>
        <w:t xml:space="preserve">1     </w:t>
      </w:r>
      <w:r w:rsidR="00105EDE">
        <w:rPr>
          <w:rFonts w:ascii="Bookman Old Style" w:hAnsi="Bookman Old Style"/>
          <w:i/>
          <w:w w:val="105"/>
          <w:sz w:val="20"/>
        </w:rPr>
        <w:t xml:space="preserve">i &lt; n,   </w:t>
      </w:r>
      <w:r w:rsidR="00105EDE">
        <w:rPr>
          <w:rFonts w:ascii="Bookman Old Style" w:hAnsi="Bookman Old Style"/>
          <w:i/>
          <w:w w:val="105"/>
          <w:sz w:val="20"/>
          <w:vertAlign w:val="subscript"/>
        </w:rPr>
        <w:t>i</w:t>
      </w:r>
      <w:r w:rsidR="00105EDE">
        <w:rPr>
          <w:rFonts w:ascii="Bookman Old Style" w:hAnsi="Bookman Old Style"/>
          <w:i/>
          <w:w w:val="105"/>
          <w:sz w:val="20"/>
        </w:rPr>
        <w:t xml:space="preserve">   </w:t>
      </w:r>
      <w:r w:rsidR="00105EDE">
        <w:rPr>
          <w:rFonts w:ascii="Bookman Old Style" w:hAnsi="Bookman Old Style"/>
          <w:i/>
          <w:spacing w:val="22"/>
          <w:w w:val="105"/>
          <w:sz w:val="20"/>
        </w:rPr>
        <w:t xml:space="preserve"> </w:t>
      </w:r>
      <w:r w:rsidR="00105EDE">
        <w:rPr>
          <w:rFonts w:ascii="Bookman Old Style" w:hAnsi="Bookman Old Style"/>
          <w:i/>
          <w:w w:val="105"/>
          <w:sz w:val="20"/>
          <w:vertAlign w:val="subscript"/>
        </w:rPr>
        <w:t>i</w:t>
      </w:r>
      <w:r w:rsidR="00105EDE">
        <w:rPr>
          <w:rFonts w:ascii="Lucida Sans Unicode" w:hAnsi="Lucida Sans Unicode"/>
          <w:w w:val="105"/>
          <w:sz w:val="20"/>
          <w:vertAlign w:val="subscript"/>
        </w:rPr>
        <w:t>−</w:t>
      </w:r>
      <w:r w:rsidR="00105EDE">
        <w:rPr>
          <w:rFonts w:ascii="Tahoma" w:hAnsi="Tahoma"/>
          <w:w w:val="105"/>
          <w:sz w:val="20"/>
          <w:vertAlign w:val="subscript"/>
        </w:rPr>
        <w:t>1</w:t>
      </w:r>
      <w:r w:rsidR="00105EDE">
        <w:rPr>
          <w:rFonts w:ascii="Tahoma" w:hAnsi="Tahoma"/>
          <w:w w:val="105"/>
          <w:sz w:val="20"/>
        </w:rPr>
        <w:t xml:space="preserve"> </w:t>
      </w:r>
      <w:r w:rsidR="00105EDE">
        <w:rPr>
          <w:rFonts w:ascii="Arial" w:hAnsi="Arial"/>
          <w:w w:val="105"/>
          <w:sz w:val="20"/>
        </w:rPr>
        <w:t xml:space="preserve">=   </w:t>
      </w:r>
      <w:r w:rsidR="00105EDE">
        <w:rPr>
          <w:w w:val="105"/>
          <w:sz w:val="20"/>
        </w:rPr>
        <w:t xml:space="preserve">.  </w:t>
      </w:r>
      <w:r w:rsidR="00105EDE">
        <w:rPr>
          <w:spacing w:val="-6"/>
          <w:w w:val="105"/>
          <w:sz w:val="20"/>
        </w:rPr>
        <w:t>Two</w:t>
      </w:r>
    </w:p>
    <w:p w14:paraId="242D5F65" w14:textId="77777777" w:rsidR="00187908" w:rsidRDefault="00105EDE">
      <w:pPr>
        <w:pStyle w:val="BodyText"/>
        <w:spacing w:line="197" w:lineRule="exact"/>
        <w:ind w:left="159"/>
        <w:jc w:val="both"/>
      </w:pPr>
      <w:r>
        <w:t xml:space="preserve">edges </w:t>
      </w:r>
      <w:del w:id="356" w:author="Rick" w:date="2019-04-10T11:14:00Z">
        <w:r w:rsidDel="00423359">
          <w:delText xml:space="preserve"> </w:delText>
        </w:r>
      </w:del>
      <w:r>
        <w:rPr>
          <w:rFonts w:ascii="Bookman Old Style"/>
          <w:i/>
          <w:spacing w:val="3"/>
        </w:rPr>
        <w:t>e</w:t>
      </w:r>
      <w:r>
        <w:rPr>
          <w:rFonts w:ascii="Tahoma"/>
          <w:spacing w:val="3"/>
          <w:vertAlign w:val="subscript"/>
        </w:rPr>
        <w:t>1</w:t>
      </w:r>
      <w:r>
        <w:rPr>
          <w:spacing w:val="3"/>
        </w:rPr>
        <w:t xml:space="preserve">, </w:t>
      </w:r>
      <w:del w:id="357" w:author="Rick" w:date="2019-04-10T11:14:00Z">
        <w:r w:rsidDel="00423359">
          <w:rPr>
            <w:spacing w:val="3"/>
          </w:rPr>
          <w:delText xml:space="preserve"> </w:delText>
        </w:r>
      </w:del>
      <w:r>
        <w:rPr>
          <w:rFonts w:ascii="Bookman Old Style"/>
          <w:i/>
        </w:rPr>
        <w:t>e</w:t>
      </w:r>
      <w:r>
        <w:rPr>
          <w:rFonts w:ascii="Tahoma"/>
          <w:vertAlign w:val="subscript"/>
        </w:rPr>
        <w:t>2</w:t>
      </w:r>
      <w:r>
        <w:rPr>
          <w:rFonts w:ascii="Tahoma"/>
        </w:rPr>
        <w:t xml:space="preserve"> </w:t>
      </w:r>
      <w:del w:id="358" w:author="Rick" w:date="2019-04-10T11:14:00Z">
        <w:r w:rsidDel="00423359">
          <w:rPr>
            <w:rFonts w:ascii="Tahoma"/>
          </w:rPr>
          <w:delText xml:space="preserve"> </w:delText>
        </w:r>
      </w:del>
      <w:r>
        <w:t xml:space="preserve">are </w:t>
      </w:r>
      <w:del w:id="359" w:author="Rick" w:date="2019-04-10T11:14:00Z">
        <w:r w:rsidDel="00423359">
          <w:delText xml:space="preserve"> </w:delText>
        </w:r>
      </w:del>
      <w:r>
        <w:t xml:space="preserve">triangle </w:t>
      </w:r>
      <w:del w:id="360" w:author="Rick" w:date="2019-04-10T11:14:00Z">
        <w:r w:rsidDel="00423359">
          <w:delText xml:space="preserve"> </w:delText>
        </w:r>
      </w:del>
      <w:r>
        <w:t xml:space="preserve">connected </w:t>
      </w:r>
      <w:del w:id="361" w:author="Rick" w:date="2019-04-10T11:14:00Z">
        <w:r w:rsidDel="00423359">
          <w:delText xml:space="preserve"> </w:delText>
        </w:r>
      </w:del>
      <w:r>
        <w:t xml:space="preserve">if    </w:t>
      </w:r>
      <w:r>
        <w:rPr>
          <w:rFonts w:ascii="Bookman Old Style"/>
          <w:i/>
        </w:rPr>
        <w:t>e</w:t>
      </w:r>
      <w:r>
        <w:rPr>
          <w:rFonts w:ascii="Tahoma"/>
          <w:vertAlign w:val="subscript"/>
        </w:rPr>
        <w:t>1</w:t>
      </w:r>
      <w:r>
        <w:rPr>
          <w:rFonts w:ascii="Tahoma"/>
        </w:rPr>
        <w:t xml:space="preserve">        </w:t>
      </w:r>
      <w:r>
        <w:rPr>
          <w:rFonts w:ascii="Tahoma"/>
          <w:spacing w:val="5"/>
          <w:vertAlign w:val="subscript"/>
        </w:rPr>
        <w:t>1</w:t>
      </w:r>
      <w:r>
        <w:rPr>
          <w:spacing w:val="5"/>
        </w:rPr>
        <w:t xml:space="preserve">,  </w:t>
      </w:r>
      <w:r>
        <w:rPr>
          <w:rFonts w:ascii="Bookman Old Style"/>
          <w:i/>
        </w:rPr>
        <w:t>e</w:t>
      </w:r>
      <w:r>
        <w:rPr>
          <w:rFonts w:ascii="Tahoma"/>
          <w:vertAlign w:val="subscript"/>
        </w:rPr>
        <w:t>2</w:t>
      </w:r>
      <w:r>
        <w:rPr>
          <w:rFonts w:ascii="Tahoma"/>
        </w:rPr>
        <w:t xml:space="preserve">  </w:t>
      </w:r>
      <w:r>
        <w:rPr>
          <w:rFonts w:ascii="Tahoma"/>
          <w:spacing w:val="41"/>
        </w:rPr>
        <w:t xml:space="preserve"> </w:t>
      </w:r>
      <w:r>
        <w:rPr>
          <w:rFonts w:ascii="Tahoma"/>
          <w:spacing w:val="5"/>
          <w:vertAlign w:val="subscript"/>
        </w:rPr>
        <w:t>2</w:t>
      </w:r>
      <w:r>
        <w:rPr>
          <w:spacing w:val="5"/>
        </w:rPr>
        <w:t>,</w:t>
      </w:r>
    </w:p>
    <w:p w14:paraId="7BB163CE" w14:textId="518B64E9" w:rsidR="00187908" w:rsidRDefault="00F51443">
      <w:pPr>
        <w:pStyle w:val="BodyText"/>
        <w:spacing w:line="255" w:lineRule="exact"/>
        <w:ind w:left="336"/>
        <w:jc w:val="both"/>
      </w:pPr>
      <w:r>
        <w:rPr>
          <w:noProof/>
          <w:lang w:val="en-IN" w:eastAsia="en-IN" w:bidi="hi-IN"/>
        </w:rPr>
        <mc:AlternateContent>
          <mc:Choice Requires="wps">
            <w:drawing>
              <wp:anchor distT="0" distB="0" distL="114300" distR="114300" simplePos="0" relativeHeight="249935872" behindDoc="1" locked="0" layoutInCell="1" allowOverlap="1" wp14:anchorId="4EF617C7" wp14:editId="7FA75596">
                <wp:simplePos x="0" y="0"/>
                <wp:positionH relativeFrom="page">
                  <wp:posOffset>3962400</wp:posOffset>
                </wp:positionH>
                <wp:positionV relativeFrom="paragraph">
                  <wp:posOffset>26670</wp:posOffset>
                </wp:positionV>
                <wp:extent cx="553085" cy="219710"/>
                <wp:effectExtent l="0" t="0" r="0" b="0"/>
                <wp:wrapNone/>
                <wp:docPr id="454"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8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87808" w14:textId="77777777" w:rsidR="00121D20" w:rsidRDefault="00121D20">
                            <w:pPr>
                              <w:pStyle w:val="BodyText"/>
                              <w:tabs>
                                <w:tab w:val="left" w:pos="693"/>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F617C7" id="Text Box 453" o:spid="_x0000_s1062" type="#_x0000_t202" style="position:absolute;left:0;text-align:left;margin-left:312pt;margin-top:2.1pt;width:43.55pt;height:17.3pt;z-index:-2533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wQtg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" filled="f" stroked="f">
                <v:textbox inset="0,0,0,0">
                  <w:txbxContent>
                    <w:p w14:paraId="52687808" w14:textId="77777777" w:rsidR="00121D20" w:rsidRDefault="00121D20">
                      <w:pPr>
                        <w:pStyle w:val="BodyText"/>
                        <w:tabs>
                          <w:tab w:val="left" w:pos="693"/>
                        </w:tabs>
                        <w:spacing w:line="242" w:lineRule="exact"/>
                        <w:rPr>
                          <w:rFonts w:ascii="Lucida Sans Unicode"/>
                        </w:rPr>
                      </w:pPr>
                      <w:r>
                        <w:rPr>
                          <w:rFonts w:ascii="Lucida Sans Unicode"/>
                          <w:w w:val="115"/>
                        </w:rPr>
                        <w:t>O</w:t>
                      </w:r>
                      <w:r>
                        <w:rPr>
                          <w:rFonts w:ascii="Lucida Sans Unicode"/>
                          <w:w w:val="115"/>
                        </w:rPr>
                        <w:tab/>
                      </w:r>
                      <w:r>
                        <w:rPr>
                          <w:rFonts w:ascii="Lucida Sans Unicode"/>
                          <w:spacing w:val="-20"/>
                          <w:w w:val="115"/>
                        </w:rPr>
                        <w:t>O</w:t>
                      </w:r>
                    </w:p>
                  </w:txbxContent>
                </v:textbox>
                <w10:wrap anchorx="page"/>
              </v:shape>
            </w:pict>
          </mc:Fallback>
        </mc:AlternateContent>
      </w:r>
      <w:r w:rsidR="00105EDE">
        <w:rPr>
          <w:rFonts w:ascii="Tahoma"/>
          <w:position w:val="-2"/>
          <w:sz w:val="14"/>
        </w:rPr>
        <w:t xml:space="preserve">1 </w:t>
      </w:r>
      <w:r w:rsidR="00105EDE">
        <w:t xml:space="preserve">and </w:t>
      </w:r>
      <w:r w:rsidR="00105EDE">
        <w:rPr>
          <w:rFonts w:ascii="Tahoma"/>
          <w:vertAlign w:val="subscript"/>
        </w:rPr>
        <w:t>2</w:t>
      </w:r>
      <w:r w:rsidR="00105EDE">
        <w:rPr>
          <w:rFonts w:ascii="Tahoma"/>
        </w:rPr>
        <w:t xml:space="preserve"> </w:t>
      </w:r>
      <w:r w:rsidR="00105EDE">
        <w:t>are identical or triangle connected.</w:t>
      </w:r>
    </w:p>
    <w:p w14:paraId="5F4EC5ED" w14:textId="77777777" w:rsidR="00187908" w:rsidRDefault="00105EDE">
      <w:pPr>
        <w:pStyle w:val="BodyText"/>
        <w:spacing w:before="4"/>
        <w:ind w:right="977"/>
        <w:jc w:val="right"/>
      </w:pPr>
      <w:r>
        <w:t xml:space="preserve">For </w:t>
      </w:r>
      <w:del w:id="362" w:author="Rick" w:date="2019-04-10T11:14:00Z">
        <w:r w:rsidDel="00423359">
          <w:delText xml:space="preserve"> </w:delText>
        </w:r>
      </w:del>
      <w:r>
        <w:t xml:space="preserve">example, </w:t>
      </w:r>
      <w:del w:id="363" w:author="Rick" w:date="2019-04-10T11:14:00Z">
        <w:r w:rsidDel="00423359">
          <w:delText xml:space="preserve"> </w:delText>
        </w:r>
      </w:del>
      <w:r>
        <w:t xml:space="preserve">in </w:t>
      </w:r>
      <w:del w:id="364" w:author="Rick" w:date="2019-04-10T11:14:00Z">
        <w:r w:rsidDel="00423359">
          <w:delText xml:space="preserve"> </w:delText>
        </w:r>
      </w:del>
      <w:r>
        <w:fldChar w:fldCharType="begin"/>
      </w:r>
      <w:r>
        <w:instrText xml:space="preserve"> HYPERLINK \l "_bookmark3" </w:instrText>
      </w:r>
      <w:r>
        <w:fldChar w:fldCharType="separate"/>
      </w:r>
      <w:r>
        <w:t xml:space="preserve">Figure </w:t>
      </w:r>
      <w:del w:id="365" w:author="Rick" w:date="2019-04-10T11:14:00Z">
        <w:r w:rsidDel="00423359">
          <w:delText xml:space="preserve"> </w:delText>
        </w:r>
      </w:del>
      <w:r>
        <w:t>2,</w:t>
      </w:r>
      <w:r>
        <w:fldChar w:fldCharType="end"/>
      </w:r>
      <w:r>
        <w:t xml:space="preserve"> </w:t>
      </w:r>
      <w:del w:id="366" w:author="Rick" w:date="2019-04-10T11:14:00Z">
        <w:r w:rsidDel="00423359">
          <w:delText xml:space="preserve"> </w:delText>
        </w:r>
      </w:del>
      <w:r>
        <w:rPr>
          <w:rFonts w:ascii="Arial"/>
        </w:rPr>
        <w:t>(1</w:t>
      </w:r>
      <w:r>
        <w:rPr>
          <w:rFonts w:ascii="Bookman Old Style"/>
          <w:i/>
        </w:rPr>
        <w:t xml:space="preserve">, </w:t>
      </w:r>
      <w:r>
        <w:rPr>
          <w:rFonts w:ascii="Arial"/>
        </w:rPr>
        <w:t xml:space="preserve">4) </w:t>
      </w:r>
      <w:r>
        <w:t xml:space="preserve">is </w:t>
      </w:r>
      <w:del w:id="367" w:author="Rick" w:date="2019-04-10T11:14:00Z">
        <w:r w:rsidDel="00423359">
          <w:delText xml:space="preserve"> </w:delText>
        </w:r>
      </w:del>
      <w:r>
        <w:t xml:space="preserve">triangle </w:t>
      </w:r>
      <w:del w:id="368" w:author="Rick" w:date="2019-04-10T11:14:00Z">
        <w:r w:rsidDel="00423359">
          <w:delText xml:space="preserve"> </w:delText>
        </w:r>
      </w:del>
      <w:r>
        <w:t>connected</w:t>
      </w:r>
      <w:r>
        <w:rPr>
          <w:spacing w:val="-9"/>
        </w:rPr>
        <w:t xml:space="preserve"> </w:t>
      </w:r>
      <w:r>
        <w:t>to</w:t>
      </w:r>
    </w:p>
    <w:p w14:paraId="6C0C0B1B" w14:textId="42C60E48" w:rsidR="00187908" w:rsidRDefault="00105EDE">
      <w:pPr>
        <w:pStyle w:val="BodyText"/>
        <w:spacing w:before="4"/>
        <w:ind w:right="977"/>
        <w:jc w:val="right"/>
        <w:rPr>
          <w:rFonts w:ascii="Arial"/>
        </w:rPr>
      </w:pPr>
      <w:r>
        <w:rPr>
          <w:rFonts w:ascii="Arial"/>
        </w:rPr>
        <w:t>(5</w:t>
      </w:r>
      <w:r>
        <w:rPr>
          <w:rFonts w:ascii="Bookman Old Style"/>
          <w:i/>
        </w:rPr>
        <w:t xml:space="preserve">, </w:t>
      </w:r>
      <w:r>
        <w:rPr>
          <w:rFonts w:ascii="Arial"/>
        </w:rPr>
        <w:t xml:space="preserve">6) </w:t>
      </w:r>
      <w:r>
        <w:t xml:space="preserve">through a series of adjacent triangles </w:t>
      </w:r>
      <w:r>
        <w:rPr>
          <w:rFonts w:ascii="Arial"/>
        </w:rPr>
        <w:t>(1</w:t>
      </w:r>
      <w:r>
        <w:rPr>
          <w:rFonts w:ascii="Bookman Old Style"/>
          <w:i/>
        </w:rPr>
        <w:t xml:space="preserve">, </w:t>
      </w:r>
      <w:r>
        <w:rPr>
          <w:rFonts w:ascii="Arial"/>
        </w:rPr>
        <w:t>2</w:t>
      </w:r>
      <w:r>
        <w:rPr>
          <w:rFonts w:ascii="Bookman Old Style"/>
          <w:i/>
        </w:rPr>
        <w:t xml:space="preserve">, </w:t>
      </w:r>
      <w:r>
        <w:rPr>
          <w:rFonts w:ascii="Arial"/>
        </w:rPr>
        <w:t>4)</w:t>
      </w:r>
      <w:r>
        <w:t xml:space="preserve">, </w:t>
      </w:r>
      <w:r>
        <w:rPr>
          <w:rFonts w:ascii="Arial"/>
        </w:rPr>
        <w:t>(2</w:t>
      </w:r>
      <w:r>
        <w:rPr>
          <w:rFonts w:ascii="Bookman Old Style"/>
          <w:i/>
        </w:rPr>
        <w:t xml:space="preserve">, </w:t>
      </w:r>
      <w:r>
        <w:rPr>
          <w:rFonts w:ascii="Arial"/>
        </w:rPr>
        <w:t>4</w:t>
      </w:r>
      <w:r>
        <w:rPr>
          <w:rFonts w:ascii="Bookman Old Style"/>
          <w:i/>
        </w:rPr>
        <w:t>,</w:t>
      </w:r>
      <w:r>
        <w:rPr>
          <w:rFonts w:ascii="Bookman Old Style"/>
          <w:i/>
          <w:spacing w:val="-21"/>
        </w:rPr>
        <w:t xml:space="preserve"> </w:t>
      </w:r>
      <w:r>
        <w:rPr>
          <w:rFonts w:ascii="Arial"/>
        </w:rPr>
        <w:t>5)</w:t>
      </w:r>
      <w:ins w:id="369" w:author="Rick" w:date="2019-04-10T11:14:00Z">
        <w:r w:rsidR="00423359">
          <w:rPr>
            <w:rFonts w:ascii="Arial"/>
          </w:rPr>
          <w:t>,</w:t>
        </w:r>
      </w:ins>
    </w:p>
    <w:p w14:paraId="25130E3C" w14:textId="77777777" w:rsidR="00187908" w:rsidRDefault="00105EDE">
      <w:pPr>
        <w:spacing w:before="4"/>
        <w:ind w:left="159"/>
        <w:jc w:val="both"/>
        <w:rPr>
          <w:sz w:val="20"/>
        </w:rPr>
      </w:pPr>
      <w:r>
        <w:rPr>
          <w:sz w:val="20"/>
        </w:rPr>
        <w:t xml:space="preserve">and </w:t>
      </w:r>
      <w:r>
        <w:rPr>
          <w:rFonts w:ascii="Arial"/>
          <w:sz w:val="20"/>
        </w:rPr>
        <w:t>(4</w:t>
      </w:r>
      <w:r>
        <w:rPr>
          <w:rFonts w:ascii="Bookman Old Style"/>
          <w:i/>
          <w:sz w:val="20"/>
        </w:rPr>
        <w:t xml:space="preserve">, </w:t>
      </w:r>
      <w:r>
        <w:rPr>
          <w:rFonts w:ascii="Arial"/>
          <w:sz w:val="20"/>
        </w:rPr>
        <w:t>5</w:t>
      </w:r>
      <w:r>
        <w:rPr>
          <w:rFonts w:ascii="Bookman Old Style"/>
          <w:i/>
          <w:sz w:val="20"/>
        </w:rPr>
        <w:t xml:space="preserve">, </w:t>
      </w:r>
      <w:r>
        <w:rPr>
          <w:rFonts w:ascii="Arial"/>
          <w:sz w:val="20"/>
        </w:rPr>
        <w:t>6)</w:t>
      </w:r>
      <w:r>
        <w:rPr>
          <w:sz w:val="20"/>
        </w:rPr>
        <w:t>.</w:t>
      </w:r>
    </w:p>
    <w:p w14:paraId="6715DE59" w14:textId="77777777" w:rsidR="00187908" w:rsidRDefault="00105EDE">
      <w:pPr>
        <w:pStyle w:val="BodyText"/>
        <w:spacing w:before="18" w:line="249" w:lineRule="auto"/>
        <w:ind w:left="159" w:right="977" w:firstLine="199"/>
        <w:jc w:val="both"/>
      </w:pPr>
      <w:r>
        <w:t>Finally,</w:t>
      </w:r>
      <w:r>
        <w:rPr>
          <w:spacing w:val="-10"/>
        </w:rPr>
        <w:t xml:space="preserve"> </w:t>
      </w:r>
      <w:r>
        <w:t>we</w:t>
      </w:r>
      <w:r>
        <w:rPr>
          <w:spacing w:val="-9"/>
        </w:rPr>
        <w:t xml:space="preserve"> </w:t>
      </w:r>
      <w:r>
        <w:t>define</w:t>
      </w:r>
      <w:r>
        <w:rPr>
          <w:spacing w:val="-9"/>
        </w:rPr>
        <w:t xml:space="preserve"> </w:t>
      </w:r>
      <w:r>
        <w:t>k-truss</w:t>
      </w:r>
      <w:r>
        <w:rPr>
          <w:spacing w:val="-10"/>
        </w:rPr>
        <w:t xml:space="preserve"> </w:t>
      </w:r>
      <w:r>
        <w:t>community</w:t>
      </w:r>
      <w:r>
        <w:rPr>
          <w:spacing w:val="-9"/>
        </w:rPr>
        <w:t xml:space="preserve"> </w:t>
      </w:r>
      <w:r>
        <w:t>based</w:t>
      </w:r>
      <w:r>
        <w:rPr>
          <w:spacing w:val="-9"/>
        </w:rPr>
        <w:t xml:space="preserve"> </w:t>
      </w:r>
      <w:r>
        <w:t>on</w:t>
      </w:r>
      <w:r>
        <w:rPr>
          <w:spacing w:val="-10"/>
        </w:rPr>
        <w:t xml:space="preserve"> </w:t>
      </w:r>
      <w:r>
        <w:t>the</w:t>
      </w:r>
      <w:r>
        <w:rPr>
          <w:spacing w:val="-9"/>
        </w:rPr>
        <w:t xml:space="preserve"> </w:t>
      </w:r>
      <w:r>
        <w:t>definition of</w:t>
      </w:r>
      <w:r>
        <w:rPr>
          <w:spacing w:val="17"/>
        </w:rPr>
        <w:t xml:space="preserve"> </w:t>
      </w:r>
      <w:r>
        <w:t>k-truss</w:t>
      </w:r>
      <w:r>
        <w:rPr>
          <w:spacing w:val="17"/>
        </w:rPr>
        <w:t xml:space="preserve"> </w:t>
      </w:r>
      <w:r>
        <w:t>subgraph</w:t>
      </w:r>
      <w:r>
        <w:rPr>
          <w:spacing w:val="17"/>
        </w:rPr>
        <w:t xml:space="preserve"> </w:t>
      </w:r>
      <w:r>
        <w:t>and</w:t>
      </w:r>
      <w:r>
        <w:rPr>
          <w:spacing w:val="17"/>
        </w:rPr>
        <w:t xml:space="preserve"> </w:t>
      </w:r>
      <w:r>
        <w:t>triangle</w:t>
      </w:r>
      <w:r>
        <w:rPr>
          <w:spacing w:val="17"/>
        </w:rPr>
        <w:t xml:space="preserve"> </w:t>
      </w:r>
      <w:r>
        <w:t>connectivity</w:t>
      </w:r>
      <w:r>
        <w:rPr>
          <w:spacing w:val="17"/>
        </w:rPr>
        <w:t xml:space="preserve"> </w:t>
      </w:r>
      <w:r>
        <w:t>as</w:t>
      </w:r>
      <w:r>
        <w:rPr>
          <w:spacing w:val="17"/>
        </w:rPr>
        <w:t xml:space="preserve"> </w:t>
      </w:r>
      <w:r>
        <w:t>follows.</w:t>
      </w:r>
    </w:p>
    <w:p w14:paraId="4CFFF245" w14:textId="77777777" w:rsidR="00187908" w:rsidRDefault="00187908">
      <w:pPr>
        <w:spacing w:line="249" w:lineRule="auto"/>
        <w:jc w:val="both"/>
        <w:sectPr w:rsidR="00187908">
          <w:pgSz w:w="12240" w:h="15840"/>
          <w:pgMar w:top="920" w:right="0" w:bottom="280" w:left="820" w:header="720" w:footer="720" w:gutter="0"/>
          <w:cols w:num="2" w:space="720" w:equalWidth="0">
            <w:col w:w="5181" w:space="79"/>
            <w:col w:w="6160"/>
          </w:cols>
        </w:sectPr>
      </w:pPr>
    </w:p>
    <w:p w14:paraId="11FE172A" w14:textId="354C608C" w:rsidR="00187908" w:rsidRDefault="00F51443">
      <w:pPr>
        <w:spacing w:before="71" w:line="249" w:lineRule="auto"/>
        <w:ind w:left="159" w:right="6237" w:firstLine="199"/>
        <w:rPr>
          <w:sz w:val="20"/>
        </w:rPr>
      </w:pPr>
      <w:r>
        <w:rPr>
          <w:noProof/>
          <w:lang w:val="en-IN" w:eastAsia="en-IN" w:bidi="hi-IN"/>
        </w:rPr>
        <w:lastRenderedPageBreak/>
        <mc:AlternateContent>
          <mc:Choice Requires="wpg">
            <w:drawing>
              <wp:anchor distT="0" distB="0" distL="114300" distR="114300" simplePos="0" relativeHeight="251741184" behindDoc="0" locked="0" layoutInCell="1" allowOverlap="1" wp14:anchorId="51FB1238" wp14:editId="65E13369">
                <wp:simplePos x="0" y="0"/>
                <wp:positionH relativeFrom="page">
                  <wp:posOffset>4441825</wp:posOffset>
                </wp:positionH>
                <wp:positionV relativeFrom="paragraph">
                  <wp:posOffset>139700</wp:posOffset>
                </wp:positionV>
                <wp:extent cx="2295525" cy="1017270"/>
                <wp:effectExtent l="0" t="0" r="0" b="0"/>
                <wp:wrapNone/>
                <wp:docPr id="422"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5525" cy="1017270"/>
                          <a:chOff x="6995" y="220"/>
                          <a:chExt cx="3615" cy="1602"/>
                        </a:xfrm>
                      </wpg:grpSpPr>
                      <pic:pic xmlns:pic="http://schemas.openxmlformats.org/drawingml/2006/picture">
                        <pic:nvPicPr>
                          <pic:cNvPr id="423" name="Picture 4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994" y="219"/>
                            <a:ext cx="3611"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Text Box 451"/>
                        <wps:cNvSpPr txBox="1">
                          <a:spLocks noChangeArrowheads="1"/>
                        </wps:cNvSpPr>
                        <wps:spPr bwMode="auto">
                          <a:xfrm>
                            <a:off x="9296" y="251"/>
                            <a:ext cx="72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5D569" w14:textId="77777777" w:rsidR="00121D20" w:rsidRDefault="00121D20">
                              <w:pPr>
                                <w:tabs>
                                  <w:tab w:val="left" w:pos="306"/>
                                  <w:tab w:val="left" w:pos="614"/>
                                </w:tabs>
                                <w:spacing w:line="74" w:lineRule="exact"/>
                                <w:rPr>
                                  <w:rFonts w:ascii="Calibri"/>
                                  <w:sz w:val="7"/>
                                </w:rPr>
                              </w:pPr>
                              <w:r>
                                <w:rPr>
                                  <w:rFonts w:ascii="Calibri"/>
                                  <w:color w:val="FFFFFF"/>
                                  <w:spacing w:val="-6"/>
                                  <w:w w:val="105"/>
                                  <w:sz w:val="7"/>
                                </w:rPr>
                                <w:t>0,,2</w:t>
                              </w:r>
                              <w:r>
                                <w:rPr>
                                  <w:rFonts w:ascii="Calibri"/>
                                  <w:color w:val="FFFFFF"/>
                                  <w:spacing w:val="-6"/>
                                  <w:w w:val="105"/>
                                  <w:sz w:val="7"/>
                                </w:rPr>
                                <w:tab/>
                                <w:t>0,,4</w:t>
                              </w:r>
                              <w:r>
                                <w:rPr>
                                  <w:rFonts w:ascii="Calibri"/>
                                  <w:color w:val="FFFFFF"/>
                                  <w:spacing w:val="-6"/>
                                  <w:w w:val="105"/>
                                  <w:sz w:val="7"/>
                                </w:rPr>
                                <w:tab/>
                                <w:t>2,,5</w:t>
                              </w:r>
                            </w:p>
                          </w:txbxContent>
                        </wps:txbx>
                        <wps:bodyPr rot="0" vert="horz" wrap="square" lIns="0" tIns="0" rIns="0" bIns="0" anchor="t" anchorCtr="0" upright="1">
                          <a:noAutofit/>
                        </wps:bodyPr>
                      </wps:wsp>
                      <wps:wsp>
                        <wps:cNvPr id="425" name="Text Box 450"/>
                        <wps:cNvSpPr txBox="1">
                          <a:spLocks noChangeArrowheads="1"/>
                        </wps:cNvSpPr>
                        <wps:spPr bwMode="auto">
                          <a:xfrm>
                            <a:off x="10309" y="251"/>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993DE" w14:textId="77777777" w:rsidR="00121D20" w:rsidRDefault="00121D20">
                              <w:pPr>
                                <w:spacing w:line="74" w:lineRule="exact"/>
                                <w:rPr>
                                  <w:rFonts w:ascii="Calibri"/>
                                  <w:sz w:val="7"/>
                                </w:rPr>
                              </w:pPr>
                              <w:r>
                                <w:rPr>
                                  <w:rFonts w:ascii="Calibri"/>
                                  <w:color w:val="FFFFFF"/>
                                  <w:w w:val="105"/>
                                  <w:sz w:val="7"/>
                                </w:rPr>
                                <w:t>5,,6</w:t>
                              </w:r>
                            </w:p>
                          </w:txbxContent>
                        </wps:txbx>
                        <wps:bodyPr rot="0" vert="horz" wrap="square" lIns="0" tIns="0" rIns="0" bIns="0" anchor="t" anchorCtr="0" upright="1">
                          <a:noAutofit/>
                        </wps:bodyPr>
                      </wps:wsp>
                      <wps:wsp>
                        <wps:cNvPr id="426" name="Text Box 449"/>
                        <wps:cNvSpPr txBox="1">
                          <a:spLocks noChangeArrowheads="1"/>
                        </wps:cNvSpPr>
                        <wps:spPr bwMode="auto">
                          <a:xfrm>
                            <a:off x="8054" y="389"/>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83D61" w14:textId="77777777" w:rsidR="00121D20" w:rsidRDefault="00121D20">
                              <w:pPr>
                                <w:spacing w:line="87" w:lineRule="exact"/>
                                <w:rPr>
                                  <w:rFonts w:ascii="Calibri"/>
                                  <w:sz w:val="8"/>
                                </w:rPr>
                              </w:pPr>
                              <w:r>
                                <w:rPr>
                                  <w:rFonts w:ascii="Calibri"/>
                                  <w:color w:val="FFFFFF"/>
                                  <w:w w:val="109"/>
                                  <w:sz w:val="8"/>
                                </w:rPr>
                                <w:t>5</w:t>
                              </w:r>
                            </w:p>
                          </w:txbxContent>
                        </wps:txbx>
                        <wps:bodyPr rot="0" vert="horz" wrap="square" lIns="0" tIns="0" rIns="0" bIns="0" anchor="t" anchorCtr="0" upright="1">
                          <a:noAutofit/>
                        </wps:bodyPr>
                      </wps:wsp>
                      <wps:wsp>
                        <wps:cNvPr id="427" name="Text Box 448"/>
                        <wps:cNvSpPr txBox="1">
                          <a:spLocks noChangeArrowheads="1"/>
                        </wps:cNvSpPr>
                        <wps:spPr bwMode="auto">
                          <a:xfrm>
                            <a:off x="9113" y="443"/>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EADFA" w14:textId="77777777" w:rsidR="00121D20" w:rsidRDefault="00121D20">
                              <w:pPr>
                                <w:spacing w:line="74" w:lineRule="exact"/>
                                <w:rPr>
                                  <w:rFonts w:ascii="Calibri"/>
                                  <w:sz w:val="7"/>
                                </w:rPr>
                              </w:pPr>
                              <w:r>
                                <w:rPr>
                                  <w:rFonts w:ascii="Calibri"/>
                                  <w:color w:val="FFFFFF"/>
                                  <w:w w:val="105"/>
                                  <w:sz w:val="7"/>
                                </w:rPr>
                                <w:t>0,,1</w:t>
                              </w:r>
                            </w:p>
                          </w:txbxContent>
                        </wps:txbx>
                        <wps:bodyPr rot="0" vert="horz" wrap="square" lIns="0" tIns="0" rIns="0" bIns="0" anchor="t" anchorCtr="0" upright="1">
                          <a:noAutofit/>
                        </wps:bodyPr>
                      </wps:wsp>
                      <wps:wsp>
                        <wps:cNvPr id="428" name="Text Box 447"/>
                        <wps:cNvSpPr txBox="1">
                          <a:spLocks noChangeArrowheads="1"/>
                        </wps:cNvSpPr>
                        <wps:spPr bwMode="auto">
                          <a:xfrm>
                            <a:off x="9463" y="443"/>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C165E" w14:textId="77777777" w:rsidR="00121D20" w:rsidRDefault="00121D20">
                              <w:pPr>
                                <w:spacing w:line="74" w:lineRule="exact"/>
                                <w:rPr>
                                  <w:rFonts w:ascii="Calibri"/>
                                  <w:sz w:val="7"/>
                                </w:rPr>
                              </w:pPr>
                              <w:r>
                                <w:rPr>
                                  <w:rFonts w:ascii="Calibri"/>
                                  <w:color w:val="FFFFFF"/>
                                  <w:w w:val="105"/>
                                  <w:sz w:val="7"/>
                                </w:rPr>
                                <w:t>1,,2</w:t>
                              </w:r>
                            </w:p>
                          </w:txbxContent>
                        </wps:txbx>
                        <wps:bodyPr rot="0" vert="horz" wrap="square" lIns="0" tIns="0" rIns="0" bIns="0" anchor="t" anchorCtr="0" upright="1">
                          <a:noAutofit/>
                        </wps:bodyPr>
                      </wps:wsp>
                      <wps:wsp>
                        <wps:cNvPr id="429" name="Text Box 446"/>
                        <wps:cNvSpPr txBox="1">
                          <a:spLocks noChangeArrowheads="1"/>
                        </wps:cNvSpPr>
                        <wps:spPr bwMode="auto">
                          <a:xfrm>
                            <a:off x="9781" y="443"/>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D3C45" w14:textId="77777777" w:rsidR="00121D20" w:rsidRDefault="00121D20">
                              <w:pPr>
                                <w:spacing w:line="74" w:lineRule="exact"/>
                                <w:rPr>
                                  <w:rFonts w:ascii="Calibri"/>
                                  <w:sz w:val="7"/>
                                </w:rPr>
                              </w:pPr>
                              <w:r>
                                <w:rPr>
                                  <w:rFonts w:ascii="Calibri"/>
                                  <w:color w:val="FFFFFF"/>
                                  <w:w w:val="105"/>
                                  <w:sz w:val="7"/>
                                </w:rPr>
                                <w:t>2,,4</w:t>
                              </w:r>
                            </w:p>
                          </w:txbxContent>
                        </wps:txbx>
                        <wps:bodyPr rot="0" vert="horz" wrap="square" lIns="0" tIns="0" rIns="0" bIns="0" anchor="t" anchorCtr="0" upright="1">
                          <a:noAutofit/>
                        </wps:bodyPr>
                      </wps:wsp>
                      <wps:wsp>
                        <wps:cNvPr id="430" name="Text Box 445"/>
                        <wps:cNvSpPr txBox="1">
                          <a:spLocks noChangeArrowheads="1"/>
                        </wps:cNvSpPr>
                        <wps:spPr bwMode="auto">
                          <a:xfrm>
                            <a:off x="10111" y="443"/>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2F66" w14:textId="77777777" w:rsidR="00121D20" w:rsidRDefault="00121D20">
                              <w:pPr>
                                <w:spacing w:line="74" w:lineRule="exact"/>
                                <w:rPr>
                                  <w:rFonts w:ascii="Calibri"/>
                                  <w:sz w:val="7"/>
                                </w:rPr>
                              </w:pPr>
                              <w:r>
                                <w:rPr>
                                  <w:rFonts w:ascii="Calibri"/>
                                  <w:color w:val="FFFFFF"/>
                                  <w:w w:val="105"/>
                                  <w:sz w:val="7"/>
                                </w:rPr>
                                <w:t>4,,5</w:t>
                              </w:r>
                            </w:p>
                          </w:txbxContent>
                        </wps:txbx>
                        <wps:bodyPr rot="0" vert="horz" wrap="square" lIns="0" tIns="0" rIns="0" bIns="0" anchor="t" anchorCtr="0" upright="1">
                          <a:noAutofit/>
                        </wps:bodyPr>
                      </wps:wsp>
                      <wps:wsp>
                        <wps:cNvPr id="431" name="Text Box 444"/>
                        <wps:cNvSpPr txBox="1">
                          <a:spLocks noChangeArrowheads="1"/>
                        </wps:cNvSpPr>
                        <wps:spPr bwMode="auto">
                          <a:xfrm>
                            <a:off x="10497" y="443"/>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FD71E" w14:textId="77777777" w:rsidR="00121D20" w:rsidRDefault="00121D20">
                              <w:pPr>
                                <w:spacing w:line="74" w:lineRule="exact"/>
                                <w:rPr>
                                  <w:rFonts w:ascii="Calibri"/>
                                  <w:sz w:val="7"/>
                                </w:rPr>
                              </w:pPr>
                              <w:r>
                                <w:rPr>
                                  <w:rFonts w:ascii="Calibri"/>
                                  <w:color w:val="FFFFFF"/>
                                  <w:w w:val="105"/>
                                  <w:sz w:val="7"/>
                                </w:rPr>
                                <w:t>5,,9</w:t>
                              </w:r>
                            </w:p>
                          </w:txbxContent>
                        </wps:txbx>
                        <wps:bodyPr rot="0" vert="horz" wrap="square" lIns="0" tIns="0" rIns="0" bIns="0" anchor="t" anchorCtr="0" upright="1">
                          <a:noAutofit/>
                        </wps:bodyPr>
                      </wps:wsp>
                      <wps:wsp>
                        <wps:cNvPr id="432" name="Text Box 443"/>
                        <wps:cNvSpPr txBox="1">
                          <a:spLocks noChangeArrowheads="1"/>
                        </wps:cNvSpPr>
                        <wps:spPr bwMode="auto">
                          <a:xfrm>
                            <a:off x="7146" y="516"/>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79347" w14:textId="77777777" w:rsidR="00121D20" w:rsidRDefault="00121D20">
                              <w:pPr>
                                <w:spacing w:line="87" w:lineRule="exact"/>
                                <w:rPr>
                                  <w:rFonts w:ascii="Calibri"/>
                                  <w:sz w:val="8"/>
                                </w:rPr>
                              </w:pPr>
                              <w:r>
                                <w:rPr>
                                  <w:rFonts w:ascii="Calibri"/>
                                  <w:color w:val="FFFFFF"/>
                                  <w:w w:val="109"/>
                                  <w:sz w:val="8"/>
                                </w:rPr>
                                <w:t>0</w:t>
                              </w:r>
                            </w:p>
                          </w:txbxContent>
                        </wps:txbx>
                        <wps:bodyPr rot="0" vert="horz" wrap="square" lIns="0" tIns="0" rIns="0" bIns="0" anchor="t" anchorCtr="0" upright="1">
                          <a:noAutofit/>
                        </wps:bodyPr>
                      </wps:wsp>
                      <wps:wsp>
                        <wps:cNvPr id="433" name="Text Box 442"/>
                        <wps:cNvSpPr txBox="1">
                          <a:spLocks noChangeArrowheads="1"/>
                        </wps:cNvSpPr>
                        <wps:spPr bwMode="auto">
                          <a:xfrm>
                            <a:off x="7551" y="514"/>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6C01" w14:textId="77777777" w:rsidR="00121D20" w:rsidRDefault="00121D20">
                              <w:pPr>
                                <w:spacing w:line="87" w:lineRule="exact"/>
                                <w:rPr>
                                  <w:rFonts w:ascii="Calibri"/>
                                  <w:sz w:val="8"/>
                                </w:rPr>
                              </w:pPr>
                              <w:r>
                                <w:rPr>
                                  <w:rFonts w:ascii="Calibri"/>
                                  <w:color w:val="FFFFFF"/>
                                  <w:w w:val="109"/>
                                  <w:sz w:val="8"/>
                                </w:rPr>
                                <w:t>2</w:t>
                              </w:r>
                            </w:p>
                          </w:txbxContent>
                        </wps:txbx>
                        <wps:bodyPr rot="0" vert="horz" wrap="square" lIns="0" tIns="0" rIns="0" bIns="0" anchor="t" anchorCtr="0" upright="1">
                          <a:noAutofit/>
                        </wps:bodyPr>
                      </wps:wsp>
                      <wps:wsp>
                        <wps:cNvPr id="434" name="Text Box 441"/>
                        <wps:cNvSpPr txBox="1">
                          <a:spLocks noChangeArrowheads="1"/>
                        </wps:cNvSpPr>
                        <wps:spPr bwMode="auto">
                          <a:xfrm>
                            <a:off x="8065" y="684"/>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48394" w14:textId="77777777" w:rsidR="00121D20" w:rsidRDefault="00121D20">
                              <w:pPr>
                                <w:spacing w:line="87" w:lineRule="exact"/>
                                <w:rPr>
                                  <w:rFonts w:ascii="Calibri"/>
                                  <w:sz w:val="8"/>
                                </w:rPr>
                              </w:pPr>
                              <w:r>
                                <w:rPr>
                                  <w:rFonts w:ascii="Calibri"/>
                                  <w:color w:val="FFFFFF"/>
                                  <w:w w:val="109"/>
                                  <w:sz w:val="8"/>
                                </w:rPr>
                                <w:t>6</w:t>
                              </w:r>
                            </w:p>
                          </w:txbxContent>
                        </wps:txbx>
                        <wps:bodyPr rot="0" vert="horz" wrap="square" lIns="0" tIns="0" rIns="0" bIns="0" anchor="t" anchorCtr="0" upright="1">
                          <a:noAutofit/>
                        </wps:bodyPr>
                      </wps:wsp>
                      <wps:wsp>
                        <wps:cNvPr id="435" name="Text Box 440"/>
                        <wps:cNvSpPr txBox="1">
                          <a:spLocks noChangeArrowheads="1"/>
                        </wps:cNvSpPr>
                        <wps:spPr bwMode="auto">
                          <a:xfrm>
                            <a:off x="9657" y="666"/>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0A29C" w14:textId="77777777" w:rsidR="00121D20" w:rsidRDefault="00121D20">
                              <w:pPr>
                                <w:spacing w:line="74" w:lineRule="exact"/>
                                <w:rPr>
                                  <w:rFonts w:ascii="Calibri"/>
                                  <w:sz w:val="7"/>
                                </w:rPr>
                              </w:pPr>
                              <w:r>
                                <w:rPr>
                                  <w:rFonts w:ascii="Calibri"/>
                                  <w:color w:val="FFFFFF"/>
                                  <w:w w:val="105"/>
                                  <w:sz w:val="7"/>
                                </w:rPr>
                                <w:t>1,,4</w:t>
                              </w:r>
                            </w:p>
                          </w:txbxContent>
                        </wps:txbx>
                        <wps:bodyPr rot="0" vert="horz" wrap="square" lIns="0" tIns="0" rIns="0" bIns="0" anchor="t" anchorCtr="0" upright="1">
                          <a:noAutofit/>
                        </wps:bodyPr>
                      </wps:wsp>
                      <wps:wsp>
                        <wps:cNvPr id="436" name="Text Box 439"/>
                        <wps:cNvSpPr txBox="1">
                          <a:spLocks noChangeArrowheads="1"/>
                        </wps:cNvSpPr>
                        <wps:spPr bwMode="auto">
                          <a:xfrm>
                            <a:off x="10111" y="698"/>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CA063" w14:textId="77777777" w:rsidR="00121D20" w:rsidRDefault="00121D20">
                              <w:pPr>
                                <w:spacing w:line="74" w:lineRule="exact"/>
                                <w:rPr>
                                  <w:rFonts w:ascii="Calibri"/>
                                  <w:sz w:val="7"/>
                                </w:rPr>
                              </w:pPr>
                              <w:r>
                                <w:rPr>
                                  <w:rFonts w:ascii="Calibri"/>
                                  <w:color w:val="FFFFFF"/>
                                  <w:w w:val="105"/>
                                  <w:sz w:val="7"/>
                                </w:rPr>
                                <w:t>4,,6</w:t>
                              </w:r>
                            </w:p>
                          </w:txbxContent>
                        </wps:txbx>
                        <wps:bodyPr rot="0" vert="horz" wrap="square" lIns="0" tIns="0" rIns="0" bIns="0" anchor="t" anchorCtr="0" upright="1">
                          <a:noAutofit/>
                        </wps:bodyPr>
                      </wps:wsp>
                      <wps:wsp>
                        <wps:cNvPr id="437" name="Text Box 438"/>
                        <wps:cNvSpPr txBox="1">
                          <a:spLocks noChangeArrowheads="1"/>
                        </wps:cNvSpPr>
                        <wps:spPr bwMode="auto">
                          <a:xfrm>
                            <a:off x="10497" y="698"/>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859AE" w14:textId="77777777" w:rsidR="00121D20" w:rsidRDefault="00121D20">
                              <w:pPr>
                                <w:spacing w:line="74" w:lineRule="exact"/>
                                <w:rPr>
                                  <w:rFonts w:ascii="Calibri"/>
                                  <w:sz w:val="7"/>
                                </w:rPr>
                              </w:pPr>
                              <w:r>
                                <w:rPr>
                                  <w:rFonts w:ascii="Calibri"/>
                                  <w:color w:val="FFFFFF"/>
                                  <w:w w:val="105"/>
                                  <w:sz w:val="7"/>
                                </w:rPr>
                                <w:t>6,,9</w:t>
                              </w:r>
                            </w:p>
                          </w:txbxContent>
                        </wps:txbx>
                        <wps:bodyPr rot="0" vert="horz" wrap="square" lIns="0" tIns="0" rIns="0" bIns="0" anchor="t" anchorCtr="0" upright="1">
                          <a:noAutofit/>
                        </wps:bodyPr>
                      </wps:wsp>
                      <wps:wsp>
                        <wps:cNvPr id="438" name="Text Box 437"/>
                        <wps:cNvSpPr txBox="1">
                          <a:spLocks noChangeArrowheads="1"/>
                        </wps:cNvSpPr>
                        <wps:spPr bwMode="auto">
                          <a:xfrm>
                            <a:off x="9346" y="772"/>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10A08" w14:textId="77777777" w:rsidR="00121D20" w:rsidRDefault="00121D20">
                              <w:pPr>
                                <w:spacing w:line="74" w:lineRule="exact"/>
                                <w:rPr>
                                  <w:rFonts w:ascii="Calibri"/>
                                  <w:sz w:val="7"/>
                                </w:rPr>
                              </w:pPr>
                              <w:r>
                                <w:rPr>
                                  <w:rFonts w:ascii="Calibri"/>
                                  <w:color w:val="FFFFFF"/>
                                  <w:w w:val="105"/>
                                  <w:sz w:val="7"/>
                                </w:rPr>
                                <w:t>4,,7</w:t>
                              </w:r>
                            </w:p>
                          </w:txbxContent>
                        </wps:txbx>
                        <wps:bodyPr rot="0" vert="horz" wrap="square" lIns="0" tIns="0" rIns="0" bIns="0" anchor="t" anchorCtr="0" upright="1">
                          <a:noAutofit/>
                        </wps:bodyPr>
                      </wps:wsp>
                      <wps:wsp>
                        <wps:cNvPr id="439" name="Text Box 436"/>
                        <wps:cNvSpPr txBox="1">
                          <a:spLocks noChangeArrowheads="1"/>
                        </wps:cNvSpPr>
                        <wps:spPr bwMode="auto">
                          <a:xfrm>
                            <a:off x="9952" y="772"/>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47B9A" w14:textId="77777777" w:rsidR="00121D20" w:rsidRDefault="00121D20">
                              <w:pPr>
                                <w:spacing w:line="74" w:lineRule="exact"/>
                                <w:rPr>
                                  <w:rFonts w:ascii="Calibri"/>
                                  <w:sz w:val="7"/>
                                </w:rPr>
                              </w:pPr>
                              <w:r>
                                <w:rPr>
                                  <w:rFonts w:ascii="Calibri"/>
                                  <w:color w:val="FFFFFF"/>
                                  <w:w w:val="105"/>
                                  <w:sz w:val="7"/>
                                </w:rPr>
                                <w:t>1,,8</w:t>
                              </w:r>
                            </w:p>
                          </w:txbxContent>
                        </wps:txbx>
                        <wps:bodyPr rot="0" vert="horz" wrap="square" lIns="0" tIns="0" rIns="0" bIns="0" anchor="t" anchorCtr="0" upright="1">
                          <a:noAutofit/>
                        </wps:bodyPr>
                      </wps:wsp>
                      <wps:wsp>
                        <wps:cNvPr id="440" name="Text Box 435"/>
                        <wps:cNvSpPr txBox="1">
                          <a:spLocks noChangeArrowheads="1"/>
                        </wps:cNvSpPr>
                        <wps:spPr bwMode="auto">
                          <a:xfrm>
                            <a:off x="8373" y="823"/>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E2189" w14:textId="77777777" w:rsidR="00121D20" w:rsidRDefault="00121D20">
                              <w:pPr>
                                <w:spacing w:line="87" w:lineRule="exact"/>
                                <w:rPr>
                                  <w:rFonts w:ascii="Calibri"/>
                                  <w:sz w:val="8"/>
                                </w:rPr>
                              </w:pPr>
                              <w:r>
                                <w:rPr>
                                  <w:rFonts w:ascii="Calibri"/>
                                  <w:color w:val="FFFFFF"/>
                                  <w:w w:val="109"/>
                                  <w:sz w:val="8"/>
                                </w:rPr>
                                <w:t>9</w:t>
                              </w:r>
                            </w:p>
                          </w:txbxContent>
                        </wps:txbx>
                        <wps:bodyPr rot="0" vert="horz" wrap="square" lIns="0" tIns="0" rIns="0" bIns="0" anchor="t" anchorCtr="0" upright="1">
                          <a:noAutofit/>
                        </wps:bodyPr>
                      </wps:wsp>
                      <wps:wsp>
                        <wps:cNvPr id="441" name="Text Box 434"/>
                        <wps:cNvSpPr txBox="1">
                          <a:spLocks noChangeArrowheads="1"/>
                        </wps:cNvSpPr>
                        <wps:spPr bwMode="auto">
                          <a:xfrm>
                            <a:off x="10319" y="874"/>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43A49" w14:textId="77777777" w:rsidR="00121D20" w:rsidRDefault="00121D20">
                              <w:pPr>
                                <w:spacing w:line="74" w:lineRule="exact"/>
                                <w:rPr>
                                  <w:rFonts w:ascii="Calibri"/>
                                  <w:sz w:val="7"/>
                                </w:rPr>
                              </w:pPr>
                              <w:r>
                                <w:rPr>
                                  <w:rFonts w:ascii="Calibri"/>
                                  <w:color w:val="FFFFFF"/>
                                  <w:w w:val="105"/>
                                  <w:sz w:val="7"/>
                                </w:rPr>
                                <w:t>4,,9</w:t>
                              </w:r>
                            </w:p>
                          </w:txbxContent>
                        </wps:txbx>
                        <wps:bodyPr rot="0" vert="horz" wrap="square" lIns="0" tIns="0" rIns="0" bIns="0" anchor="t" anchorCtr="0" upright="1">
                          <a:noAutofit/>
                        </wps:bodyPr>
                      </wps:wsp>
                      <wps:wsp>
                        <wps:cNvPr id="442" name="Text Box 433"/>
                        <wps:cNvSpPr txBox="1">
                          <a:spLocks noChangeArrowheads="1"/>
                        </wps:cNvSpPr>
                        <wps:spPr bwMode="auto">
                          <a:xfrm>
                            <a:off x="7037" y="922"/>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2179" w14:textId="77777777" w:rsidR="00121D20" w:rsidRDefault="00121D20">
                              <w:pPr>
                                <w:spacing w:line="87" w:lineRule="exact"/>
                                <w:rPr>
                                  <w:rFonts w:ascii="Calibri"/>
                                  <w:sz w:val="8"/>
                                </w:rPr>
                              </w:pPr>
                              <w:r>
                                <w:rPr>
                                  <w:rFonts w:ascii="Calibri"/>
                                  <w:color w:val="FFFFFF"/>
                                  <w:w w:val="109"/>
                                  <w:sz w:val="8"/>
                                </w:rPr>
                                <w:t>1</w:t>
                              </w:r>
                            </w:p>
                          </w:txbxContent>
                        </wps:txbx>
                        <wps:bodyPr rot="0" vert="horz" wrap="square" lIns="0" tIns="0" rIns="0" bIns="0" anchor="t" anchorCtr="0" upright="1">
                          <a:noAutofit/>
                        </wps:bodyPr>
                      </wps:wsp>
                      <wps:wsp>
                        <wps:cNvPr id="443" name="Text Box 432"/>
                        <wps:cNvSpPr txBox="1">
                          <a:spLocks noChangeArrowheads="1"/>
                        </wps:cNvSpPr>
                        <wps:spPr bwMode="auto">
                          <a:xfrm>
                            <a:off x="7757" y="922"/>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98009" w14:textId="77777777" w:rsidR="00121D20" w:rsidRDefault="00121D20">
                              <w:pPr>
                                <w:spacing w:line="87" w:lineRule="exact"/>
                                <w:rPr>
                                  <w:rFonts w:ascii="Calibri"/>
                                  <w:sz w:val="8"/>
                                </w:rPr>
                              </w:pPr>
                              <w:r>
                                <w:rPr>
                                  <w:rFonts w:ascii="Calibri"/>
                                  <w:color w:val="FFFFFF"/>
                                  <w:w w:val="109"/>
                                  <w:sz w:val="8"/>
                                </w:rPr>
                                <w:t>4</w:t>
                              </w:r>
                            </w:p>
                          </w:txbxContent>
                        </wps:txbx>
                        <wps:bodyPr rot="0" vert="horz" wrap="square" lIns="0" tIns="0" rIns="0" bIns="0" anchor="t" anchorCtr="0" upright="1">
                          <a:noAutofit/>
                        </wps:bodyPr>
                      </wps:wsp>
                      <wps:wsp>
                        <wps:cNvPr id="444" name="Text Box 431"/>
                        <wps:cNvSpPr txBox="1">
                          <a:spLocks noChangeArrowheads="1"/>
                        </wps:cNvSpPr>
                        <wps:spPr bwMode="auto">
                          <a:xfrm>
                            <a:off x="9168" y="1037"/>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23543" w14:textId="77777777" w:rsidR="00121D20" w:rsidRDefault="00121D20">
                              <w:pPr>
                                <w:spacing w:line="74" w:lineRule="exact"/>
                                <w:rPr>
                                  <w:rFonts w:ascii="Calibri"/>
                                  <w:sz w:val="7"/>
                                </w:rPr>
                              </w:pPr>
                              <w:r>
                                <w:rPr>
                                  <w:rFonts w:ascii="Calibri"/>
                                  <w:color w:val="FFFFFF"/>
                                  <w:w w:val="105"/>
                                  <w:sz w:val="7"/>
                                </w:rPr>
                                <w:t>1,,7</w:t>
                              </w:r>
                            </w:p>
                          </w:txbxContent>
                        </wps:txbx>
                        <wps:bodyPr rot="0" vert="horz" wrap="square" lIns="0" tIns="0" rIns="0" bIns="0" anchor="t" anchorCtr="0" upright="1">
                          <a:noAutofit/>
                        </wps:bodyPr>
                      </wps:wsp>
                      <wps:wsp>
                        <wps:cNvPr id="445" name="Text Box 430"/>
                        <wps:cNvSpPr txBox="1">
                          <a:spLocks noChangeArrowheads="1"/>
                        </wps:cNvSpPr>
                        <wps:spPr bwMode="auto">
                          <a:xfrm>
                            <a:off x="10152" y="1037"/>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0D8B6" w14:textId="77777777" w:rsidR="00121D20" w:rsidRDefault="00121D20">
                              <w:pPr>
                                <w:spacing w:line="74" w:lineRule="exact"/>
                                <w:rPr>
                                  <w:rFonts w:ascii="Calibri"/>
                                  <w:sz w:val="7"/>
                                </w:rPr>
                              </w:pPr>
                              <w:r>
                                <w:rPr>
                                  <w:rFonts w:ascii="Calibri"/>
                                  <w:color w:val="FFFFFF"/>
                                  <w:w w:val="105"/>
                                  <w:sz w:val="7"/>
                                </w:rPr>
                                <w:t>3,,4</w:t>
                              </w:r>
                            </w:p>
                          </w:txbxContent>
                        </wps:txbx>
                        <wps:bodyPr rot="0" vert="horz" wrap="square" lIns="0" tIns="0" rIns="0" bIns="0" anchor="t" anchorCtr="0" upright="1">
                          <a:noAutofit/>
                        </wps:bodyPr>
                      </wps:wsp>
                      <wps:wsp>
                        <wps:cNvPr id="446" name="Text Box 429"/>
                        <wps:cNvSpPr txBox="1">
                          <a:spLocks noChangeArrowheads="1"/>
                        </wps:cNvSpPr>
                        <wps:spPr bwMode="auto">
                          <a:xfrm>
                            <a:off x="7037" y="1382"/>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0681" w14:textId="77777777" w:rsidR="00121D20" w:rsidRDefault="00121D20">
                              <w:pPr>
                                <w:spacing w:line="87" w:lineRule="exact"/>
                                <w:rPr>
                                  <w:rFonts w:ascii="Calibri"/>
                                  <w:sz w:val="8"/>
                                </w:rPr>
                              </w:pPr>
                              <w:r>
                                <w:rPr>
                                  <w:rFonts w:ascii="Calibri"/>
                                  <w:color w:val="FFFFFF"/>
                                  <w:w w:val="109"/>
                                  <w:sz w:val="8"/>
                                </w:rPr>
                                <w:t>3</w:t>
                              </w:r>
                            </w:p>
                          </w:txbxContent>
                        </wps:txbx>
                        <wps:bodyPr rot="0" vert="horz" wrap="square" lIns="0" tIns="0" rIns="0" bIns="0" anchor="t" anchorCtr="0" upright="1">
                          <a:noAutofit/>
                        </wps:bodyPr>
                      </wps:wsp>
                      <wps:wsp>
                        <wps:cNvPr id="447" name="Text Box 428"/>
                        <wps:cNvSpPr txBox="1">
                          <a:spLocks noChangeArrowheads="1"/>
                        </wps:cNvSpPr>
                        <wps:spPr bwMode="auto">
                          <a:xfrm>
                            <a:off x="7764" y="1382"/>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CB4C" w14:textId="77777777" w:rsidR="00121D20" w:rsidRDefault="00121D20">
                              <w:pPr>
                                <w:spacing w:line="87" w:lineRule="exact"/>
                                <w:rPr>
                                  <w:rFonts w:ascii="Calibri"/>
                                  <w:sz w:val="8"/>
                                </w:rPr>
                              </w:pPr>
                              <w:r>
                                <w:rPr>
                                  <w:rFonts w:ascii="Calibri"/>
                                  <w:color w:val="FFFFFF"/>
                                  <w:w w:val="109"/>
                                  <w:sz w:val="8"/>
                                </w:rPr>
                                <w:t>8</w:t>
                              </w:r>
                            </w:p>
                          </w:txbxContent>
                        </wps:txbx>
                        <wps:bodyPr rot="0" vert="horz" wrap="square" lIns="0" tIns="0" rIns="0" bIns="0" anchor="t" anchorCtr="0" upright="1">
                          <a:noAutofit/>
                        </wps:bodyPr>
                      </wps:wsp>
                      <wps:wsp>
                        <wps:cNvPr id="448" name="Text Box 427"/>
                        <wps:cNvSpPr txBox="1">
                          <a:spLocks noChangeArrowheads="1"/>
                        </wps:cNvSpPr>
                        <wps:spPr bwMode="auto">
                          <a:xfrm>
                            <a:off x="9168" y="1375"/>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2D92" w14:textId="77777777" w:rsidR="00121D20" w:rsidRDefault="00121D20">
                              <w:pPr>
                                <w:spacing w:line="74" w:lineRule="exact"/>
                                <w:rPr>
                                  <w:rFonts w:ascii="Calibri"/>
                                  <w:sz w:val="7"/>
                                </w:rPr>
                              </w:pPr>
                              <w:r>
                                <w:rPr>
                                  <w:rFonts w:ascii="Calibri"/>
                                  <w:color w:val="FFFFFF"/>
                                  <w:w w:val="105"/>
                                  <w:sz w:val="7"/>
                                </w:rPr>
                                <w:t>1,,3</w:t>
                              </w:r>
                            </w:p>
                          </w:txbxContent>
                        </wps:txbx>
                        <wps:bodyPr rot="0" vert="horz" wrap="square" lIns="0" tIns="0" rIns="0" bIns="0" anchor="t" anchorCtr="0" upright="1">
                          <a:noAutofit/>
                        </wps:bodyPr>
                      </wps:wsp>
                      <wps:wsp>
                        <wps:cNvPr id="449" name="Text Box 426"/>
                        <wps:cNvSpPr txBox="1">
                          <a:spLocks noChangeArrowheads="1"/>
                        </wps:cNvSpPr>
                        <wps:spPr bwMode="auto">
                          <a:xfrm>
                            <a:off x="10152" y="1375"/>
                            <a:ext cx="11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C021" w14:textId="77777777" w:rsidR="00121D20" w:rsidRDefault="00121D20">
                              <w:pPr>
                                <w:spacing w:line="74" w:lineRule="exact"/>
                                <w:rPr>
                                  <w:rFonts w:ascii="Calibri"/>
                                  <w:sz w:val="7"/>
                                </w:rPr>
                              </w:pPr>
                              <w:r>
                                <w:rPr>
                                  <w:rFonts w:ascii="Calibri"/>
                                  <w:color w:val="FFFFFF"/>
                                  <w:w w:val="105"/>
                                  <w:sz w:val="7"/>
                                </w:rPr>
                                <w:t>4,,8</w:t>
                              </w:r>
                            </w:p>
                          </w:txbxContent>
                        </wps:txbx>
                        <wps:bodyPr rot="0" vert="horz" wrap="square" lIns="0" tIns="0" rIns="0" bIns="0" anchor="t" anchorCtr="0" upright="1">
                          <a:noAutofit/>
                        </wps:bodyPr>
                      </wps:wsp>
                      <wps:wsp>
                        <wps:cNvPr id="450" name="Text Box 425"/>
                        <wps:cNvSpPr txBox="1">
                          <a:spLocks noChangeArrowheads="1"/>
                        </wps:cNvSpPr>
                        <wps:spPr bwMode="auto">
                          <a:xfrm>
                            <a:off x="9346" y="1600"/>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6AC0B" w14:textId="77777777" w:rsidR="00121D20" w:rsidRDefault="00121D20">
                              <w:pPr>
                                <w:spacing w:line="74" w:lineRule="exact"/>
                                <w:rPr>
                                  <w:rFonts w:ascii="Calibri"/>
                                  <w:sz w:val="7"/>
                                </w:rPr>
                              </w:pPr>
                              <w:r>
                                <w:rPr>
                                  <w:rFonts w:ascii="Calibri"/>
                                  <w:color w:val="FFFFFF"/>
                                  <w:w w:val="105"/>
                                  <w:sz w:val="7"/>
                                </w:rPr>
                                <w:t>3,,7</w:t>
                              </w:r>
                            </w:p>
                          </w:txbxContent>
                        </wps:txbx>
                        <wps:bodyPr rot="0" vert="horz" wrap="square" lIns="0" tIns="0" rIns="0" bIns="0" anchor="t" anchorCtr="0" upright="1">
                          <a:noAutofit/>
                        </wps:bodyPr>
                      </wps:wsp>
                      <wps:wsp>
                        <wps:cNvPr id="451" name="Text Box 424"/>
                        <wps:cNvSpPr txBox="1">
                          <a:spLocks noChangeArrowheads="1"/>
                        </wps:cNvSpPr>
                        <wps:spPr bwMode="auto">
                          <a:xfrm>
                            <a:off x="9969" y="1594"/>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E781B" w14:textId="77777777" w:rsidR="00121D20" w:rsidRDefault="00121D20">
                              <w:pPr>
                                <w:spacing w:line="74" w:lineRule="exact"/>
                                <w:rPr>
                                  <w:rFonts w:ascii="Calibri"/>
                                  <w:sz w:val="7"/>
                                </w:rPr>
                              </w:pPr>
                              <w:r>
                                <w:rPr>
                                  <w:rFonts w:ascii="Calibri"/>
                                  <w:color w:val="FFFFFF"/>
                                  <w:w w:val="105"/>
                                  <w:sz w:val="7"/>
                                </w:rPr>
                                <w:t>3,,8</w:t>
                              </w:r>
                            </w:p>
                          </w:txbxContent>
                        </wps:txbx>
                        <wps:bodyPr rot="0" vert="horz" wrap="square" lIns="0" tIns="0" rIns="0" bIns="0" anchor="t" anchorCtr="0" upright="1">
                          <a:noAutofit/>
                        </wps:bodyPr>
                      </wps:wsp>
                      <wps:wsp>
                        <wps:cNvPr id="452" name="Text Box 423"/>
                        <wps:cNvSpPr txBox="1">
                          <a:spLocks noChangeArrowheads="1"/>
                        </wps:cNvSpPr>
                        <wps:spPr bwMode="auto">
                          <a:xfrm>
                            <a:off x="7409" y="1645"/>
                            <a:ext cx="65"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689E9" w14:textId="77777777" w:rsidR="00121D20" w:rsidRDefault="00121D20">
                              <w:pPr>
                                <w:spacing w:line="87" w:lineRule="exact"/>
                                <w:rPr>
                                  <w:rFonts w:ascii="Calibri"/>
                                  <w:sz w:val="8"/>
                                </w:rPr>
                              </w:pPr>
                              <w:r>
                                <w:rPr>
                                  <w:rFonts w:ascii="Calibri"/>
                                  <w:color w:val="FFFFFF"/>
                                  <w:w w:val="109"/>
                                  <w:sz w:val="8"/>
                                </w:rPr>
                                <w:t>7</w:t>
                              </w:r>
                            </w:p>
                          </w:txbxContent>
                        </wps:txbx>
                        <wps:bodyPr rot="0" vert="horz" wrap="square" lIns="0" tIns="0" rIns="0" bIns="0" anchor="t" anchorCtr="0" upright="1">
                          <a:noAutofit/>
                        </wps:bodyPr>
                      </wps:wsp>
                      <wps:wsp>
                        <wps:cNvPr id="453" name="Text Box 422"/>
                        <wps:cNvSpPr txBox="1">
                          <a:spLocks noChangeArrowheads="1"/>
                        </wps:cNvSpPr>
                        <wps:spPr bwMode="auto">
                          <a:xfrm>
                            <a:off x="9657" y="1725"/>
                            <a:ext cx="1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EBA9C" w14:textId="77777777" w:rsidR="00121D20" w:rsidRDefault="00121D20">
                              <w:pPr>
                                <w:spacing w:line="74" w:lineRule="exact"/>
                                <w:rPr>
                                  <w:rFonts w:ascii="Calibri"/>
                                  <w:sz w:val="7"/>
                                </w:rPr>
                              </w:pPr>
                              <w:r>
                                <w:rPr>
                                  <w:rFonts w:ascii="Calibri"/>
                                  <w:color w:val="FFFFFF"/>
                                  <w:w w:val="105"/>
                                  <w:sz w:val="7"/>
                                </w:rPr>
                                <w:t>7,,8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1FB1238" id="Group 421" o:spid="_x0000_s1063" style="position:absolute;left:0;text-align:left;margin-left:349.75pt;margin-top:11pt;width:180.75pt;height:80.1pt;z-index:251741184;mso-position-horizontal-relative:page" coordorigin="6995,220" coordsize="3615,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">
                <v:shape id="Picture 452" o:spid="_x0000_s1064" type="#_x0000_t75" style="position:absolute;left:6994;top:219;width:3611;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">
                  <v:imagedata r:id="rId16" o:title=""/>
                </v:shape>
                <v:shape id="Text Box 451" o:spid="_x0000_s1065" type="#_x0000_t202" style="position:absolute;left:9296;top:251;width:727;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14:paraId="6305D569" w14:textId="77777777" w:rsidR="00121D20" w:rsidRDefault="00121D20">
                        <w:pPr>
                          <w:tabs>
                            <w:tab w:val="left" w:pos="306"/>
                            <w:tab w:val="left" w:pos="614"/>
                          </w:tabs>
                          <w:spacing w:line="74" w:lineRule="exact"/>
                          <w:rPr>
                            <w:rFonts w:ascii="Calibri"/>
                            <w:sz w:val="7"/>
                          </w:rPr>
                        </w:pPr>
                        <w:r>
                          <w:rPr>
                            <w:rFonts w:ascii="Calibri"/>
                            <w:color w:val="FFFFFF"/>
                            <w:spacing w:val="-6"/>
                            <w:w w:val="105"/>
                            <w:sz w:val="7"/>
                          </w:rPr>
                          <w:t>0,,2</w:t>
                        </w:r>
                        <w:r>
                          <w:rPr>
                            <w:rFonts w:ascii="Calibri"/>
                            <w:color w:val="FFFFFF"/>
                            <w:spacing w:val="-6"/>
                            <w:w w:val="105"/>
                            <w:sz w:val="7"/>
                          </w:rPr>
                          <w:tab/>
                          <w:t>0,,4</w:t>
                        </w:r>
                        <w:r>
                          <w:rPr>
                            <w:rFonts w:ascii="Calibri"/>
                            <w:color w:val="FFFFFF"/>
                            <w:spacing w:val="-6"/>
                            <w:w w:val="105"/>
                            <w:sz w:val="7"/>
                          </w:rPr>
                          <w:tab/>
                          <w:t>2,,5</w:t>
                        </w:r>
                      </w:p>
                    </w:txbxContent>
                  </v:textbox>
                </v:shape>
                <v:shape id="Text Box 450" o:spid="_x0000_s1066" type="#_x0000_t202" style="position:absolute;left:10309;top:251;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14:paraId="2B7993DE" w14:textId="77777777" w:rsidR="00121D20" w:rsidRDefault="00121D20">
                        <w:pPr>
                          <w:spacing w:line="74" w:lineRule="exact"/>
                          <w:rPr>
                            <w:rFonts w:ascii="Calibri"/>
                            <w:sz w:val="7"/>
                          </w:rPr>
                        </w:pPr>
                        <w:r>
                          <w:rPr>
                            <w:rFonts w:ascii="Calibri"/>
                            <w:color w:val="FFFFFF"/>
                            <w:w w:val="105"/>
                            <w:sz w:val="7"/>
                          </w:rPr>
                          <w:t>5,,6</w:t>
                        </w:r>
                      </w:p>
                    </w:txbxContent>
                  </v:textbox>
                </v:shape>
                <v:shape id="Text Box 449" o:spid="_x0000_s1067" type="#_x0000_t202" style="position:absolute;left:8054;top:389;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14:paraId="61983D61" w14:textId="77777777" w:rsidR="00121D20" w:rsidRDefault="00121D20">
                        <w:pPr>
                          <w:spacing w:line="87" w:lineRule="exact"/>
                          <w:rPr>
                            <w:rFonts w:ascii="Calibri"/>
                            <w:sz w:val="8"/>
                          </w:rPr>
                        </w:pPr>
                        <w:r>
                          <w:rPr>
                            <w:rFonts w:ascii="Calibri"/>
                            <w:color w:val="FFFFFF"/>
                            <w:w w:val="109"/>
                            <w:sz w:val="8"/>
                          </w:rPr>
                          <w:t>5</w:t>
                        </w:r>
                      </w:p>
                    </w:txbxContent>
                  </v:textbox>
                </v:shape>
                <v:shape id="Text Box 448" o:spid="_x0000_s1068" type="#_x0000_t202" style="position:absolute;left:9113;top:443;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0D2EADFA" w14:textId="77777777" w:rsidR="00121D20" w:rsidRDefault="00121D20">
                        <w:pPr>
                          <w:spacing w:line="74" w:lineRule="exact"/>
                          <w:rPr>
                            <w:rFonts w:ascii="Calibri"/>
                            <w:sz w:val="7"/>
                          </w:rPr>
                        </w:pPr>
                        <w:r>
                          <w:rPr>
                            <w:rFonts w:ascii="Calibri"/>
                            <w:color w:val="FFFFFF"/>
                            <w:w w:val="105"/>
                            <w:sz w:val="7"/>
                          </w:rPr>
                          <w:t>0,,1</w:t>
                        </w:r>
                      </w:p>
                    </w:txbxContent>
                  </v:textbox>
                </v:shape>
                <v:shape id="Text Box 447" o:spid="_x0000_s1069" type="#_x0000_t202" style="position:absolute;left:9463;top:443;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14:paraId="500C165E" w14:textId="77777777" w:rsidR="00121D20" w:rsidRDefault="00121D20">
                        <w:pPr>
                          <w:spacing w:line="74" w:lineRule="exact"/>
                          <w:rPr>
                            <w:rFonts w:ascii="Calibri"/>
                            <w:sz w:val="7"/>
                          </w:rPr>
                        </w:pPr>
                        <w:r>
                          <w:rPr>
                            <w:rFonts w:ascii="Calibri"/>
                            <w:color w:val="FFFFFF"/>
                            <w:w w:val="105"/>
                            <w:sz w:val="7"/>
                          </w:rPr>
                          <w:t>1,,2</w:t>
                        </w:r>
                      </w:p>
                    </w:txbxContent>
                  </v:textbox>
                </v:shape>
                <v:shape id="Text Box 446" o:spid="_x0000_s1070" type="#_x0000_t202" style="position:absolute;left:9781;top:443;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eWxAAAANwAAAAPAAAAZHJzL2Rvd25yZXYueG1sRI9Ba8JA&#10;FITvgv9heYI33Sgi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NY/B5bEAAAA3AAAAA8A&#10;AAAAAAAAAAAAAAAABwIAAGRycy9kb3ducmV2LnhtbFBLBQYAAAAAAwADALcAAAD4AgAAAAA=&#10;" filled="f" stroked="f">
                  <v:textbox inset="0,0,0,0">
                    <w:txbxContent>
                      <w:p w14:paraId="254D3C45" w14:textId="77777777" w:rsidR="00121D20" w:rsidRDefault="00121D20">
                        <w:pPr>
                          <w:spacing w:line="74" w:lineRule="exact"/>
                          <w:rPr>
                            <w:rFonts w:ascii="Calibri"/>
                            <w:sz w:val="7"/>
                          </w:rPr>
                        </w:pPr>
                        <w:r>
                          <w:rPr>
                            <w:rFonts w:ascii="Calibri"/>
                            <w:color w:val="FFFFFF"/>
                            <w:w w:val="105"/>
                            <w:sz w:val="7"/>
                          </w:rPr>
                          <w:t>2,,4</w:t>
                        </w:r>
                      </w:p>
                    </w:txbxContent>
                  </v:textbox>
                </v:shape>
                <v:shape id="Text Box 445" o:spid="_x0000_s1071" type="#_x0000_t202" style="position:absolute;left:10111;top:443;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14:paraId="75812F66" w14:textId="77777777" w:rsidR="00121D20" w:rsidRDefault="00121D20">
                        <w:pPr>
                          <w:spacing w:line="74" w:lineRule="exact"/>
                          <w:rPr>
                            <w:rFonts w:ascii="Calibri"/>
                            <w:sz w:val="7"/>
                          </w:rPr>
                        </w:pPr>
                        <w:r>
                          <w:rPr>
                            <w:rFonts w:ascii="Calibri"/>
                            <w:color w:val="FFFFFF"/>
                            <w:w w:val="105"/>
                            <w:sz w:val="7"/>
                          </w:rPr>
                          <w:t>4,,5</w:t>
                        </w:r>
                      </w:p>
                    </w:txbxContent>
                  </v:textbox>
                </v:shape>
                <v:shape id="Text Box 444" o:spid="_x0000_s1072" type="#_x0000_t202" style="position:absolute;left:10497;top:443;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5B3FD71E" w14:textId="77777777" w:rsidR="00121D20" w:rsidRDefault="00121D20">
                        <w:pPr>
                          <w:spacing w:line="74" w:lineRule="exact"/>
                          <w:rPr>
                            <w:rFonts w:ascii="Calibri"/>
                            <w:sz w:val="7"/>
                          </w:rPr>
                        </w:pPr>
                        <w:r>
                          <w:rPr>
                            <w:rFonts w:ascii="Calibri"/>
                            <w:color w:val="FFFFFF"/>
                            <w:w w:val="105"/>
                            <w:sz w:val="7"/>
                          </w:rPr>
                          <w:t>5,,9</w:t>
                        </w:r>
                      </w:p>
                    </w:txbxContent>
                  </v:textbox>
                </v:shape>
                <v:shape id="Text Box 443" o:spid="_x0000_s1073" type="#_x0000_t202" style="position:absolute;left:7146;top:516;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35779347" w14:textId="77777777" w:rsidR="00121D20" w:rsidRDefault="00121D20">
                        <w:pPr>
                          <w:spacing w:line="87" w:lineRule="exact"/>
                          <w:rPr>
                            <w:rFonts w:ascii="Calibri"/>
                            <w:sz w:val="8"/>
                          </w:rPr>
                        </w:pPr>
                        <w:r>
                          <w:rPr>
                            <w:rFonts w:ascii="Calibri"/>
                            <w:color w:val="FFFFFF"/>
                            <w:w w:val="109"/>
                            <w:sz w:val="8"/>
                          </w:rPr>
                          <w:t>0</w:t>
                        </w:r>
                      </w:p>
                    </w:txbxContent>
                  </v:textbox>
                </v:shape>
                <v:shape id="Text Box 442" o:spid="_x0000_s1074" type="#_x0000_t202" style="position:absolute;left:7551;top:514;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5EB06C01" w14:textId="77777777" w:rsidR="00121D20" w:rsidRDefault="00121D20">
                        <w:pPr>
                          <w:spacing w:line="87" w:lineRule="exact"/>
                          <w:rPr>
                            <w:rFonts w:ascii="Calibri"/>
                            <w:sz w:val="8"/>
                          </w:rPr>
                        </w:pPr>
                        <w:r>
                          <w:rPr>
                            <w:rFonts w:ascii="Calibri"/>
                            <w:color w:val="FFFFFF"/>
                            <w:w w:val="109"/>
                            <w:sz w:val="8"/>
                          </w:rPr>
                          <w:t>2</w:t>
                        </w:r>
                      </w:p>
                    </w:txbxContent>
                  </v:textbox>
                </v:shape>
                <v:shape id="Text Box 441" o:spid="_x0000_s1075" type="#_x0000_t202" style="position:absolute;left:8065;top:684;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0C448394" w14:textId="77777777" w:rsidR="00121D20" w:rsidRDefault="00121D20">
                        <w:pPr>
                          <w:spacing w:line="87" w:lineRule="exact"/>
                          <w:rPr>
                            <w:rFonts w:ascii="Calibri"/>
                            <w:sz w:val="8"/>
                          </w:rPr>
                        </w:pPr>
                        <w:r>
                          <w:rPr>
                            <w:rFonts w:ascii="Calibri"/>
                            <w:color w:val="FFFFFF"/>
                            <w:w w:val="109"/>
                            <w:sz w:val="8"/>
                          </w:rPr>
                          <w:t>6</w:t>
                        </w:r>
                      </w:p>
                    </w:txbxContent>
                  </v:textbox>
                </v:shape>
                <v:shape id="Text Box 440" o:spid="_x0000_s1076" type="#_x0000_t202" style="position:absolute;left:9657;top:666;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1930A29C" w14:textId="77777777" w:rsidR="00121D20" w:rsidRDefault="00121D20">
                        <w:pPr>
                          <w:spacing w:line="74" w:lineRule="exact"/>
                          <w:rPr>
                            <w:rFonts w:ascii="Calibri"/>
                            <w:sz w:val="7"/>
                          </w:rPr>
                        </w:pPr>
                        <w:r>
                          <w:rPr>
                            <w:rFonts w:ascii="Calibri"/>
                            <w:color w:val="FFFFFF"/>
                            <w:w w:val="105"/>
                            <w:sz w:val="7"/>
                          </w:rPr>
                          <w:t>1,,4</w:t>
                        </w:r>
                      </w:p>
                    </w:txbxContent>
                  </v:textbox>
                </v:shape>
                <v:shape id="Text Box 439" o:spid="_x0000_s1077" type="#_x0000_t202" style="position:absolute;left:10111;top:698;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611CA063" w14:textId="77777777" w:rsidR="00121D20" w:rsidRDefault="00121D20">
                        <w:pPr>
                          <w:spacing w:line="74" w:lineRule="exact"/>
                          <w:rPr>
                            <w:rFonts w:ascii="Calibri"/>
                            <w:sz w:val="7"/>
                          </w:rPr>
                        </w:pPr>
                        <w:r>
                          <w:rPr>
                            <w:rFonts w:ascii="Calibri"/>
                            <w:color w:val="FFFFFF"/>
                            <w:w w:val="105"/>
                            <w:sz w:val="7"/>
                          </w:rPr>
                          <w:t>4,,6</w:t>
                        </w:r>
                      </w:p>
                    </w:txbxContent>
                  </v:textbox>
                </v:shape>
                <v:shape id="Text Box 438" o:spid="_x0000_s1078" type="#_x0000_t202" style="position:absolute;left:10497;top:698;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52A859AE" w14:textId="77777777" w:rsidR="00121D20" w:rsidRDefault="00121D20">
                        <w:pPr>
                          <w:spacing w:line="74" w:lineRule="exact"/>
                          <w:rPr>
                            <w:rFonts w:ascii="Calibri"/>
                            <w:sz w:val="7"/>
                          </w:rPr>
                        </w:pPr>
                        <w:r>
                          <w:rPr>
                            <w:rFonts w:ascii="Calibri"/>
                            <w:color w:val="FFFFFF"/>
                            <w:w w:val="105"/>
                            <w:sz w:val="7"/>
                          </w:rPr>
                          <w:t>6,,9</w:t>
                        </w:r>
                      </w:p>
                    </w:txbxContent>
                  </v:textbox>
                </v:shape>
                <v:shape id="Text Box 437" o:spid="_x0000_s1079" type="#_x0000_t202" style="position:absolute;left:9346;top:772;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55410A08" w14:textId="77777777" w:rsidR="00121D20" w:rsidRDefault="00121D20">
                        <w:pPr>
                          <w:spacing w:line="74" w:lineRule="exact"/>
                          <w:rPr>
                            <w:rFonts w:ascii="Calibri"/>
                            <w:sz w:val="7"/>
                          </w:rPr>
                        </w:pPr>
                        <w:r>
                          <w:rPr>
                            <w:rFonts w:ascii="Calibri"/>
                            <w:color w:val="FFFFFF"/>
                            <w:w w:val="105"/>
                            <w:sz w:val="7"/>
                          </w:rPr>
                          <w:t>4,,7</w:t>
                        </w:r>
                      </w:p>
                    </w:txbxContent>
                  </v:textbox>
                </v:shape>
                <v:shape id="Text Box 436" o:spid="_x0000_s1080" type="#_x0000_t202" style="position:absolute;left:9952;top:772;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73447B9A" w14:textId="77777777" w:rsidR="00121D20" w:rsidRDefault="00121D20">
                        <w:pPr>
                          <w:spacing w:line="74" w:lineRule="exact"/>
                          <w:rPr>
                            <w:rFonts w:ascii="Calibri"/>
                            <w:sz w:val="7"/>
                          </w:rPr>
                        </w:pPr>
                        <w:r>
                          <w:rPr>
                            <w:rFonts w:ascii="Calibri"/>
                            <w:color w:val="FFFFFF"/>
                            <w:w w:val="105"/>
                            <w:sz w:val="7"/>
                          </w:rPr>
                          <w:t>1,,8</w:t>
                        </w:r>
                      </w:p>
                    </w:txbxContent>
                  </v:textbox>
                </v:shape>
                <v:shape id="Text Box 435" o:spid="_x0000_s1081" type="#_x0000_t202" style="position:absolute;left:8373;top:823;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261E2189" w14:textId="77777777" w:rsidR="00121D20" w:rsidRDefault="00121D20">
                        <w:pPr>
                          <w:spacing w:line="87" w:lineRule="exact"/>
                          <w:rPr>
                            <w:rFonts w:ascii="Calibri"/>
                            <w:sz w:val="8"/>
                          </w:rPr>
                        </w:pPr>
                        <w:r>
                          <w:rPr>
                            <w:rFonts w:ascii="Calibri"/>
                            <w:color w:val="FFFFFF"/>
                            <w:w w:val="109"/>
                            <w:sz w:val="8"/>
                          </w:rPr>
                          <w:t>9</w:t>
                        </w:r>
                      </w:p>
                    </w:txbxContent>
                  </v:textbox>
                </v:shape>
                <v:shape id="Text Box 434" o:spid="_x0000_s1082" type="#_x0000_t202" style="position:absolute;left:10319;top:874;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35843A49" w14:textId="77777777" w:rsidR="00121D20" w:rsidRDefault="00121D20">
                        <w:pPr>
                          <w:spacing w:line="74" w:lineRule="exact"/>
                          <w:rPr>
                            <w:rFonts w:ascii="Calibri"/>
                            <w:sz w:val="7"/>
                          </w:rPr>
                        </w:pPr>
                        <w:r>
                          <w:rPr>
                            <w:rFonts w:ascii="Calibri"/>
                            <w:color w:val="FFFFFF"/>
                            <w:w w:val="105"/>
                            <w:sz w:val="7"/>
                          </w:rPr>
                          <w:t>4,,9</w:t>
                        </w:r>
                      </w:p>
                    </w:txbxContent>
                  </v:textbox>
                </v:shape>
                <v:shape id="Text Box 433" o:spid="_x0000_s1083" type="#_x0000_t202" style="position:absolute;left:7037;top:922;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62142179" w14:textId="77777777" w:rsidR="00121D20" w:rsidRDefault="00121D20">
                        <w:pPr>
                          <w:spacing w:line="87" w:lineRule="exact"/>
                          <w:rPr>
                            <w:rFonts w:ascii="Calibri"/>
                            <w:sz w:val="8"/>
                          </w:rPr>
                        </w:pPr>
                        <w:r>
                          <w:rPr>
                            <w:rFonts w:ascii="Calibri"/>
                            <w:color w:val="FFFFFF"/>
                            <w:w w:val="109"/>
                            <w:sz w:val="8"/>
                          </w:rPr>
                          <w:t>1</w:t>
                        </w:r>
                      </w:p>
                    </w:txbxContent>
                  </v:textbox>
                </v:shape>
                <v:shape id="Text Box 432" o:spid="_x0000_s1084" type="#_x0000_t202" style="position:absolute;left:7757;top:922;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11098009" w14:textId="77777777" w:rsidR="00121D20" w:rsidRDefault="00121D20">
                        <w:pPr>
                          <w:spacing w:line="87" w:lineRule="exact"/>
                          <w:rPr>
                            <w:rFonts w:ascii="Calibri"/>
                            <w:sz w:val="8"/>
                          </w:rPr>
                        </w:pPr>
                        <w:r>
                          <w:rPr>
                            <w:rFonts w:ascii="Calibri"/>
                            <w:color w:val="FFFFFF"/>
                            <w:w w:val="109"/>
                            <w:sz w:val="8"/>
                          </w:rPr>
                          <w:t>4</w:t>
                        </w:r>
                      </w:p>
                    </w:txbxContent>
                  </v:textbox>
                </v:shape>
                <v:shape id="Text Box 431" o:spid="_x0000_s1085" type="#_x0000_t202" style="position:absolute;left:9168;top:1037;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6B123543" w14:textId="77777777" w:rsidR="00121D20" w:rsidRDefault="00121D20">
                        <w:pPr>
                          <w:spacing w:line="74" w:lineRule="exact"/>
                          <w:rPr>
                            <w:rFonts w:ascii="Calibri"/>
                            <w:sz w:val="7"/>
                          </w:rPr>
                        </w:pPr>
                        <w:r>
                          <w:rPr>
                            <w:rFonts w:ascii="Calibri"/>
                            <w:color w:val="FFFFFF"/>
                            <w:w w:val="105"/>
                            <w:sz w:val="7"/>
                          </w:rPr>
                          <w:t>1,,7</w:t>
                        </w:r>
                      </w:p>
                    </w:txbxContent>
                  </v:textbox>
                </v:shape>
                <v:shape id="Text Box 430" o:spid="_x0000_s1086" type="#_x0000_t202" style="position:absolute;left:10152;top:1037;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6F0D8B6" w14:textId="77777777" w:rsidR="00121D20" w:rsidRDefault="00121D20">
                        <w:pPr>
                          <w:spacing w:line="74" w:lineRule="exact"/>
                          <w:rPr>
                            <w:rFonts w:ascii="Calibri"/>
                            <w:sz w:val="7"/>
                          </w:rPr>
                        </w:pPr>
                        <w:r>
                          <w:rPr>
                            <w:rFonts w:ascii="Calibri"/>
                            <w:color w:val="FFFFFF"/>
                            <w:w w:val="105"/>
                            <w:sz w:val="7"/>
                          </w:rPr>
                          <w:t>3,,4</w:t>
                        </w:r>
                      </w:p>
                    </w:txbxContent>
                  </v:textbox>
                </v:shape>
                <v:shape id="Text Box 429" o:spid="_x0000_s1087" type="#_x0000_t202" style="position:absolute;left:7037;top:1382;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D400681" w14:textId="77777777" w:rsidR="00121D20" w:rsidRDefault="00121D20">
                        <w:pPr>
                          <w:spacing w:line="87" w:lineRule="exact"/>
                          <w:rPr>
                            <w:rFonts w:ascii="Calibri"/>
                            <w:sz w:val="8"/>
                          </w:rPr>
                        </w:pPr>
                        <w:r>
                          <w:rPr>
                            <w:rFonts w:ascii="Calibri"/>
                            <w:color w:val="FFFFFF"/>
                            <w:w w:val="109"/>
                            <w:sz w:val="8"/>
                          </w:rPr>
                          <w:t>3</w:t>
                        </w:r>
                      </w:p>
                    </w:txbxContent>
                  </v:textbox>
                </v:shape>
                <v:shape id="Text Box 428" o:spid="_x0000_s1088" type="#_x0000_t202" style="position:absolute;left:7764;top:1382;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1364CB4C" w14:textId="77777777" w:rsidR="00121D20" w:rsidRDefault="00121D20">
                        <w:pPr>
                          <w:spacing w:line="87" w:lineRule="exact"/>
                          <w:rPr>
                            <w:rFonts w:ascii="Calibri"/>
                            <w:sz w:val="8"/>
                          </w:rPr>
                        </w:pPr>
                        <w:r>
                          <w:rPr>
                            <w:rFonts w:ascii="Calibri"/>
                            <w:color w:val="FFFFFF"/>
                            <w:w w:val="109"/>
                            <w:sz w:val="8"/>
                          </w:rPr>
                          <w:t>8</w:t>
                        </w:r>
                      </w:p>
                    </w:txbxContent>
                  </v:textbox>
                </v:shape>
                <v:shape id="Text Box 427" o:spid="_x0000_s1089" type="#_x0000_t202" style="position:absolute;left:9168;top:1375;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20762D92" w14:textId="77777777" w:rsidR="00121D20" w:rsidRDefault="00121D20">
                        <w:pPr>
                          <w:spacing w:line="74" w:lineRule="exact"/>
                          <w:rPr>
                            <w:rFonts w:ascii="Calibri"/>
                            <w:sz w:val="7"/>
                          </w:rPr>
                        </w:pPr>
                        <w:r>
                          <w:rPr>
                            <w:rFonts w:ascii="Calibri"/>
                            <w:color w:val="FFFFFF"/>
                            <w:w w:val="105"/>
                            <w:sz w:val="7"/>
                          </w:rPr>
                          <w:t>1,,3</w:t>
                        </w:r>
                      </w:p>
                    </w:txbxContent>
                  </v:textbox>
                </v:shape>
                <v:shape id="Text Box 426" o:spid="_x0000_s1090" type="#_x0000_t202" style="position:absolute;left:10152;top:1375;width:11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6945C021" w14:textId="77777777" w:rsidR="00121D20" w:rsidRDefault="00121D20">
                        <w:pPr>
                          <w:spacing w:line="74" w:lineRule="exact"/>
                          <w:rPr>
                            <w:rFonts w:ascii="Calibri"/>
                            <w:sz w:val="7"/>
                          </w:rPr>
                        </w:pPr>
                        <w:r>
                          <w:rPr>
                            <w:rFonts w:ascii="Calibri"/>
                            <w:color w:val="FFFFFF"/>
                            <w:w w:val="105"/>
                            <w:sz w:val="7"/>
                          </w:rPr>
                          <w:t>4,,8</w:t>
                        </w:r>
                      </w:p>
                    </w:txbxContent>
                  </v:textbox>
                </v:shape>
                <v:shape id="Text Box 425" o:spid="_x0000_s1091" type="#_x0000_t202" style="position:absolute;left:9346;top:1600;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7EE6AC0B" w14:textId="77777777" w:rsidR="00121D20" w:rsidRDefault="00121D20">
                        <w:pPr>
                          <w:spacing w:line="74" w:lineRule="exact"/>
                          <w:rPr>
                            <w:rFonts w:ascii="Calibri"/>
                            <w:sz w:val="7"/>
                          </w:rPr>
                        </w:pPr>
                        <w:r>
                          <w:rPr>
                            <w:rFonts w:ascii="Calibri"/>
                            <w:color w:val="FFFFFF"/>
                            <w:w w:val="105"/>
                            <w:sz w:val="7"/>
                          </w:rPr>
                          <w:t>3,,7</w:t>
                        </w:r>
                      </w:p>
                    </w:txbxContent>
                  </v:textbox>
                </v:shape>
                <v:shape id="Text Box 424" o:spid="_x0000_s1092" type="#_x0000_t202" style="position:absolute;left:9969;top:1594;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5CAE781B" w14:textId="77777777" w:rsidR="00121D20" w:rsidRDefault="00121D20">
                        <w:pPr>
                          <w:spacing w:line="74" w:lineRule="exact"/>
                          <w:rPr>
                            <w:rFonts w:ascii="Calibri"/>
                            <w:sz w:val="7"/>
                          </w:rPr>
                        </w:pPr>
                        <w:r>
                          <w:rPr>
                            <w:rFonts w:ascii="Calibri"/>
                            <w:color w:val="FFFFFF"/>
                            <w:w w:val="105"/>
                            <w:sz w:val="7"/>
                          </w:rPr>
                          <w:t>3,,8</w:t>
                        </w:r>
                      </w:p>
                    </w:txbxContent>
                  </v:textbox>
                </v:shape>
                <v:shape id="Text Box 423" o:spid="_x0000_s1093" type="#_x0000_t202" style="position:absolute;left:7409;top:1645;width:65;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0F5689E9" w14:textId="77777777" w:rsidR="00121D20" w:rsidRDefault="00121D20">
                        <w:pPr>
                          <w:spacing w:line="87" w:lineRule="exact"/>
                          <w:rPr>
                            <w:rFonts w:ascii="Calibri"/>
                            <w:sz w:val="8"/>
                          </w:rPr>
                        </w:pPr>
                        <w:r>
                          <w:rPr>
                            <w:rFonts w:ascii="Calibri"/>
                            <w:color w:val="FFFFFF"/>
                            <w:w w:val="109"/>
                            <w:sz w:val="8"/>
                          </w:rPr>
                          <w:t>7</w:t>
                        </w:r>
                      </w:p>
                    </w:txbxContent>
                  </v:textbox>
                </v:shape>
                <v:shape id="Text Box 422" o:spid="_x0000_s1094" type="#_x0000_t202" style="position:absolute;left:9657;top:1725;width:1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30CEBA9C" w14:textId="77777777" w:rsidR="00121D20" w:rsidRDefault="00121D20">
                        <w:pPr>
                          <w:spacing w:line="74" w:lineRule="exact"/>
                          <w:rPr>
                            <w:rFonts w:ascii="Calibri"/>
                            <w:sz w:val="7"/>
                          </w:rPr>
                        </w:pPr>
                        <w:r>
                          <w:rPr>
                            <w:rFonts w:ascii="Calibri"/>
                            <w:color w:val="FFFFFF"/>
                            <w:w w:val="105"/>
                            <w:sz w:val="7"/>
                          </w:rPr>
                          <w:t>7,,8</w:t>
                        </w:r>
                      </w:p>
                    </w:txbxContent>
                  </v:textbox>
                </v:shape>
                <w10:wrap anchorx="page"/>
              </v:group>
            </w:pict>
          </mc:Fallback>
        </mc:AlternateContent>
      </w:r>
      <w:r w:rsidR="00105EDE">
        <w:rPr>
          <w:i/>
          <w:sz w:val="20"/>
        </w:rPr>
        <w:t>Definition 6 (K-truss community)</w:t>
      </w:r>
      <w:r w:rsidR="00105EDE" w:rsidRPr="00423359">
        <w:rPr>
          <w:iCs/>
          <w:sz w:val="20"/>
          <w:rPrChange w:id="370" w:author="Rick" w:date="2019-04-10T11:15:00Z">
            <w:rPr>
              <w:i/>
              <w:sz w:val="20"/>
            </w:rPr>
          </w:rPrChange>
        </w:rPr>
        <w:t>:</w:t>
      </w:r>
      <w:r w:rsidR="00105EDE">
        <w:rPr>
          <w:i/>
          <w:sz w:val="20"/>
        </w:rPr>
        <w:t xml:space="preserve"> </w:t>
      </w:r>
      <w:r w:rsidR="00105EDE">
        <w:rPr>
          <w:sz w:val="20"/>
        </w:rPr>
        <w:t xml:space="preserve">A k-truss community </w:t>
      </w:r>
      <w:r w:rsidR="00105EDE">
        <w:rPr>
          <w:spacing w:val="-6"/>
          <w:sz w:val="20"/>
        </w:rPr>
        <w:t xml:space="preserve">is </w:t>
      </w:r>
      <w:del w:id="371" w:author="Rick" w:date="2019-04-10T11:15:00Z">
        <w:r w:rsidR="00105EDE" w:rsidDel="00423359">
          <w:rPr>
            <w:spacing w:val="-6"/>
            <w:sz w:val="20"/>
          </w:rPr>
          <w:delText xml:space="preserve"> </w:delText>
        </w:r>
      </w:del>
      <w:r w:rsidR="00105EDE">
        <w:rPr>
          <w:sz w:val="20"/>
        </w:rPr>
        <w:t xml:space="preserve">a maximal k-truss subgraph with all </w:t>
      </w:r>
      <w:ins w:id="372" w:author="Rick" w:date="2019-04-10T11:15:00Z">
        <w:r w:rsidR="00423359">
          <w:rPr>
            <w:sz w:val="20"/>
          </w:rPr>
          <w:t xml:space="preserve">its </w:t>
        </w:r>
      </w:ins>
      <w:r w:rsidR="00105EDE">
        <w:rPr>
          <w:sz w:val="20"/>
        </w:rPr>
        <w:t xml:space="preserve">edges </w:t>
      </w:r>
      <w:ins w:id="373" w:author="Rick" w:date="2019-04-10T11:15:00Z">
        <w:r w:rsidR="00423359">
          <w:rPr>
            <w:sz w:val="20"/>
          </w:rPr>
          <w:t xml:space="preserve">being </w:t>
        </w:r>
      </w:ins>
      <w:r w:rsidR="00105EDE">
        <w:rPr>
          <w:sz w:val="20"/>
        </w:rPr>
        <w:t>triangle</w:t>
      </w:r>
      <w:r w:rsidR="00105EDE">
        <w:rPr>
          <w:spacing w:val="6"/>
          <w:sz w:val="20"/>
        </w:rPr>
        <w:t xml:space="preserve"> </w:t>
      </w:r>
      <w:r w:rsidR="00105EDE">
        <w:rPr>
          <w:sz w:val="20"/>
        </w:rPr>
        <w:t>connected.</w:t>
      </w:r>
    </w:p>
    <w:p w14:paraId="5BCB4E6B" w14:textId="77777777" w:rsidR="00187908" w:rsidRDefault="00187908">
      <w:pPr>
        <w:pStyle w:val="BodyText"/>
        <w:spacing w:before="6"/>
        <w:rPr>
          <w:sz w:val="12"/>
        </w:rPr>
      </w:pPr>
    </w:p>
    <w:p w14:paraId="218C4680" w14:textId="77777777" w:rsidR="00187908" w:rsidRDefault="00187908">
      <w:pPr>
        <w:rPr>
          <w:sz w:val="12"/>
        </w:rPr>
        <w:sectPr w:rsidR="00187908">
          <w:pgSz w:w="12240" w:h="15840"/>
          <w:pgMar w:top="920" w:right="0" w:bottom="280" w:left="820" w:header="720" w:footer="720" w:gutter="0"/>
          <w:cols w:space="720"/>
        </w:sectPr>
      </w:pPr>
    </w:p>
    <w:p w14:paraId="1D7957FF" w14:textId="25091DD8" w:rsidR="00187908" w:rsidRDefault="004B2CDD">
      <w:pPr>
        <w:pStyle w:val="BodyText"/>
        <w:spacing w:before="98" w:line="247" w:lineRule="auto"/>
        <w:ind w:left="159" w:firstLine="199"/>
        <w:jc w:val="both"/>
      </w:pPr>
      <w:hyperlink w:anchor="_bookmark3" w:history="1">
        <w:r w:rsidR="00105EDE">
          <w:t>Figure 2</w:t>
        </w:r>
      </w:hyperlink>
      <w:r w:rsidR="00105EDE">
        <w:t xml:space="preserve"> shows several examples of k-truss </w:t>
      </w:r>
      <w:r w:rsidR="00105EDE">
        <w:rPr>
          <w:spacing w:val="-2"/>
        </w:rPr>
        <w:t xml:space="preserve">communities. </w:t>
      </w:r>
      <w:r w:rsidR="00105EDE">
        <w:t xml:space="preserve">The whole example graph is a </w:t>
      </w:r>
      <w:del w:id="374" w:author="Rick" w:date="2019-04-10T11:15:00Z">
        <w:r w:rsidR="00105EDE" w:rsidRPr="00423359" w:rsidDel="00423359">
          <w:rPr>
            <w:rPrChange w:id="375" w:author="Rick" w:date="2019-04-10T11:16:00Z">
              <w:rPr>
                <w:rFonts w:ascii="Arial"/>
              </w:rPr>
            </w:rPrChange>
          </w:rPr>
          <w:delText>3</w:delText>
        </w:r>
      </w:del>
      <w:ins w:id="376" w:author="Rick" w:date="2019-04-10T11:15:00Z">
        <w:r w:rsidR="00423359" w:rsidRPr="00423359">
          <w:rPr>
            <w:rPrChange w:id="377" w:author="Rick" w:date="2019-04-10T11:16:00Z">
              <w:rPr>
                <w:rFonts w:ascii="Arial"/>
              </w:rPr>
            </w:rPrChange>
          </w:rPr>
          <w:t>three</w:t>
        </w:r>
      </w:ins>
      <w:r w:rsidR="00105EDE">
        <w:t xml:space="preserve">-truss community as </w:t>
      </w:r>
      <w:r w:rsidR="00105EDE">
        <w:rPr>
          <w:spacing w:val="-5"/>
        </w:rPr>
        <w:t xml:space="preserve">every </w:t>
      </w:r>
      <w:r w:rsidR="00105EDE">
        <w:t xml:space="preserve">edge has the support of at least </w:t>
      </w:r>
      <w:del w:id="378" w:author="Rick" w:date="2019-04-10T11:15:00Z">
        <w:r w:rsidR="00105EDE" w:rsidDel="00423359">
          <w:delText xml:space="preserve">1 </w:delText>
        </w:r>
      </w:del>
      <w:ins w:id="379" w:author="Rick" w:date="2019-04-10T11:15:00Z">
        <w:r w:rsidR="00423359">
          <w:t xml:space="preserve">one </w:t>
        </w:r>
      </w:ins>
      <w:r w:rsidR="00105EDE">
        <w:t xml:space="preserve">and all edges are triangle connected. Note that there are two separate </w:t>
      </w:r>
      <w:del w:id="380" w:author="Rick" w:date="2019-04-10T11:16:00Z">
        <w:r w:rsidR="00105EDE" w:rsidRPr="00423359" w:rsidDel="00423359">
          <w:rPr>
            <w:rPrChange w:id="381" w:author="Rick" w:date="2019-04-10T11:16:00Z">
              <w:rPr>
                <w:rFonts w:ascii="Arial"/>
              </w:rPr>
            </w:rPrChange>
          </w:rPr>
          <w:delText>4</w:delText>
        </w:r>
      </w:del>
      <w:ins w:id="382" w:author="Rick" w:date="2019-04-10T11:16:00Z">
        <w:r w:rsidR="00423359" w:rsidRPr="00423359">
          <w:rPr>
            <w:rPrChange w:id="383" w:author="Rick" w:date="2019-04-10T11:16:00Z">
              <w:rPr>
                <w:rFonts w:ascii="Arial"/>
              </w:rPr>
            </w:rPrChange>
          </w:rPr>
          <w:t>four</w:t>
        </w:r>
      </w:ins>
      <w:r w:rsidR="00105EDE">
        <w:t xml:space="preserve">-truss </w:t>
      </w:r>
      <w:r w:rsidR="00105EDE" w:rsidRPr="00423359">
        <w:rPr>
          <w:rPrChange w:id="384" w:author="Rick" w:date="2019-04-10T11:17:00Z">
            <w:rPr>
              <w:spacing w:val="-3"/>
            </w:rPr>
          </w:rPrChange>
        </w:rPr>
        <w:t>commu</w:t>
      </w:r>
      <w:del w:id="385" w:author="Rick" w:date="2019-04-10T11:16:00Z">
        <w:r w:rsidR="00105EDE" w:rsidRPr="00423359" w:rsidDel="00423359">
          <w:rPr>
            <w:rPrChange w:id="386" w:author="Rick" w:date="2019-04-10T11:17:00Z">
              <w:rPr>
                <w:spacing w:val="-3"/>
              </w:rPr>
            </w:rPrChange>
          </w:rPr>
          <w:delText xml:space="preserve">- </w:delText>
        </w:r>
      </w:del>
      <w:r w:rsidR="00105EDE">
        <w:t xml:space="preserve">nities. Because </w:t>
      </w:r>
      <w:r w:rsidR="00105EDE" w:rsidRPr="00423359">
        <w:rPr>
          <w:rPrChange w:id="387" w:author="Rick" w:date="2019-04-10T11:17:00Z">
            <w:rPr>
              <w:rFonts w:ascii="Arial"/>
            </w:rPr>
          </w:rPrChange>
        </w:rPr>
        <w:t>(2</w:t>
      </w:r>
      <w:r w:rsidR="00105EDE" w:rsidRPr="00423359">
        <w:rPr>
          <w:rPrChange w:id="388" w:author="Rick" w:date="2019-04-10T11:17:00Z">
            <w:rPr>
              <w:rFonts w:ascii="Bookman Old Style"/>
              <w:i/>
            </w:rPr>
          </w:rPrChange>
        </w:rPr>
        <w:t xml:space="preserve">, </w:t>
      </w:r>
      <w:r w:rsidR="00105EDE" w:rsidRPr="00423359">
        <w:rPr>
          <w:rPrChange w:id="389" w:author="Rick" w:date="2019-04-10T11:17:00Z">
            <w:rPr>
              <w:rFonts w:ascii="Arial"/>
            </w:rPr>
          </w:rPrChange>
        </w:rPr>
        <w:t xml:space="preserve">5) </w:t>
      </w:r>
      <w:r w:rsidR="00105EDE">
        <w:t xml:space="preserve">has </w:t>
      </w:r>
      <w:ins w:id="390" w:author="Rick" w:date="2019-04-10T11:16:00Z">
        <w:r w:rsidR="00423359">
          <w:t xml:space="preserve">the </w:t>
        </w:r>
      </w:ins>
      <w:r w:rsidR="00105EDE">
        <w:t xml:space="preserve">support of </w:t>
      </w:r>
      <w:r w:rsidR="00105EDE" w:rsidRPr="00423359">
        <w:rPr>
          <w:rPrChange w:id="391" w:author="Rick" w:date="2019-04-10T11:17:00Z">
            <w:rPr>
              <w:rFonts w:ascii="Arial"/>
            </w:rPr>
          </w:rPrChange>
        </w:rPr>
        <w:t>1</w:t>
      </w:r>
      <w:r w:rsidR="00105EDE">
        <w:t xml:space="preserve">, it cannot belong to </w:t>
      </w:r>
      <w:r w:rsidR="00105EDE" w:rsidRPr="00423359">
        <w:rPr>
          <w:rPrChange w:id="392" w:author="Rick" w:date="2019-04-10T11:17:00Z">
            <w:rPr>
              <w:spacing w:val="-18"/>
            </w:rPr>
          </w:rPrChange>
        </w:rPr>
        <w:t xml:space="preserve">a </w:t>
      </w:r>
      <w:del w:id="393" w:author="Rick" w:date="2019-04-10T11:17:00Z">
        <w:r w:rsidR="00105EDE" w:rsidRPr="00423359" w:rsidDel="00423359">
          <w:rPr>
            <w:rPrChange w:id="394" w:author="Rick" w:date="2019-04-10T11:17:00Z">
              <w:rPr>
                <w:rFonts w:ascii="Arial"/>
              </w:rPr>
            </w:rPrChange>
          </w:rPr>
          <w:delText>4</w:delText>
        </w:r>
      </w:del>
      <w:ins w:id="395" w:author="Rick" w:date="2019-04-10T11:17:00Z">
        <w:r w:rsidR="00423359">
          <w:t>four</w:t>
        </w:r>
      </w:ins>
      <w:r w:rsidR="00105EDE">
        <w:t xml:space="preserve">-truss. After excluding edge </w:t>
      </w:r>
      <w:r w:rsidR="00105EDE" w:rsidRPr="00423359">
        <w:rPr>
          <w:rPrChange w:id="396" w:author="Rick" w:date="2019-04-10T11:17:00Z">
            <w:rPr>
              <w:rFonts w:ascii="Arial"/>
            </w:rPr>
          </w:rPrChange>
        </w:rPr>
        <w:t>(2</w:t>
      </w:r>
      <w:r w:rsidR="00105EDE" w:rsidRPr="00423359">
        <w:rPr>
          <w:rPrChange w:id="397" w:author="Rick" w:date="2019-04-10T11:17:00Z">
            <w:rPr>
              <w:rFonts w:ascii="Bookman Old Style"/>
              <w:i/>
            </w:rPr>
          </w:rPrChange>
        </w:rPr>
        <w:t>,</w:t>
      </w:r>
      <w:r w:rsidR="00105EDE" w:rsidRPr="00423359">
        <w:rPr>
          <w:rPrChange w:id="398" w:author="Rick" w:date="2019-04-10T11:17:00Z">
            <w:rPr>
              <w:rFonts w:ascii="Bookman Old Style"/>
              <w:i/>
              <w:spacing w:val="-44"/>
            </w:rPr>
          </w:rPrChange>
        </w:rPr>
        <w:t xml:space="preserve"> </w:t>
      </w:r>
      <w:r w:rsidR="00105EDE" w:rsidRPr="00423359">
        <w:rPr>
          <w:rPrChange w:id="399" w:author="Rick" w:date="2019-04-10T11:17:00Z">
            <w:rPr>
              <w:rFonts w:ascii="Arial"/>
            </w:rPr>
          </w:rPrChange>
        </w:rPr>
        <w:t>5)</w:t>
      </w:r>
      <w:r w:rsidR="00105EDE">
        <w:t xml:space="preserve">, edges in the two </w:t>
      </w:r>
      <w:del w:id="400" w:author="Rick" w:date="2019-04-10T11:17:00Z">
        <w:r w:rsidR="00105EDE" w:rsidRPr="00423359" w:rsidDel="00423359">
          <w:rPr>
            <w:rPrChange w:id="401" w:author="Rick" w:date="2019-04-10T11:17:00Z">
              <w:rPr>
                <w:rFonts w:ascii="Arial"/>
              </w:rPr>
            </w:rPrChange>
          </w:rPr>
          <w:delText>4</w:delText>
        </w:r>
      </w:del>
      <w:ins w:id="402" w:author="Rick" w:date="2019-04-10T11:17:00Z">
        <w:r w:rsidR="00423359">
          <w:t>four</w:t>
        </w:r>
      </w:ins>
      <w:r w:rsidR="00105EDE">
        <w:t>-trusses are no longer triangle</w:t>
      </w:r>
      <w:r w:rsidR="00105EDE">
        <w:rPr>
          <w:spacing w:val="25"/>
        </w:rPr>
        <w:t xml:space="preserve"> </w:t>
      </w:r>
      <w:r w:rsidR="00105EDE">
        <w:t>connected.</w:t>
      </w:r>
    </w:p>
    <w:p w14:paraId="53318DA7" w14:textId="4C07B800" w:rsidR="00187908" w:rsidRDefault="00105EDE">
      <w:pPr>
        <w:pStyle w:val="ListParagraph"/>
        <w:numPr>
          <w:ilvl w:val="1"/>
          <w:numId w:val="6"/>
        </w:numPr>
        <w:tabs>
          <w:tab w:val="left" w:pos="1698"/>
        </w:tabs>
        <w:spacing w:before="160"/>
        <w:ind w:left="1697" w:hanging="389"/>
        <w:jc w:val="left"/>
        <w:rPr>
          <w:sz w:val="16"/>
        </w:rPr>
      </w:pPr>
      <w:bookmarkStart w:id="403" w:name="Design_of_2-level_index"/>
      <w:bookmarkStart w:id="404" w:name="_bookmark4"/>
      <w:bookmarkEnd w:id="403"/>
      <w:bookmarkEnd w:id="404"/>
      <w:r>
        <w:rPr>
          <w:spacing w:val="7"/>
          <w:sz w:val="20"/>
        </w:rPr>
        <w:t>D</w:t>
      </w:r>
      <w:r>
        <w:rPr>
          <w:spacing w:val="7"/>
          <w:sz w:val="16"/>
        </w:rPr>
        <w:t xml:space="preserve">ESIGN </w:t>
      </w:r>
      <w:r>
        <w:rPr>
          <w:spacing w:val="4"/>
          <w:sz w:val="16"/>
        </w:rPr>
        <w:t xml:space="preserve">OF </w:t>
      </w:r>
      <w:del w:id="405" w:author="Rick" w:date="2019-04-10T11:17:00Z">
        <w:r w:rsidRPr="00423359" w:rsidDel="00423359">
          <w:rPr>
            <w:spacing w:val="7"/>
            <w:sz w:val="16"/>
            <w:rPrChange w:id="406" w:author="Rick" w:date="2019-04-10T11:18:00Z">
              <w:rPr>
                <w:spacing w:val="7"/>
                <w:sz w:val="20"/>
              </w:rPr>
            </w:rPrChange>
          </w:rPr>
          <w:delText>2</w:delText>
        </w:r>
      </w:del>
      <w:ins w:id="407" w:author="Rick" w:date="2019-04-10T11:17:00Z">
        <w:r w:rsidR="00423359" w:rsidRPr="00423359">
          <w:rPr>
            <w:spacing w:val="7"/>
            <w:sz w:val="16"/>
            <w:rPrChange w:id="408" w:author="Rick" w:date="2019-04-10T11:18:00Z">
              <w:rPr>
                <w:spacing w:val="7"/>
                <w:sz w:val="20"/>
              </w:rPr>
            </w:rPrChange>
          </w:rPr>
          <w:t>TWO</w:t>
        </w:r>
      </w:ins>
      <w:r w:rsidRPr="00423359">
        <w:rPr>
          <w:spacing w:val="7"/>
          <w:sz w:val="16"/>
          <w:rPrChange w:id="409" w:author="Rick" w:date="2019-04-10T11:18:00Z">
            <w:rPr>
              <w:spacing w:val="7"/>
              <w:sz w:val="20"/>
            </w:rPr>
          </w:rPrChange>
        </w:rPr>
        <w:t>-</w:t>
      </w:r>
      <w:r>
        <w:rPr>
          <w:spacing w:val="7"/>
          <w:sz w:val="16"/>
        </w:rPr>
        <w:t>LEVEL</w:t>
      </w:r>
      <w:r>
        <w:rPr>
          <w:spacing w:val="2"/>
          <w:sz w:val="16"/>
        </w:rPr>
        <w:t xml:space="preserve"> </w:t>
      </w:r>
      <w:r>
        <w:rPr>
          <w:spacing w:val="7"/>
          <w:sz w:val="20"/>
        </w:rPr>
        <w:t>I</w:t>
      </w:r>
      <w:r>
        <w:rPr>
          <w:spacing w:val="7"/>
          <w:sz w:val="16"/>
        </w:rPr>
        <w:t>NDEX</w:t>
      </w:r>
    </w:p>
    <w:p w14:paraId="2F142C77" w14:textId="77777777" w:rsidR="00187908" w:rsidRDefault="00105EDE" w:rsidP="005556E0">
      <w:pPr>
        <w:pStyle w:val="BodyText"/>
        <w:spacing w:before="88" w:line="249" w:lineRule="auto"/>
        <w:ind w:left="159" w:firstLine="199"/>
        <w:jc w:val="both"/>
      </w:pPr>
      <w:r>
        <w:t>In</w:t>
      </w:r>
      <w:r>
        <w:rPr>
          <w:spacing w:val="-5"/>
        </w:rPr>
        <w:t xml:space="preserve"> </w:t>
      </w:r>
      <w:r>
        <w:t>this</w:t>
      </w:r>
      <w:r>
        <w:rPr>
          <w:spacing w:val="-4"/>
        </w:rPr>
        <w:t xml:space="preserve"> </w:t>
      </w:r>
      <w:r>
        <w:t>paper,</w:t>
      </w:r>
      <w:r>
        <w:rPr>
          <w:spacing w:val="-4"/>
        </w:rPr>
        <w:t xml:space="preserve"> </w:t>
      </w:r>
      <w:r>
        <w:t>we</w:t>
      </w:r>
      <w:r>
        <w:rPr>
          <w:spacing w:val="-4"/>
        </w:rPr>
        <w:t xml:space="preserve"> </w:t>
      </w:r>
      <w:r>
        <w:t>aim</w:t>
      </w:r>
      <w:r>
        <w:rPr>
          <w:spacing w:val="-4"/>
        </w:rPr>
        <w:t xml:space="preserve"> </w:t>
      </w:r>
      <w:r>
        <w:t>to</w:t>
      </w:r>
      <w:r>
        <w:rPr>
          <w:spacing w:val="-5"/>
        </w:rPr>
        <w:t xml:space="preserve"> </w:t>
      </w:r>
      <w:r>
        <w:t>solve</w:t>
      </w:r>
      <w:r>
        <w:rPr>
          <w:spacing w:val="-4"/>
        </w:rPr>
        <w:t xml:space="preserve"> </w:t>
      </w:r>
      <w:r>
        <w:t>local</w:t>
      </w:r>
      <w:r>
        <w:rPr>
          <w:spacing w:val="-3"/>
        </w:rPr>
        <w:t xml:space="preserve"> </w:t>
      </w:r>
      <w:r>
        <w:t>k-truss</w:t>
      </w:r>
      <w:r>
        <w:rPr>
          <w:spacing w:val="-5"/>
        </w:rPr>
        <w:t xml:space="preserve"> </w:t>
      </w:r>
      <w:r>
        <w:t>community</w:t>
      </w:r>
      <w:r>
        <w:rPr>
          <w:spacing w:val="-4"/>
        </w:rPr>
        <w:t xml:space="preserve"> </w:t>
      </w:r>
      <w:r>
        <w:rPr>
          <w:spacing w:val="-3"/>
        </w:rPr>
        <w:t xml:space="preserve">query </w:t>
      </w:r>
      <w:r>
        <w:t xml:space="preserve">problems with a novel 2-level index. </w:t>
      </w:r>
      <w:r>
        <w:rPr>
          <w:spacing w:val="-8"/>
        </w:rPr>
        <w:t xml:space="preserve">We </w:t>
      </w:r>
      <w:r>
        <w:t xml:space="preserve">first describe </w:t>
      </w:r>
      <w:r>
        <w:rPr>
          <w:spacing w:val="-5"/>
        </w:rPr>
        <w:t xml:space="preserve">the </w:t>
      </w:r>
      <w:r>
        <w:t xml:space="preserve">structure and construction of the 2-level index. Then we </w:t>
      </w:r>
      <w:r>
        <w:rPr>
          <w:spacing w:val="-6"/>
        </w:rPr>
        <w:t xml:space="preserve">show </w:t>
      </w:r>
      <w:r>
        <w:t>how</w:t>
      </w:r>
      <w:r>
        <w:rPr>
          <w:spacing w:val="18"/>
        </w:rPr>
        <w:t xml:space="preserve"> </w:t>
      </w:r>
      <w:r>
        <w:t>to</w:t>
      </w:r>
      <w:r>
        <w:rPr>
          <w:spacing w:val="19"/>
        </w:rPr>
        <w:t xml:space="preserve"> </w:t>
      </w:r>
      <w:r>
        <w:t>process</w:t>
      </w:r>
      <w:r>
        <w:rPr>
          <w:spacing w:val="19"/>
        </w:rPr>
        <w:t xml:space="preserve"> </w:t>
      </w:r>
      <w:r>
        <w:t>queries</w:t>
      </w:r>
      <w:r>
        <w:rPr>
          <w:spacing w:val="18"/>
        </w:rPr>
        <w:t xml:space="preserve"> </w:t>
      </w:r>
      <w:r>
        <w:t>with</w:t>
      </w:r>
      <w:r>
        <w:rPr>
          <w:spacing w:val="19"/>
        </w:rPr>
        <w:t xml:space="preserve"> </w:t>
      </w:r>
      <w:r>
        <w:t>it.</w:t>
      </w:r>
    </w:p>
    <w:p w14:paraId="33FAA12E" w14:textId="08B8A329" w:rsidR="00187908" w:rsidRDefault="00105EDE">
      <w:pPr>
        <w:pStyle w:val="ListParagraph"/>
        <w:numPr>
          <w:ilvl w:val="0"/>
          <w:numId w:val="4"/>
        </w:numPr>
        <w:tabs>
          <w:tab w:val="left" w:pos="431"/>
        </w:tabs>
        <w:spacing w:before="156"/>
        <w:jc w:val="both"/>
        <w:rPr>
          <w:i/>
          <w:sz w:val="20"/>
        </w:rPr>
        <w:pPrChange w:id="410" w:author="Rick" w:date="2019-04-10T11:18:00Z">
          <w:pPr>
            <w:pStyle w:val="ListParagraph"/>
            <w:numPr>
              <w:numId w:val="4"/>
            </w:numPr>
            <w:tabs>
              <w:tab w:val="left" w:pos="431"/>
            </w:tabs>
            <w:spacing w:before="156"/>
            <w:ind w:left="430" w:hanging="272"/>
            <w:jc w:val="left"/>
          </w:pPr>
        </w:pPrChange>
      </w:pPr>
      <w:bookmarkStart w:id="411" w:name="Construction_of_2-level_index"/>
      <w:bookmarkEnd w:id="411"/>
      <w:r>
        <w:rPr>
          <w:i/>
          <w:sz w:val="20"/>
        </w:rPr>
        <w:t xml:space="preserve">Construction of </w:t>
      </w:r>
      <w:del w:id="412" w:author="Rick" w:date="2019-04-10T11:19:00Z">
        <w:r w:rsidDel="00423359">
          <w:rPr>
            <w:i/>
            <w:sz w:val="20"/>
          </w:rPr>
          <w:delText>2</w:delText>
        </w:r>
      </w:del>
      <w:ins w:id="413" w:author="Rick" w:date="2019-04-10T11:19:00Z">
        <w:r w:rsidR="00423359">
          <w:rPr>
            <w:i/>
            <w:sz w:val="20"/>
          </w:rPr>
          <w:t>two</w:t>
        </w:r>
      </w:ins>
      <w:r>
        <w:rPr>
          <w:i/>
          <w:sz w:val="20"/>
        </w:rPr>
        <w:t>-level</w:t>
      </w:r>
      <w:r>
        <w:rPr>
          <w:i/>
          <w:spacing w:val="5"/>
          <w:sz w:val="20"/>
        </w:rPr>
        <w:t xml:space="preserve"> </w:t>
      </w:r>
      <w:r>
        <w:rPr>
          <w:i/>
          <w:sz w:val="20"/>
        </w:rPr>
        <w:t>Index</w:t>
      </w:r>
    </w:p>
    <w:p w14:paraId="31063448" w14:textId="2267E0B6" w:rsidR="00187908" w:rsidDel="00423359" w:rsidRDefault="00105EDE">
      <w:pPr>
        <w:pStyle w:val="BodyText"/>
        <w:spacing w:before="81" w:line="249" w:lineRule="auto"/>
        <w:ind w:left="105" w:firstLine="199"/>
        <w:jc w:val="both"/>
        <w:rPr>
          <w:del w:id="414" w:author="Rick" w:date="2019-04-10T11:21:00Z"/>
        </w:rPr>
        <w:pPrChange w:id="415" w:author="Rick" w:date="2019-04-10T11:18:00Z">
          <w:pPr>
            <w:pStyle w:val="BodyText"/>
            <w:spacing w:before="81" w:line="249" w:lineRule="auto"/>
            <w:ind w:left="105" w:firstLine="199"/>
            <w:jc w:val="right"/>
          </w:pPr>
        </w:pPrChange>
      </w:pPr>
      <w:r>
        <w:t xml:space="preserve">The index proposed in this paper contains two levels </w:t>
      </w:r>
      <w:r>
        <w:rPr>
          <w:spacing w:val="-9"/>
        </w:rPr>
        <w:t>to</w:t>
      </w:r>
      <w:r>
        <w:rPr>
          <w:w w:val="99"/>
        </w:rPr>
        <w:t xml:space="preserve"> </w:t>
      </w:r>
      <w:r>
        <w:t xml:space="preserve">efficiently process both community-level queries and </w:t>
      </w:r>
      <w:r>
        <w:rPr>
          <w:spacing w:val="-4"/>
        </w:rPr>
        <w:t>edge-</w:t>
      </w:r>
      <w:del w:id="416" w:author="Rick" w:date="2019-04-10T11:23:00Z">
        <w:r w:rsidDel="00423359">
          <w:rPr>
            <w:w w:val="99"/>
          </w:rPr>
          <w:delText xml:space="preserve"> </w:delText>
        </w:r>
      </w:del>
      <w:r>
        <w:t>level queries. The top level is a super-graph, called community</w:t>
      </w:r>
      <w:r>
        <w:rPr>
          <w:w w:val="99"/>
        </w:rPr>
        <w:t xml:space="preserve"> </w:t>
      </w:r>
      <w:r>
        <w:t>graph, whose vertices represent</w:t>
      </w:r>
      <w:del w:id="417" w:author="Rick" w:date="2019-04-10T11:19:00Z">
        <w:r w:rsidDel="00423359">
          <w:delText>ing</w:delText>
        </w:r>
      </w:del>
      <w:r>
        <w:t xml:space="preserve"> unique k-truss communities</w:t>
      </w:r>
      <w:r>
        <w:rPr>
          <w:w w:val="99"/>
        </w:rPr>
        <w:t xml:space="preserve"> </w:t>
      </w:r>
      <w:r>
        <w:t>and edges represent</w:t>
      </w:r>
      <w:del w:id="418" w:author="Rick" w:date="2019-04-10T11:19:00Z">
        <w:r w:rsidDel="00423359">
          <w:delText>ing</w:delText>
        </w:r>
      </w:del>
      <w:r>
        <w:t xml:space="preserve"> </w:t>
      </w:r>
      <w:ins w:id="419" w:author="Rick" w:date="2019-04-10T11:19:00Z">
        <w:r w:rsidR="00423359">
          <w:t xml:space="preserve">the </w:t>
        </w:r>
      </w:ins>
      <w:r>
        <w:t xml:space="preserve">containment relations between </w:t>
      </w:r>
      <w:r>
        <w:rPr>
          <w:spacing w:val="-3"/>
        </w:rPr>
        <w:t>k-truss</w:t>
      </w:r>
      <w:r>
        <w:rPr>
          <w:w w:val="99"/>
        </w:rPr>
        <w:t xml:space="preserve"> </w:t>
      </w:r>
      <w:r>
        <w:t xml:space="preserve">communities. The bottom level is a </w:t>
      </w:r>
      <w:del w:id="420" w:author="Rick" w:date="2019-04-10T11:19:00Z">
        <w:r w:rsidDel="00423359">
          <w:delText xml:space="preserve">maximum </w:delText>
        </w:r>
      </w:del>
      <w:ins w:id="421" w:author="Rick" w:date="2019-04-10T11:19:00Z">
        <w:r w:rsidR="00423359">
          <w:t>maximum</w:t>
        </w:r>
      </w:ins>
      <w:ins w:id="422" w:author="Rick" w:date="2019-04-10T11:23:00Z">
        <w:r w:rsidR="00423359">
          <w:t xml:space="preserve"> </w:t>
        </w:r>
      </w:ins>
      <w:r>
        <w:t xml:space="preserve">spanning </w:t>
      </w:r>
      <w:del w:id="423" w:author="Rick" w:date="2019-04-10T11:23:00Z">
        <w:r w:rsidDel="00423359">
          <w:rPr>
            <w:spacing w:val="-3"/>
          </w:rPr>
          <w:delText>forest</w:delText>
        </w:r>
        <w:r w:rsidDel="00423359">
          <w:rPr>
            <w:w w:val="99"/>
          </w:rPr>
          <w:delText xml:space="preserve"> </w:delText>
        </w:r>
      </w:del>
      <w:ins w:id="424" w:author="Rick" w:date="2019-04-10T11:24:00Z">
        <w:r w:rsidR="005556E0">
          <w:rPr>
            <w:spacing w:val="-3"/>
          </w:rPr>
          <w:t>forest</w:t>
        </w:r>
      </w:ins>
      <w:ins w:id="425" w:author="Rick" w:date="2019-04-10T11:23:00Z">
        <w:r w:rsidR="00423359">
          <w:rPr>
            <w:w w:val="99"/>
          </w:rPr>
          <w:t xml:space="preserve"> </w:t>
        </w:r>
      </w:ins>
      <w:r>
        <w:t xml:space="preserve">of a </w:t>
      </w:r>
      <w:del w:id="426" w:author="Rick" w:date="2019-04-10T11:19:00Z">
        <w:r w:rsidDel="00423359">
          <w:delText xml:space="preserve">triangle </w:delText>
        </w:r>
      </w:del>
      <w:ins w:id="427" w:author="Rick" w:date="2019-04-10T11:19:00Z">
        <w:r w:rsidR="00423359">
          <w:t>triangle-</w:t>
        </w:r>
      </w:ins>
      <w:r>
        <w:t xml:space="preserve">derived graph that preserves the edge </w:t>
      </w:r>
      <w:r>
        <w:rPr>
          <w:spacing w:val="-5"/>
        </w:rPr>
        <w:t>level</w:t>
      </w:r>
      <w:r>
        <w:rPr>
          <w:w w:val="99"/>
        </w:rPr>
        <w:t xml:space="preserve"> </w:t>
      </w:r>
      <w:r>
        <w:t xml:space="preserve">trussness and triangle connectivity inside </w:t>
      </w:r>
      <w:ins w:id="428" w:author="Rick" w:date="2019-04-10T11:19:00Z">
        <w:r w:rsidR="00423359">
          <w:t xml:space="preserve">the </w:t>
        </w:r>
      </w:ins>
      <w:r>
        <w:t xml:space="preserve">k-truss </w:t>
      </w:r>
      <w:r>
        <w:rPr>
          <w:spacing w:val="-2"/>
        </w:rPr>
        <w:t>communities.</w:t>
      </w:r>
      <w:r>
        <w:rPr>
          <w:w w:val="99"/>
        </w:rPr>
        <w:t xml:space="preserve"> </w:t>
      </w:r>
      <w:r>
        <w:t>The index is constructed in a bottom-up manner. In the</w:t>
      </w:r>
      <w:r>
        <w:rPr>
          <w:w w:val="99"/>
        </w:rPr>
        <w:t xml:space="preserve"> </w:t>
      </w:r>
      <w:r>
        <w:t xml:space="preserve">following, we first formally define the </w:t>
      </w:r>
      <w:del w:id="429" w:author="Rick" w:date="2019-04-10T11:20:00Z">
        <w:r w:rsidDel="00423359">
          <w:delText xml:space="preserve">triangle </w:delText>
        </w:r>
      </w:del>
      <w:ins w:id="430" w:author="Rick" w:date="2019-04-10T11:20:00Z">
        <w:r w:rsidR="00423359">
          <w:t>triangle-</w:t>
        </w:r>
      </w:ins>
      <w:r>
        <w:t xml:space="preserve">derived </w:t>
      </w:r>
      <w:r>
        <w:rPr>
          <w:spacing w:val="-3"/>
        </w:rPr>
        <w:t>graph</w:t>
      </w:r>
      <w:r>
        <w:rPr>
          <w:w w:val="99"/>
        </w:rPr>
        <w:t xml:space="preserve"> </w:t>
      </w:r>
      <w:r>
        <w:t xml:space="preserve">and introduce the algorithm </w:t>
      </w:r>
      <w:ins w:id="431" w:author="Rick" w:date="2019-04-10T11:20:00Z">
        <w:r w:rsidR="00423359">
          <w:t>t</w:t>
        </w:r>
      </w:ins>
      <w:del w:id="432" w:author="Rick" w:date="2019-04-10T11:20:00Z">
        <w:r w:rsidDel="00423359">
          <w:delText xml:space="preserve">for </w:delText>
        </w:r>
      </w:del>
      <w:ins w:id="433" w:author="Rick" w:date="2019-04-10T11:20:00Z">
        <w:r w:rsidR="00423359">
          <w:t xml:space="preserve">o </w:t>
        </w:r>
      </w:ins>
      <w:r>
        <w:t>construct</w:t>
      </w:r>
      <w:del w:id="434" w:author="Rick" w:date="2019-04-10T11:21:00Z">
        <w:r w:rsidDel="00423359">
          <w:delText>ing</w:delText>
        </w:r>
      </w:del>
      <w:r>
        <w:t xml:space="preserve"> </w:t>
      </w:r>
      <w:del w:id="435" w:author="Rick" w:date="2019-04-10T11:20:00Z">
        <w:r w:rsidDel="00423359">
          <w:delText xml:space="preserve">it </w:delText>
        </w:r>
      </w:del>
      <w:ins w:id="436" w:author="Rick" w:date="2019-04-10T11:20:00Z">
        <w:r w:rsidR="00423359">
          <w:t xml:space="preserve">the same </w:t>
        </w:r>
      </w:ins>
      <w:r>
        <w:t xml:space="preserve">from </w:t>
      </w:r>
      <w:r>
        <w:rPr>
          <w:spacing w:val="-6"/>
        </w:rPr>
        <w:t>the</w:t>
      </w:r>
      <w:r>
        <w:rPr>
          <w:w w:val="99"/>
        </w:rPr>
        <w:t xml:space="preserve"> </w:t>
      </w:r>
      <w:r>
        <w:t xml:space="preserve">original graph (Section </w:t>
      </w:r>
      <w:r>
        <w:fldChar w:fldCharType="begin"/>
      </w:r>
      <w:r>
        <w:instrText xml:space="preserve"> HYPERLINK \l "_bookmark5" </w:instrText>
      </w:r>
      <w:r>
        <w:fldChar w:fldCharType="separate"/>
      </w:r>
      <w:r>
        <w:t>III-A1).</w:t>
      </w:r>
      <w:r>
        <w:fldChar w:fldCharType="end"/>
      </w:r>
      <w:r>
        <w:t xml:space="preserve"> Then</w:t>
      </w:r>
      <w:ins w:id="437" w:author="Rick" w:date="2019-04-10T11:21:00Z">
        <w:r w:rsidR="00423359">
          <w:t>,</w:t>
        </w:r>
      </w:ins>
      <w:r>
        <w:t xml:space="preserve"> we introduce the </w:t>
      </w:r>
      <w:r>
        <w:rPr>
          <w:spacing w:val="-5"/>
        </w:rPr>
        <w:t>com</w:t>
      </w:r>
      <w:del w:id="438" w:author="Rick" w:date="2019-04-10T11:21:00Z">
        <w:r w:rsidDel="00423359">
          <w:rPr>
            <w:spacing w:val="-5"/>
          </w:rPr>
          <w:delText>-</w:delText>
        </w:r>
        <w:r w:rsidDel="00423359">
          <w:rPr>
            <w:w w:val="99"/>
          </w:rPr>
          <w:delText xml:space="preserve"> </w:delText>
        </w:r>
      </w:del>
      <w:r>
        <w:t xml:space="preserve">munity graph and show how to use simple graph </w:t>
      </w:r>
      <w:r>
        <w:rPr>
          <w:spacing w:val="-3"/>
        </w:rPr>
        <w:t>traversals</w:t>
      </w:r>
      <w:r>
        <w:rPr>
          <w:w w:val="99"/>
        </w:rPr>
        <w:t xml:space="preserve"> </w:t>
      </w:r>
      <w:r>
        <w:t xml:space="preserve">on the </w:t>
      </w:r>
      <w:del w:id="439" w:author="Rick" w:date="2019-04-10T11:21:00Z">
        <w:r w:rsidDel="00423359">
          <w:delText xml:space="preserve">bottom </w:delText>
        </w:r>
      </w:del>
      <w:ins w:id="440" w:author="Rick" w:date="2019-04-10T11:21:00Z">
        <w:r w:rsidR="00423359">
          <w:t>bottom-</w:t>
        </w:r>
      </w:ins>
      <w:r>
        <w:t xml:space="preserve">level index to create the community </w:t>
      </w:r>
      <w:r>
        <w:rPr>
          <w:spacing w:val="-3"/>
        </w:rPr>
        <w:t>graph</w:t>
      </w:r>
      <w:ins w:id="441" w:author="Rick" w:date="2019-04-10T11:21:00Z">
        <w:r w:rsidR="00423359">
          <w:t xml:space="preserve"> </w:t>
        </w:r>
      </w:ins>
    </w:p>
    <w:p w14:paraId="56108E70" w14:textId="77777777" w:rsidR="00187908" w:rsidRDefault="00105EDE">
      <w:pPr>
        <w:pStyle w:val="BodyText"/>
        <w:spacing w:before="81" w:line="249" w:lineRule="auto"/>
        <w:ind w:left="105" w:firstLine="199"/>
        <w:jc w:val="both"/>
        <w:pPrChange w:id="442" w:author="Rick" w:date="2019-04-10T11:21:00Z">
          <w:pPr>
            <w:pStyle w:val="BodyText"/>
            <w:spacing w:before="2"/>
            <w:ind w:left="159"/>
          </w:pPr>
        </w:pPrChange>
      </w:pPr>
      <w:bookmarkStart w:id="443" w:name="MST_of_triangle_derived_graph"/>
      <w:bookmarkStart w:id="444" w:name="_bookmark5"/>
      <w:bookmarkEnd w:id="443"/>
      <w:bookmarkEnd w:id="444"/>
      <w:r>
        <w:t xml:space="preserve">(Section </w:t>
      </w:r>
      <w:r>
        <w:fldChar w:fldCharType="begin"/>
      </w:r>
      <w:r>
        <w:instrText xml:space="preserve"> HYPERLINK \l "_bookmark8" </w:instrText>
      </w:r>
      <w:r>
        <w:fldChar w:fldCharType="separate"/>
      </w:r>
      <w:r>
        <w:t>III-A2).</w:t>
      </w:r>
      <w:r>
        <w:fldChar w:fldCharType="end"/>
      </w:r>
    </w:p>
    <w:p w14:paraId="54354830" w14:textId="210B08F8" w:rsidR="00187908" w:rsidRDefault="00105EDE">
      <w:pPr>
        <w:pStyle w:val="ListParagraph"/>
        <w:numPr>
          <w:ilvl w:val="1"/>
          <w:numId w:val="4"/>
        </w:numPr>
        <w:tabs>
          <w:tab w:val="left" w:pos="625"/>
        </w:tabs>
        <w:spacing w:before="13" w:line="214" w:lineRule="exact"/>
        <w:ind w:hanging="267"/>
        <w:rPr>
          <w:i/>
          <w:sz w:val="20"/>
        </w:rPr>
      </w:pPr>
      <w:r>
        <w:rPr>
          <w:i/>
          <w:sz w:val="20"/>
        </w:rPr>
        <w:t xml:space="preserve">MST of </w:t>
      </w:r>
      <w:del w:id="445" w:author="Rick" w:date="2019-04-10T11:22:00Z">
        <w:r w:rsidDel="00423359">
          <w:rPr>
            <w:i/>
            <w:sz w:val="20"/>
          </w:rPr>
          <w:delText xml:space="preserve">Triangle </w:delText>
        </w:r>
      </w:del>
      <w:ins w:id="446" w:author="Rick" w:date="2019-04-10T11:22:00Z">
        <w:r w:rsidR="00423359">
          <w:rPr>
            <w:i/>
            <w:sz w:val="20"/>
          </w:rPr>
          <w:t>Triangle-</w:t>
        </w:r>
      </w:ins>
      <w:r>
        <w:rPr>
          <w:i/>
          <w:sz w:val="20"/>
        </w:rPr>
        <w:t>Derived</w:t>
      </w:r>
      <w:r>
        <w:rPr>
          <w:i/>
          <w:spacing w:val="24"/>
          <w:sz w:val="20"/>
        </w:rPr>
        <w:t xml:space="preserve"> </w:t>
      </w:r>
      <w:r>
        <w:rPr>
          <w:i/>
          <w:sz w:val="20"/>
        </w:rPr>
        <w:t>Graph:</w:t>
      </w:r>
    </w:p>
    <w:p w14:paraId="1B1F29B0" w14:textId="77777777" w:rsidR="00187908" w:rsidRDefault="00105EDE">
      <w:pPr>
        <w:pStyle w:val="BodyText"/>
        <w:rPr>
          <w:i/>
          <w:sz w:val="18"/>
        </w:rPr>
      </w:pPr>
      <w:r>
        <w:br w:type="column"/>
      </w:r>
    </w:p>
    <w:p w14:paraId="158F0D05" w14:textId="77777777" w:rsidR="00187908" w:rsidRDefault="00187908">
      <w:pPr>
        <w:pStyle w:val="BodyText"/>
        <w:rPr>
          <w:i/>
          <w:sz w:val="18"/>
        </w:rPr>
      </w:pPr>
    </w:p>
    <w:p w14:paraId="2BF3489E" w14:textId="77777777" w:rsidR="00187908" w:rsidRDefault="00187908">
      <w:pPr>
        <w:pStyle w:val="BodyText"/>
        <w:rPr>
          <w:i/>
          <w:sz w:val="18"/>
        </w:rPr>
      </w:pPr>
    </w:p>
    <w:p w14:paraId="2F359A09" w14:textId="77777777" w:rsidR="00187908" w:rsidRDefault="00187908">
      <w:pPr>
        <w:pStyle w:val="BodyText"/>
        <w:rPr>
          <w:i/>
          <w:sz w:val="18"/>
        </w:rPr>
      </w:pPr>
    </w:p>
    <w:p w14:paraId="36630D6F" w14:textId="77777777" w:rsidR="00187908" w:rsidRDefault="00187908">
      <w:pPr>
        <w:pStyle w:val="BodyText"/>
        <w:rPr>
          <w:i/>
          <w:sz w:val="18"/>
        </w:rPr>
      </w:pPr>
    </w:p>
    <w:p w14:paraId="11071DB7" w14:textId="77777777" w:rsidR="00187908" w:rsidRDefault="00187908">
      <w:pPr>
        <w:pStyle w:val="BodyText"/>
        <w:rPr>
          <w:i/>
          <w:sz w:val="18"/>
        </w:rPr>
      </w:pPr>
    </w:p>
    <w:p w14:paraId="590BA668" w14:textId="77777777" w:rsidR="00187908" w:rsidRDefault="00187908">
      <w:pPr>
        <w:pStyle w:val="BodyText"/>
        <w:spacing w:before="10"/>
        <w:rPr>
          <w:i/>
          <w:sz w:val="19"/>
        </w:rPr>
      </w:pPr>
    </w:p>
    <w:p w14:paraId="2EFBD513" w14:textId="77777777" w:rsidR="00187908" w:rsidRDefault="00105EDE">
      <w:pPr>
        <w:spacing w:line="232" w:lineRule="auto"/>
        <w:ind w:left="159" w:right="977"/>
        <w:jc w:val="both"/>
        <w:rPr>
          <w:sz w:val="16"/>
        </w:rPr>
      </w:pPr>
      <w:r>
        <w:rPr>
          <w:sz w:val="16"/>
        </w:rPr>
        <w:t xml:space="preserve">Fig. 3. </w:t>
      </w:r>
      <w:bookmarkStart w:id="447" w:name="_bookmark6"/>
      <w:bookmarkEnd w:id="447"/>
      <w:r>
        <w:rPr>
          <w:sz w:val="16"/>
        </w:rPr>
        <w:t xml:space="preserve">An example of the triangle derived graph and its maximum spanning tree of the example graph. </w:t>
      </w:r>
      <w:r>
        <w:rPr>
          <w:spacing w:val="-7"/>
          <w:sz w:val="16"/>
        </w:rPr>
        <w:t xml:space="preserve">We </w:t>
      </w:r>
      <w:r>
        <w:rPr>
          <w:sz w:val="16"/>
        </w:rPr>
        <w:t xml:space="preserve">show the id of each vertex in the underlying graph on the left. </w:t>
      </w:r>
      <w:r>
        <w:rPr>
          <w:spacing w:val="-7"/>
          <w:sz w:val="16"/>
        </w:rPr>
        <w:t xml:space="preserve">We </w:t>
      </w:r>
      <w:r>
        <w:rPr>
          <w:sz w:val="16"/>
        </w:rPr>
        <w:t>use a pair of ids of vertices in the underlying graph as the</w:t>
      </w:r>
      <w:r>
        <w:rPr>
          <w:spacing w:val="14"/>
          <w:sz w:val="16"/>
        </w:rPr>
        <w:t xml:space="preserve"> </w:t>
      </w:r>
      <w:r>
        <w:rPr>
          <w:sz w:val="16"/>
        </w:rPr>
        <w:t>id</w:t>
      </w:r>
      <w:r>
        <w:rPr>
          <w:spacing w:val="14"/>
          <w:sz w:val="16"/>
        </w:rPr>
        <w:t xml:space="preserve"> </w:t>
      </w:r>
      <w:r>
        <w:rPr>
          <w:sz w:val="16"/>
        </w:rPr>
        <w:t>of</w:t>
      </w:r>
      <w:r>
        <w:rPr>
          <w:spacing w:val="14"/>
          <w:sz w:val="16"/>
        </w:rPr>
        <w:t xml:space="preserve"> </w:t>
      </w:r>
      <w:r>
        <w:rPr>
          <w:sz w:val="16"/>
        </w:rPr>
        <w:t>a</w:t>
      </w:r>
      <w:r>
        <w:rPr>
          <w:spacing w:val="14"/>
          <w:sz w:val="16"/>
        </w:rPr>
        <w:t xml:space="preserve"> </w:t>
      </w:r>
      <w:r>
        <w:rPr>
          <w:sz w:val="16"/>
        </w:rPr>
        <w:t>vertex</w:t>
      </w:r>
      <w:r>
        <w:rPr>
          <w:spacing w:val="15"/>
          <w:sz w:val="16"/>
        </w:rPr>
        <w:t xml:space="preserve"> </w:t>
      </w:r>
      <w:r>
        <w:rPr>
          <w:sz w:val="16"/>
        </w:rPr>
        <w:t>of</w:t>
      </w:r>
      <w:r>
        <w:rPr>
          <w:spacing w:val="14"/>
          <w:sz w:val="16"/>
        </w:rPr>
        <w:t xml:space="preserve"> </w:t>
      </w:r>
      <w:r>
        <w:rPr>
          <w:sz w:val="16"/>
        </w:rPr>
        <w:t>the</w:t>
      </w:r>
      <w:r>
        <w:rPr>
          <w:spacing w:val="14"/>
          <w:sz w:val="16"/>
        </w:rPr>
        <w:t xml:space="preserve"> </w:t>
      </w:r>
      <w:r>
        <w:rPr>
          <w:sz w:val="16"/>
        </w:rPr>
        <w:t>triangle</w:t>
      </w:r>
      <w:r>
        <w:rPr>
          <w:spacing w:val="14"/>
          <w:sz w:val="16"/>
        </w:rPr>
        <w:t xml:space="preserve"> </w:t>
      </w:r>
      <w:r>
        <w:rPr>
          <w:sz w:val="16"/>
        </w:rPr>
        <w:t>derived</w:t>
      </w:r>
      <w:r>
        <w:rPr>
          <w:spacing w:val="15"/>
          <w:sz w:val="16"/>
        </w:rPr>
        <w:t xml:space="preserve"> </w:t>
      </w:r>
      <w:r>
        <w:rPr>
          <w:sz w:val="16"/>
        </w:rPr>
        <w:t>graph</w:t>
      </w:r>
      <w:r>
        <w:rPr>
          <w:spacing w:val="14"/>
          <w:sz w:val="16"/>
        </w:rPr>
        <w:t xml:space="preserve"> </w:t>
      </w:r>
      <w:r>
        <w:rPr>
          <w:sz w:val="16"/>
        </w:rPr>
        <w:t>on</w:t>
      </w:r>
      <w:r>
        <w:rPr>
          <w:spacing w:val="14"/>
          <w:sz w:val="16"/>
        </w:rPr>
        <w:t xml:space="preserve"> </w:t>
      </w:r>
      <w:r>
        <w:rPr>
          <w:sz w:val="16"/>
        </w:rPr>
        <w:t>the</w:t>
      </w:r>
      <w:r>
        <w:rPr>
          <w:spacing w:val="14"/>
          <w:sz w:val="16"/>
        </w:rPr>
        <w:t xml:space="preserve"> </w:t>
      </w:r>
      <w:r>
        <w:rPr>
          <w:sz w:val="16"/>
        </w:rPr>
        <w:t>right.</w:t>
      </w:r>
    </w:p>
    <w:p w14:paraId="0E2A05F5" w14:textId="77777777" w:rsidR="00187908" w:rsidRDefault="00187908">
      <w:pPr>
        <w:pStyle w:val="BodyText"/>
        <w:rPr>
          <w:sz w:val="18"/>
        </w:rPr>
      </w:pPr>
    </w:p>
    <w:p w14:paraId="7D33497D" w14:textId="77777777" w:rsidR="00187908" w:rsidRDefault="00187908">
      <w:pPr>
        <w:pStyle w:val="BodyText"/>
        <w:spacing w:before="10"/>
        <w:rPr>
          <w:sz w:val="15"/>
        </w:rPr>
      </w:pPr>
    </w:p>
    <w:p w14:paraId="3397372C" w14:textId="05979086" w:rsidR="00187908" w:rsidRDefault="00105EDE">
      <w:pPr>
        <w:pStyle w:val="BodyText"/>
        <w:spacing w:before="1" w:line="247" w:lineRule="auto"/>
        <w:ind w:left="159" w:right="977"/>
        <w:jc w:val="both"/>
      </w:pPr>
      <w:r>
        <w:rPr>
          <w:rFonts w:ascii="Bookman Old Style"/>
          <w:i/>
          <w:spacing w:val="2"/>
        </w:rPr>
        <w:t>tt</w:t>
      </w:r>
      <w:r>
        <w:rPr>
          <w:rFonts w:ascii="Bookman Old Style"/>
          <w:i/>
          <w:spacing w:val="2"/>
          <w:vertAlign w:val="superscript"/>
        </w:rPr>
        <w:t>m</w:t>
      </w:r>
      <w:del w:id="448" w:author="Rick" w:date="2019-04-10T11:25:00Z">
        <w:r w:rsidDel="005556E0">
          <w:rPr>
            <w:spacing w:val="2"/>
          </w:rPr>
          <w:delText xml:space="preserve">, </w:delText>
        </w:r>
      </w:del>
      <w:ins w:id="449" w:author="Rick" w:date="2019-04-10T11:25:00Z">
        <w:r w:rsidR="005556E0">
          <w:rPr>
            <w:spacing w:val="2"/>
          </w:rPr>
          <w:t xml:space="preserve">; </w:t>
        </w:r>
      </w:ins>
      <w:r>
        <w:t xml:space="preserve">one way </w:t>
      </w:r>
      <w:del w:id="450" w:author="Rick" w:date="2019-04-10T11:25:00Z">
        <w:r w:rsidDel="005556E0">
          <w:delText xml:space="preserve">is </w:delText>
        </w:r>
      </w:del>
      <w:ins w:id="451" w:author="Rick" w:date="2019-04-10T11:25:00Z">
        <w:r w:rsidR="005556E0">
          <w:t xml:space="preserve">to do this is by </w:t>
        </w:r>
      </w:ins>
      <w:r>
        <w:t xml:space="preserve">generating the </w:t>
      </w:r>
      <w:del w:id="452" w:author="Rick" w:date="2019-04-10T11:25:00Z">
        <w:r w:rsidDel="005556E0">
          <w:delText xml:space="preserve">triangle </w:delText>
        </w:r>
      </w:del>
      <w:ins w:id="453" w:author="Rick" w:date="2019-04-10T11:25:00Z">
        <w:r w:rsidR="005556E0">
          <w:t>triangle-</w:t>
        </w:r>
      </w:ins>
      <w:r>
        <w:t xml:space="preserve">derived graph </w:t>
      </w:r>
      <w:r>
        <w:rPr>
          <w:rFonts w:ascii="Bookman Old Style"/>
          <w:i/>
        </w:rPr>
        <w:t>tt</w:t>
      </w:r>
      <w:r>
        <w:rPr>
          <w:rFonts w:ascii="Bookman Old Style"/>
          <w:i/>
          <w:vertAlign w:val="superscript"/>
        </w:rPr>
        <w:t>t</w:t>
      </w:r>
      <w:r>
        <w:rPr>
          <w:rFonts w:ascii="Bookman Old Style"/>
          <w:i/>
        </w:rPr>
        <w:t xml:space="preserve"> </w:t>
      </w:r>
      <w:r>
        <w:rPr>
          <w:spacing w:val="-7"/>
        </w:rPr>
        <w:t xml:space="preserve">first </w:t>
      </w:r>
      <w:r>
        <w:t xml:space="preserve">and then finding </w:t>
      </w:r>
      <w:del w:id="454" w:author="Rick" w:date="2019-04-10T11:25:00Z">
        <w:r w:rsidDel="005556E0">
          <w:delText xml:space="preserve">a </w:delText>
        </w:r>
      </w:del>
      <w:ins w:id="455" w:author="Rick" w:date="2019-04-10T11:25:00Z">
        <w:r w:rsidR="005556E0">
          <w:t xml:space="preserve">its </w:t>
        </w:r>
      </w:ins>
      <w:r>
        <w:t>maximum spanning tree</w:t>
      </w:r>
      <w:del w:id="456" w:author="Rick" w:date="2019-04-10T11:25:00Z">
        <w:r w:rsidDel="005556E0">
          <w:delText xml:space="preserve"> of it</w:delText>
        </w:r>
      </w:del>
      <w:r>
        <w:t xml:space="preserve">. </w:t>
      </w:r>
      <w:r>
        <w:rPr>
          <w:spacing w:val="-5"/>
        </w:rPr>
        <w:t xml:space="preserve">However, </w:t>
      </w:r>
      <w:del w:id="457" w:author="Rick" w:date="2019-04-10T11:25:00Z">
        <w:r w:rsidDel="005556E0">
          <w:rPr>
            <w:spacing w:val="-5"/>
          </w:rPr>
          <w:delText xml:space="preserve"> </w:delText>
        </w:r>
      </w:del>
      <w:r>
        <w:t xml:space="preserve">this approach is impractical because we need to sort </w:t>
      </w:r>
      <w:ins w:id="458" w:author="Rick" w:date="2019-04-10T11:25:00Z">
        <w:r w:rsidR="005556E0">
          <w:t xml:space="preserve">the </w:t>
        </w:r>
      </w:ins>
      <w:r>
        <w:rPr>
          <w:spacing w:val="-3"/>
        </w:rPr>
        <w:t xml:space="preserve">edges </w:t>
      </w:r>
      <w:del w:id="459" w:author="Rick" w:date="2019-04-10T11:25:00Z">
        <w:r w:rsidDel="005556E0">
          <w:rPr>
            <w:spacing w:val="-3"/>
          </w:rPr>
          <w:delText xml:space="preserve">    </w:delText>
        </w:r>
      </w:del>
      <w:r>
        <w:t xml:space="preserve">in </w:t>
      </w:r>
      <w:r>
        <w:rPr>
          <w:rFonts w:ascii="Bookman Old Style"/>
          <w:i/>
          <w:spacing w:val="2"/>
        </w:rPr>
        <w:t>tt</w:t>
      </w:r>
      <w:r>
        <w:rPr>
          <w:rFonts w:ascii="Bookman Old Style"/>
          <w:i/>
          <w:spacing w:val="2"/>
          <w:vertAlign w:val="superscript"/>
        </w:rPr>
        <w:t>t</w:t>
      </w:r>
      <w:r>
        <w:rPr>
          <w:spacing w:val="2"/>
        </w:rPr>
        <w:t xml:space="preserve">, </w:t>
      </w:r>
      <w:r>
        <w:t xml:space="preserve">which can </w:t>
      </w:r>
      <w:del w:id="460" w:author="Rick" w:date="2019-04-10T11:25:00Z">
        <w:r w:rsidDel="005556E0">
          <w:delText xml:space="preserve">be </w:delText>
        </w:r>
      </w:del>
      <w:ins w:id="461" w:author="Rick" w:date="2019-04-10T11:25:00Z">
        <w:r w:rsidR="005556E0">
          <w:t xml:space="preserve">have </w:t>
        </w:r>
      </w:ins>
      <w:r>
        <w:t xml:space="preserve">an order of magnitude larger than </w:t>
      </w:r>
      <w:r>
        <w:rPr>
          <w:spacing w:val="-7"/>
        </w:rPr>
        <w:t xml:space="preserve">the </w:t>
      </w:r>
      <w:del w:id="462" w:author="Rick" w:date="2019-04-10T15:56:00Z">
        <w:r w:rsidDel="0043102E">
          <w:delText>origianl</w:delText>
        </w:r>
      </w:del>
      <w:ins w:id="463" w:author="Rick" w:date="2019-04-10T15:56:00Z">
        <w:r w:rsidR="0043102E">
          <w:t>original</w:t>
        </w:r>
      </w:ins>
      <w:r>
        <w:t xml:space="preserve"> graph </w:t>
      </w:r>
      <w:r>
        <w:rPr>
          <w:rFonts w:ascii="Bookman Old Style"/>
          <w:i/>
          <w:spacing w:val="2"/>
        </w:rPr>
        <w:t>tt</w:t>
      </w:r>
      <w:del w:id="464" w:author="Rick" w:date="2019-04-10T11:26:00Z">
        <w:r w:rsidDel="005556E0">
          <w:rPr>
            <w:rFonts w:ascii="Bookman Old Style"/>
            <w:i/>
            <w:spacing w:val="2"/>
            <w:vertAlign w:val="superscript"/>
          </w:rPr>
          <w:delText>o</w:delText>
        </w:r>
      </w:del>
      <w:r>
        <w:rPr>
          <w:spacing w:val="2"/>
        </w:rPr>
        <w:t xml:space="preserve">. </w:t>
      </w:r>
      <w:r>
        <w:rPr>
          <w:spacing w:val="-8"/>
        </w:rPr>
        <w:t xml:space="preserve">We </w:t>
      </w:r>
      <w:del w:id="465" w:author="Rick" w:date="2019-04-10T11:26:00Z">
        <w:r w:rsidDel="005556E0">
          <w:rPr>
            <w:spacing w:val="-8"/>
          </w:rPr>
          <w:delText xml:space="preserve"> </w:delText>
        </w:r>
      </w:del>
      <w:r>
        <w:t xml:space="preserve">use two methods to avoid </w:t>
      </w:r>
      <w:del w:id="466" w:author="Rick" w:date="2019-04-10T11:26:00Z">
        <w:r w:rsidDel="005556E0">
          <w:delText>this</w:delText>
        </w:r>
      </w:del>
      <w:ins w:id="467" w:author="Rick" w:date="2019-04-10T11:26:00Z">
        <w:r w:rsidR="005556E0">
          <w:t>the same</w:t>
        </w:r>
      </w:ins>
      <w:r>
        <w:t xml:space="preserve">. </w:t>
      </w:r>
      <w:r>
        <w:rPr>
          <w:spacing w:val="-5"/>
        </w:rPr>
        <w:t xml:space="preserve">First, </w:t>
      </w:r>
      <w:del w:id="468" w:author="Rick" w:date="2019-04-10T11:26:00Z">
        <w:r w:rsidDel="005556E0">
          <w:rPr>
            <w:spacing w:val="-5"/>
          </w:rPr>
          <w:delText xml:space="preserve"> </w:delText>
        </w:r>
      </w:del>
      <w:r>
        <w:t>we find that for real-world graphs, the highest edge trussness is usually small compared to the size of the graph, e.g.</w:t>
      </w:r>
      <w:del w:id="469" w:author="Rick" w:date="2019-04-10T11:26:00Z">
        <w:r w:rsidDel="005556E0">
          <w:delText>,</w:delText>
        </w:r>
      </w:del>
      <w:r>
        <w:t xml:space="preserve"> only a few thousand for the densest graph in our experiments. </w:t>
      </w:r>
      <w:del w:id="470" w:author="Rick" w:date="2019-04-10T11:26:00Z">
        <w:r w:rsidDel="005556E0">
          <w:delText xml:space="preserve">So </w:delText>
        </w:r>
      </w:del>
      <w:ins w:id="471" w:author="Rick" w:date="2019-04-10T11:26:00Z">
        <w:r w:rsidR="005556E0">
          <w:t xml:space="preserve">Hence, </w:t>
        </w:r>
      </w:ins>
      <w:r>
        <w:t xml:space="preserve">we can use counting sort instead of comparison sort to reduce </w:t>
      </w:r>
      <w:r>
        <w:rPr>
          <w:spacing w:val="-5"/>
        </w:rPr>
        <w:t xml:space="preserve">the </w:t>
      </w:r>
      <w:r>
        <w:t xml:space="preserve">time complexity. Second, since edge weight in </w:t>
      </w:r>
      <w:r>
        <w:rPr>
          <w:rFonts w:ascii="Bookman Old Style"/>
          <w:i/>
        </w:rPr>
        <w:t>tt</w:t>
      </w:r>
      <w:r>
        <w:rPr>
          <w:rFonts w:ascii="Bookman Old Style"/>
          <w:i/>
          <w:vertAlign w:val="superscript"/>
        </w:rPr>
        <w:t>t</w:t>
      </w:r>
      <w:r>
        <w:rPr>
          <w:rFonts w:ascii="Bookman Old Style"/>
          <w:i/>
        </w:rPr>
        <w:t xml:space="preserve"> </w:t>
      </w:r>
      <w:r>
        <w:t xml:space="preserve">represents </w:t>
      </w:r>
      <w:ins w:id="472" w:author="Rick" w:date="2019-04-10T11:26:00Z">
        <w:r w:rsidR="005556E0">
          <w:t xml:space="preserve">the </w:t>
        </w:r>
      </w:ins>
      <w:r>
        <w:t xml:space="preserve">minimum edge trussness in the corresponding triangle in </w:t>
      </w:r>
      <w:r>
        <w:rPr>
          <w:rFonts w:ascii="Bookman Old Style"/>
          <w:i/>
          <w:spacing w:val="-5"/>
        </w:rPr>
        <w:t>tt</w:t>
      </w:r>
      <w:r>
        <w:rPr>
          <w:rFonts w:ascii="Bookman Old Style"/>
          <w:i/>
          <w:spacing w:val="-5"/>
          <w:vertAlign w:val="superscript"/>
        </w:rPr>
        <w:t>o</w:t>
      </w:r>
      <w:r>
        <w:rPr>
          <w:spacing w:val="-5"/>
        </w:rPr>
        <w:t xml:space="preserve">, </w:t>
      </w:r>
      <w:r>
        <w:t xml:space="preserve">we can sort edges in the original graph </w:t>
      </w:r>
      <w:r>
        <w:rPr>
          <w:rFonts w:ascii="Bookman Old Style"/>
          <w:i/>
        </w:rPr>
        <w:t>tt</w:t>
      </w:r>
      <w:r>
        <w:rPr>
          <w:rFonts w:ascii="Bookman Old Style"/>
          <w:i/>
          <w:vertAlign w:val="superscript"/>
        </w:rPr>
        <w:t>o</w:t>
      </w:r>
      <w:r>
        <w:rPr>
          <w:rFonts w:ascii="Bookman Old Style"/>
          <w:i/>
        </w:rPr>
        <w:t xml:space="preserve"> </w:t>
      </w:r>
      <w:r>
        <w:t xml:space="preserve">to get the </w:t>
      </w:r>
      <w:r>
        <w:rPr>
          <w:spacing w:val="-5"/>
        </w:rPr>
        <w:t xml:space="preserve">sorted </w:t>
      </w:r>
      <w:r>
        <w:t xml:space="preserve">order of </w:t>
      </w:r>
      <w:ins w:id="473" w:author="Rick" w:date="2019-04-10T11:26:00Z">
        <w:r w:rsidR="005556E0">
          <w:t xml:space="preserve">the </w:t>
        </w:r>
      </w:ins>
      <w:r>
        <w:t xml:space="preserve">triangles in </w:t>
      </w:r>
      <w:r>
        <w:rPr>
          <w:rFonts w:ascii="Bookman Old Style"/>
          <w:i/>
        </w:rPr>
        <w:t>tt</w:t>
      </w:r>
      <w:r>
        <w:rPr>
          <w:rFonts w:ascii="Bookman Old Style"/>
          <w:i/>
          <w:vertAlign w:val="superscript"/>
        </w:rPr>
        <w:t>o</w:t>
      </w:r>
      <w:del w:id="474" w:author="Rick" w:date="2019-04-10T11:28:00Z">
        <w:r w:rsidDel="005556E0">
          <w:rPr>
            <w:rFonts w:ascii="Bookman Old Style"/>
            <w:i/>
          </w:rPr>
          <w:delText xml:space="preserve"> </w:delText>
        </w:r>
      </w:del>
      <w:ins w:id="475" w:author="Rick" w:date="2019-04-10T11:28:00Z">
        <w:r w:rsidR="005556E0">
          <w:rPr>
            <w:rFonts w:ascii="Bookman Old Style"/>
            <w:iCs/>
          </w:rPr>
          <w:t xml:space="preserve">, </w:t>
        </w:r>
      </w:ins>
      <w:r>
        <w:t xml:space="preserve">which can be translated </w:t>
      </w:r>
      <w:ins w:id="476" w:author="Rick" w:date="2019-04-10T11:27:00Z">
        <w:r w:rsidR="005556E0">
          <w:t>in</w:t>
        </w:r>
      </w:ins>
      <w:del w:id="477" w:author="Rick" w:date="2019-04-10T11:27:00Z">
        <w:r w:rsidDel="005556E0">
          <w:delText xml:space="preserve"> </w:delText>
        </w:r>
      </w:del>
      <w:r>
        <w:t xml:space="preserve">to </w:t>
      </w:r>
      <w:ins w:id="478" w:author="Rick" w:date="2019-04-10T11:27:00Z">
        <w:r w:rsidR="005556E0">
          <w:t xml:space="preserve">the </w:t>
        </w:r>
      </w:ins>
      <w:del w:id="479" w:author="Rick" w:date="2019-04-10T11:27:00Z">
        <w:r w:rsidDel="005556E0">
          <w:delText xml:space="preserve"> </w:delText>
        </w:r>
      </w:del>
      <w:r>
        <w:rPr>
          <w:spacing w:val="-5"/>
        </w:rPr>
        <w:t xml:space="preserve">sorted </w:t>
      </w:r>
      <w:r>
        <w:t xml:space="preserve">order of edges in </w:t>
      </w:r>
      <w:r>
        <w:rPr>
          <w:rFonts w:ascii="Bookman Old Style"/>
          <w:i/>
          <w:spacing w:val="2"/>
        </w:rPr>
        <w:t>tt</w:t>
      </w:r>
      <w:r>
        <w:rPr>
          <w:rFonts w:ascii="Bookman Old Style"/>
          <w:i/>
          <w:spacing w:val="2"/>
          <w:vertAlign w:val="superscript"/>
        </w:rPr>
        <w:t>t</w:t>
      </w:r>
      <w:r>
        <w:rPr>
          <w:spacing w:val="2"/>
        </w:rPr>
        <w:t xml:space="preserve">. </w:t>
      </w:r>
      <w:r>
        <w:t xml:space="preserve">These two methods reduce both the </w:t>
      </w:r>
      <w:r>
        <w:rPr>
          <w:spacing w:val="-6"/>
        </w:rPr>
        <w:t xml:space="preserve">time </w:t>
      </w:r>
      <w:del w:id="480" w:author="Rick" w:date="2019-04-10T11:28:00Z">
        <w:r w:rsidDel="005556E0">
          <w:delText xml:space="preserve">complexity </w:delText>
        </w:r>
      </w:del>
      <w:r>
        <w:t>and space complexity of the maximum spanning tree</w:t>
      </w:r>
      <w:r>
        <w:rPr>
          <w:spacing w:val="18"/>
        </w:rPr>
        <w:t xml:space="preserve"> </w:t>
      </w:r>
      <w:r>
        <w:t>algorithm.</w:t>
      </w:r>
    </w:p>
    <w:p w14:paraId="4B2C6914" w14:textId="3011B545" w:rsidR="00187908" w:rsidDel="005556E0" w:rsidRDefault="00105EDE">
      <w:pPr>
        <w:pStyle w:val="BodyText"/>
        <w:spacing w:line="249" w:lineRule="auto"/>
        <w:ind w:left="159" w:right="977" w:firstLine="199"/>
        <w:jc w:val="both"/>
        <w:rPr>
          <w:del w:id="481" w:author="Rick" w:date="2019-04-10T11:29:00Z"/>
        </w:rPr>
      </w:pPr>
      <w:r>
        <w:rPr>
          <w:spacing w:val="-8"/>
        </w:rPr>
        <w:t xml:space="preserve">We </w:t>
      </w:r>
      <w:r>
        <w:t xml:space="preserve">need edge trussness before constructing </w:t>
      </w:r>
      <w:r>
        <w:rPr>
          <w:spacing w:val="-3"/>
        </w:rPr>
        <w:t xml:space="preserve">bottom-level </w:t>
      </w:r>
      <w:r>
        <w:t xml:space="preserve">index, which can be computed using the </w:t>
      </w:r>
      <w:del w:id="482" w:author="Rick" w:date="2019-04-10T11:28:00Z">
        <w:r w:rsidDel="005556E0">
          <w:delText xml:space="preserve"> </w:delText>
        </w:r>
      </w:del>
      <w:r>
        <w:t>truss</w:t>
      </w:r>
      <w:r>
        <w:rPr>
          <w:spacing w:val="27"/>
        </w:rPr>
        <w:t xml:space="preserve"> </w:t>
      </w:r>
      <w:r>
        <w:t>decomposi</w:t>
      </w:r>
      <w:del w:id="483" w:author="Rick" w:date="2019-04-10T11:28:00Z">
        <w:r w:rsidDel="005556E0">
          <w:delText xml:space="preserve">- </w:delText>
        </w:r>
      </w:del>
      <w:r>
        <w:t xml:space="preserve">tion algorithm </w:t>
      </w:r>
      <w:r>
        <w:fldChar w:fldCharType="begin"/>
      </w:r>
      <w:r>
        <w:instrText xml:space="preserve"> HYPERLINK \l "_bookmark37" </w:instrText>
      </w:r>
      <w:r>
        <w:fldChar w:fldCharType="separate"/>
      </w:r>
      <w:r>
        <w:t>[10]</w:t>
      </w:r>
      <w:ins w:id="484" w:author="Rick" w:date="2019-04-10T11:28:00Z">
        <w:r w:rsidR="005556E0" w:rsidDel="005556E0">
          <w:t xml:space="preserve"> </w:t>
        </w:r>
      </w:ins>
      <w:del w:id="485" w:author="Rick" w:date="2019-04-10T11:28:00Z">
        <w:r w:rsidDel="005556E0">
          <w:delText>,</w:delText>
        </w:r>
      </w:del>
      <w:r>
        <w:fldChar w:fldCharType="end"/>
      </w:r>
      <w:del w:id="486" w:author="Rick" w:date="2019-04-10T11:28:00Z">
        <w:r w:rsidDel="005556E0">
          <w:delText xml:space="preserve"> </w:delText>
        </w:r>
      </w:del>
      <w:r>
        <w:t xml:space="preserve">as inputs. The time and space </w:t>
      </w:r>
      <w:r>
        <w:rPr>
          <w:spacing w:val="-4"/>
        </w:rPr>
        <w:t>com</w:t>
      </w:r>
      <w:del w:id="487" w:author="Rick" w:date="2019-04-10T11:28:00Z">
        <w:r w:rsidDel="005556E0">
          <w:rPr>
            <w:spacing w:val="-4"/>
          </w:rPr>
          <w:delText xml:space="preserve">-  </w:delText>
        </w:r>
      </w:del>
      <w:r>
        <w:t>plexit</w:t>
      </w:r>
      <w:del w:id="488" w:author="Rick" w:date="2019-04-10T11:29:00Z">
        <w:r w:rsidDel="005556E0">
          <w:delText>y</w:delText>
        </w:r>
      </w:del>
      <w:ins w:id="489" w:author="Rick" w:date="2019-04-10T11:29:00Z">
        <w:r w:rsidR="005556E0">
          <w:t>ies</w:t>
        </w:r>
      </w:ins>
      <w:r>
        <w:t xml:space="preserve"> </w:t>
      </w:r>
      <w:del w:id="490" w:author="Rick" w:date="2019-04-10T11:28:00Z">
        <w:r w:rsidDel="005556E0">
          <w:rPr>
            <w:spacing w:val="11"/>
          </w:rPr>
          <w:delText xml:space="preserve"> </w:delText>
        </w:r>
      </w:del>
      <w:r>
        <w:t xml:space="preserve">for </w:t>
      </w:r>
      <w:del w:id="491" w:author="Rick" w:date="2019-04-10T11:28:00Z">
        <w:r w:rsidDel="005556E0">
          <w:rPr>
            <w:spacing w:val="12"/>
          </w:rPr>
          <w:delText xml:space="preserve"> </w:delText>
        </w:r>
      </w:del>
      <w:r>
        <w:t xml:space="preserve">constructing </w:t>
      </w:r>
      <w:ins w:id="492" w:author="Rick" w:date="2019-04-10T11:29:00Z">
        <w:r w:rsidR="005556E0">
          <w:t xml:space="preserve">the </w:t>
        </w:r>
      </w:ins>
      <w:del w:id="493" w:author="Rick" w:date="2019-04-10T11:28:00Z">
        <w:r w:rsidDel="005556E0">
          <w:rPr>
            <w:spacing w:val="12"/>
          </w:rPr>
          <w:delText xml:space="preserve"> </w:delText>
        </w:r>
      </w:del>
      <w:r>
        <w:t xml:space="preserve">bottom-level </w:t>
      </w:r>
      <w:del w:id="494" w:author="Rick" w:date="2019-04-10T11:29:00Z">
        <w:r w:rsidDel="005556E0">
          <w:rPr>
            <w:spacing w:val="12"/>
          </w:rPr>
          <w:delText xml:space="preserve"> </w:delText>
        </w:r>
      </w:del>
      <w:r>
        <w:t xml:space="preserve">index </w:t>
      </w:r>
      <w:del w:id="495" w:author="Rick" w:date="2019-04-10T11:29:00Z">
        <w:r w:rsidDel="005556E0">
          <w:rPr>
            <w:spacing w:val="12"/>
          </w:rPr>
          <w:delText xml:space="preserve"> </w:delText>
        </w:r>
      </w:del>
      <w:r>
        <w:t xml:space="preserve">are </w:t>
      </w:r>
      <w:del w:id="496" w:author="Rick" w:date="2019-04-10T11:29:00Z">
        <w:r w:rsidDel="005556E0">
          <w:rPr>
            <w:spacing w:val="12"/>
          </w:rPr>
          <w:delText xml:space="preserve"> </w:delText>
        </w:r>
      </w:del>
      <w:r>
        <w:t>dominated</w:t>
      </w:r>
      <w:ins w:id="497" w:author="Rick" w:date="2019-04-10T11:29:00Z">
        <w:r w:rsidR="005556E0">
          <w:t xml:space="preserve"> </w:t>
        </w:r>
      </w:ins>
    </w:p>
    <w:p w14:paraId="01C7F2CB" w14:textId="77777777" w:rsidR="00187908" w:rsidRDefault="00105EDE">
      <w:pPr>
        <w:pStyle w:val="BodyText"/>
        <w:spacing w:line="249" w:lineRule="auto"/>
        <w:ind w:left="159" w:right="977" w:firstLine="199"/>
        <w:jc w:val="both"/>
        <w:pPrChange w:id="498" w:author="Rick" w:date="2019-04-10T11:29:00Z">
          <w:pPr>
            <w:pStyle w:val="BodyText"/>
            <w:spacing w:line="122" w:lineRule="exact"/>
            <w:ind w:left="159"/>
            <w:jc w:val="both"/>
          </w:pPr>
        </w:pPrChange>
      </w:pPr>
      <w:r>
        <w:t xml:space="preserve">by </w:t>
      </w:r>
      <w:del w:id="499" w:author="Rick" w:date="2019-04-10T11:29:00Z">
        <w:r w:rsidDel="005556E0">
          <w:rPr>
            <w:spacing w:val="26"/>
          </w:rPr>
          <w:delText xml:space="preserve"> </w:delText>
        </w:r>
      </w:del>
      <w:r>
        <w:t xml:space="preserve">the </w:t>
      </w:r>
      <w:del w:id="500" w:author="Rick" w:date="2019-04-10T11:29:00Z">
        <w:r w:rsidDel="005556E0">
          <w:rPr>
            <w:spacing w:val="27"/>
          </w:rPr>
          <w:delText xml:space="preserve"> </w:delText>
        </w:r>
      </w:del>
      <w:r>
        <w:t xml:space="preserve">computation </w:t>
      </w:r>
      <w:del w:id="501" w:author="Rick" w:date="2019-04-10T11:29:00Z">
        <w:r w:rsidDel="005556E0">
          <w:rPr>
            <w:spacing w:val="27"/>
          </w:rPr>
          <w:delText xml:space="preserve"> </w:delText>
        </w:r>
      </w:del>
      <w:r>
        <w:t xml:space="preserve">of </w:t>
      </w:r>
      <w:del w:id="502" w:author="Rick" w:date="2019-04-10T11:29:00Z">
        <w:r w:rsidDel="005556E0">
          <w:rPr>
            <w:spacing w:val="27"/>
          </w:rPr>
          <w:delText xml:space="preserve"> </w:delText>
        </w:r>
      </w:del>
      <w:r>
        <w:t xml:space="preserve">edge </w:t>
      </w:r>
      <w:del w:id="503" w:author="Rick" w:date="2019-04-10T11:29:00Z">
        <w:r w:rsidDel="005556E0">
          <w:rPr>
            <w:spacing w:val="27"/>
          </w:rPr>
          <w:delText xml:space="preserve"> </w:delText>
        </w:r>
      </w:del>
      <w:r>
        <w:t xml:space="preserve">trussness </w:t>
      </w:r>
      <w:del w:id="504" w:author="Rick" w:date="2019-04-10T11:29:00Z">
        <w:r w:rsidDel="005556E0">
          <w:rPr>
            <w:spacing w:val="27"/>
          </w:rPr>
          <w:delText xml:space="preserve"> </w:delText>
        </w:r>
      </w:del>
      <w:r>
        <w:t xml:space="preserve">of </w:t>
      </w:r>
      <w:del w:id="505" w:author="Rick" w:date="2019-04-10T11:29:00Z">
        <w:r w:rsidDel="005556E0">
          <w:rPr>
            <w:spacing w:val="27"/>
          </w:rPr>
          <w:delText xml:space="preserve"> </w:delText>
        </w:r>
      </w:del>
      <w:r>
        <w:rPr>
          <w:rFonts w:ascii="Bookman Old Style"/>
          <w:i/>
          <w:spacing w:val="2"/>
        </w:rPr>
        <w:t>tt</w:t>
      </w:r>
      <w:r>
        <w:rPr>
          <w:rFonts w:ascii="Bookman Old Style"/>
          <w:i/>
          <w:spacing w:val="2"/>
          <w:vertAlign w:val="superscript"/>
        </w:rPr>
        <w:t>o</w:t>
      </w:r>
      <w:r>
        <w:rPr>
          <w:spacing w:val="2"/>
        </w:rPr>
        <w:t xml:space="preserve">, </w:t>
      </w:r>
      <w:del w:id="506" w:author="Rick" w:date="2019-04-10T11:29:00Z">
        <w:r w:rsidDel="005556E0">
          <w:rPr>
            <w:spacing w:val="25"/>
          </w:rPr>
          <w:delText xml:space="preserve"> </w:delText>
        </w:r>
      </w:del>
      <w:r>
        <w:t xml:space="preserve">which </w:t>
      </w:r>
      <w:del w:id="507" w:author="Rick" w:date="2019-04-10T11:29:00Z">
        <w:r w:rsidDel="005556E0">
          <w:rPr>
            <w:spacing w:val="27"/>
          </w:rPr>
          <w:delText xml:space="preserve"> </w:delText>
        </w:r>
      </w:del>
      <w:r>
        <w:t>are</w:t>
      </w:r>
    </w:p>
    <w:p w14:paraId="6EBA1702" w14:textId="77777777" w:rsidR="00187908" w:rsidRDefault="00187908">
      <w:pPr>
        <w:spacing w:line="122" w:lineRule="exact"/>
        <w:jc w:val="both"/>
        <w:sectPr w:rsidR="00187908">
          <w:type w:val="continuous"/>
          <w:pgSz w:w="12240" w:h="15840"/>
          <w:pgMar w:top="900" w:right="0" w:bottom="280" w:left="820" w:header="720" w:footer="720" w:gutter="0"/>
          <w:cols w:num="2" w:space="720" w:equalWidth="0">
            <w:col w:w="5181" w:space="79"/>
            <w:col w:w="6160"/>
          </w:cols>
        </w:sectPr>
      </w:pPr>
    </w:p>
    <w:p w14:paraId="74118995" w14:textId="01AD525F" w:rsidR="00187908" w:rsidRDefault="00105EDE">
      <w:pPr>
        <w:pStyle w:val="BodyText"/>
        <w:spacing w:before="12" w:line="240" w:lineRule="atLeast"/>
        <w:ind w:left="159"/>
      </w:pPr>
      <w:r>
        <w:t xml:space="preserve">The </w:t>
      </w:r>
      <w:del w:id="508" w:author="Rick" w:date="2019-04-10T11:21:00Z">
        <w:r w:rsidDel="00423359">
          <w:delText xml:space="preserve">triangle </w:delText>
        </w:r>
      </w:del>
      <w:ins w:id="509" w:author="Rick" w:date="2019-04-10T11:21:00Z">
        <w:r w:rsidR="00423359">
          <w:t>triangle-</w:t>
        </w:r>
      </w:ins>
      <w:r>
        <w:t xml:space="preserve">derived graph of an original graph </w:t>
      </w:r>
      <w:r>
        <w:rPr>
          <w:rFonts w:ascii="Bookman Old Style"/>
          <w:i/>
        </w:rPr>
        <w:t>tt</w:t>
      </w:r>
      <w:r>
        <w:rPr>
          <w:rFonts w:ascii="Bookman Old Style"/>
          <w:i/>
          <w:vertAlign w:val="superscript"/>
        </w:rPr>
        <w:t>o</w:t>
      </w:r>
      <w:del w:id="510" w:author="Rick" w:date="2019-04-10T11:22:00Z">
        <w:r w:rsidDel="00423359">
          <w:rPr>
            <w:rFonts w:ascii="Bookman Old Style"/>
            <w:i/>
          </w:rPr>
          <w:delText xml:space="preserve"> </w:delText>
        </w:r>
      </w:del>
      <w:r>
        <w:t xml:space="preserve">is obtained by associating a vertex with each edge of </w:t>
      </w:r>
      <w:r>
        <w:rPr>
          <w:rFonts w:ascii="Bookman Old Style"/>
          <w:i/>
        </w:rPr>
        <w:t>tt</w:t>
      </w:r>
      <w:del w:id="511" w:author="Rick" w:date="2019-04-10T15:58:00Z">
        <w:r w:rsidDel="0043102E">
          <w:rPr>
            <w:rFonts w:ascii="Bookman Old Style"/>
            <w:i/>
            <w:vertAlign w:val="superscript"/>
          </w:rPr>
          <w:delText>o</w:delText>
        </w:r>
      </w:del>
      <w:ins w:id="512" w:author="Rick" w:date="2019-04-10T15:58:00Z">
        <w:r w:rsidR="0043102E">
          <w:rPr>
            <w:rFonts w:ascii="Bookman Old Style"/>
            <w:i/>
            <w:vertAlign w:val="superscript"/>
          </w:rPr>
          <w:t xml:space="preserve"> </w:t>
        </w:r>
      </w:ins>
      <w:del w:id="513" w:author="Rick" w:date="2019-04-10T11:22:00Z">
        <w:r w:rsidDel="00423359">
          <w:rPr>
            <w:rFonts w:ascii="Bookman Old Style"/>
            <w:i/>
          </w:rPr>
          <w:delText xml:space="preserve"> </w:delText>
        </w:r>
      </w:del>
      <w:r>
        <w:t>and connecting</w:t>
      </w:r>
    </w:p>
    <w:p w14:paraId="5FD81296" w14:textId="77777777" w:rsidR="00187908" w:rsidRDefault="00105EDE">
      <w:pPr>
        <w:spacing w:line="344" w:lineRule="exact"/>
        <w:ind w:left="159"/>
        <w:rPr>
          <w:rFonts w:ascii="Arial" w:hAnsi="Arial"/>
          <w:sz w:val="20"/>
        </w:rPr>
      </w:pPr>
      <w:r>
        <w:br w:type="column"/>
      </w:r>
      <w:r>
        <w:rPr>
          <w:rFonts w:ascii="Bookman Old Style" w:hAnsi="Bookman Old Style"/>
          <w:i/>
          <w:w w:val="130"/>
          <w:sz w:val="20"/>
        </w:rPr>
        <w:t>O</w:t>
      </w:r>
      <w:r>
        <w:rPr>
          <w:rFonts w:ascii="Arial" w:hAnsi="Arial"/>
          <w:w w:val="130"/>
          <w:sz w:val="20"/>
        </w:rPr>
        <w:t>(</w:t>
      </w:r>
      <w:r>
        <w:rPr>
          <w:rFonts w:ascii="Arial" w:hAnsi="Arial"/>
          <w:w w:val="130"/>
          <w:position w:val="15"/>
          <w:sz w:val="20"/>
        </w:rPr>
        <w:t>Σ</w:t>
      </w:r>
    </w:p>
    <w:p w14:paraId="7F4DEF43" w14:textId="77777777" w:rsidR="00187908" w:rsidRDefault="00105EDE">
      <w:pPr>
        <w:spacing w:before="204" w:line="149" w:lineRule="exact"/>
        <w:ind w:left="-40"/>
        <w:rPr>
          <w:rFonts w:ascii="Arial" w:hAnsi="Arial"/>
          <w:i/>
          <w:sz w:val="10"/>
        </w:rPr>
      </w:pPr>
      <w:r>
        <w:br w:type="column"/>
      </w:r>
      <w:r>
        <w:rPr>
          <w:rFonts w:ascii="Tahoma" w:hAnsi="Tahoma"/>
          <w:w w:val="110"/>
          <w:sz w:val="14"/>
        </w:rPr>
        <w:t>(</w:t>
      </w:r>
      <w:r>
        <w:rPr>
          <w:rFonts w:ascii="Bookman Old Style" w:hAnsi="Bookman Old Style"/>
          <w:i/>
          <w:w w:val="110"/>
          <w:sz w:val="14"/>
        </w:rPr>
        <w:t>u,v</w:t>
      </w:r>
      <w:r>
        <w:rPr>
          <w:rFonts w:ascii="Tahoma" w:hAnsi="Tahoma"/>
          <w:w w:val="110"/>
          <w:sz w:val="14"/>
        </w:rPr>
        <w:t>)</w:t>
      </w:r>
      <w:r>
        <w:rPr>
          <w:rFonts w:ascii="Lucida Sans Unicode" w:hAnsi="Lucida Sans Unicode"/>
          <w:w w:val="110"/>
          <w:sz w:val="14"/>
        </w:rPr>
        <w:t>∈</w:t>
      </w:r>
      <w:r>
        <w:rPr>
          <w:rFonts w:ascii="Bookman Old Style" w:hAnsi="Bookman Old Style"/>
          <w:i/>
          <w:w w:val="110"/>
          <w:sz w:val="14"/>
        </w:rPr>
        <w:t>E</w:t>
      </w:r>
      <w:r>
        <w:rPr>
          <w:rFonts w:ascii="Arial" w:hAnsi="Arial"/>
          <w:i/>
          <w:w w:val="110"/>
          <w:position w:val="4"/>
          <w:sz w:val="10"/>
        </w:rPr>
        <w:t>o</w:t>
      </w:r>
    </w:p>
    <w:p w14:paraId="6BE0D752" w14:textId="77777777" w:rsidR="00187908" w:rsidRDefault="00105EDE">
      <w:pPr>
        <w:spacing w:before="78" w:line="274" w:lineRule="exact"/>
        <w:ind w:left="13"/>
        <w:rPr>
          <w:rFonts w:ascii="Bookman Old Style"/>
          <w:i/>
          <w:sz w:val="20"/>
        </w:rPr>
      </w:pPr>
      <w:r>
        <w:br w:type="column"/>
      </w:r>
      <w:r>
        <w:rPr>
          <w:rFonts w:ascii="Bookman Old Style"/>
          <w:i/>
          <w:w w:val="105"/>
          <w:sz w:val="20"/>
        </w:rPr>
        <w:t>min</w:t>
      </w:r>
      <w:r>
        <w:rPr>
          <w:rFonts w:ascii="Lucida Sans Unicode"/>
          <w:w w:val="105"/>
          <w:sz w:val="20"/>
        </w:rPr>
        <w:t>{</w:t>
      </w:r>
      <w:r>
        <w:rPr>
          <w:rFonts w:ascii="Bookman Old Style"/>
          <w:i/>
          <w:w w:val="105"/>
          <w:sz w:val="20"/>
        </w:rPr>
        <w:t>d</w:t>
      </w:r>
      <w:r>
        <w:rPr>
          <w:rFonts w:ascii="Bookman Old Style"/>
          <w:i/>
          <w:w w:val="105"/>
          <w:sz w:val="20"/>
          <w:vertAlign w:val="subscript"/>
        </w:rPr>
        <w:t>u</w:t>
      </w:r>
    </w:p>
    <w:p w14:paraId="2BB159E7" w14:textId="77777777" w:rsidR="00187908" w:rsidRDefault="00105EDE">
      <w:pPr>
        <w:pStyle w:val="BodyText"/>
        <w:spacing w:before="78" w:line="274" w:lineRule="exact"/>
        <w:ind w:left="-30"/>
      </w:pPr>
      <w:r>
        <w:br w:type="column"/>
      </w:r>
      <w:r>
        <w:rPr>
          <w:rFonts w:ascii="Bookman Old Style"/>
          <w:i/>
        </w:rPr>
        <w:t>, d</w:t>
      </w:r>
      <w:r>
        <w:rPr>
          <w:rFonts w:ascii="Bookman Old Style"/>
          <w:i/>
          <w:vertAlign w:val="subscript"/>
        </w:rPr>
        <w:t>v</w:t>
      </w:r>
      <w:r>
        <w:rPr>
          <w:rFonts w:ascii="Lucida Sans Unicode"/>
        </w:rPr>
        <w:t>}</w:t>
      </w:r>
      <w:r>
        <w:rPr>
          <w:rFonts w:ascii="Arial"/>
        </w:rPr>
        <w:t xml:space="preserve">) </w:t>
      </w:r>
      <w:r>
        <w:t xml:space="preserve">and </w:t>
      </w:r>
      <w:r>
        <w:rPr>
          <w:rFonts w:ascii="Bookman Old Style"/>
          <w:i/>
        </w:rPr>
        <w:t>O</w:t>
      </w:r>
      <w:r>
        <w:rPr>
          <w:rFonts w:ascii="Arial"/>
        </w:rPr>
        <w:t>(</w:t>
      </w:r>
      <w:r>
        <w:rPr>
          <w:rFonts w:ascii="Lucida Sans Unicode"/>
        </w:rPr>
        <w:t>|</w:t>
      </w:r>
      <w:r>
        <w:rPr>
          <w:rFonts w:ascii="Bookman Old Style"/>
          <w:i/>
        </w:rPr>
        <w:t>E</w:t>
      </w:r>
      <w:r>
        <w:rPr>
          <w:rFonts w:ascii="Bookman Old Style"/>
          <w:i/>
          <w:vertAlign w:val="superscript"/>
        </w:rPr>
        <w:t>o</w:t>
      </w:r>
      <w:r>
        <w:rPr>
          <w:rFonts w:ascii="Lucida Sans Unicode"/>
        </w:rPr>
        <w:t>|</w:t>
      </w:r>
      <w:r>
        <w:rPr>
          <w:rFonts w:ascii="Arial"/>
        </w:rPr>
        <w:t>)</w:t>
      </w:r>
      <w:r>
        <w:t>, respectively. Since</w:t>
      </w:r>
    </w:p>
    <w:p w14:paraId="4DD2C929" w14:textId="77777777" w:rsidR="00187908" w:rsidRDefault="00187908">
      <w:pPr>
        <w:spacing w:line="274" w:lineRule="exact"/>
        <w:sectPr w:rsidR="00187908">
          <w:type w:val="continuous"/>
          <w:pgSz w:w="12240" w:h="15840"/>
          <w:pgMar w:top="900" w:right="0" w:bottom="280" w:left="820" w:header="720" w:footer="720" w:gutter="0"/>
          <w:cols w:num="5" w:space="720" w:equalWidth="0">
            <w:col w:w="5181" w:space="79"/>
            <w:col w:w="605" w:space="40"/>
            <w:col w:w="613" w:space="39"/>
            <w:col w:w="674" w:space="40"/>
            <w:col w:w="4149"/>
          </w:cols>
        </w:sectPr>
      </w:pPr>
    </w:p>
    <w:p w14:paraId="2A7C065C" w14:textId="7736833E" w:rsidR="00187908" w:rsidRDefault="00105EDE">
      <w:pPr>
        <w:pStyle w:val="BodyText"/>
        <w:spacing w:before="4" w:line="249" w:lineRule="auto"/>
        <w:ind w:left="159"/>
        <w:jc w:val="both"/>
      </w:pPr>
      <w:r>
        <w:t xml:space="preserve">two vertices if the corresponding edges of </w:t>
      </w:r>
      <w:r>
        <w:rPr>
          <w:rFonts w:ascii="Bookman Old Style"/>
          <w:i/>
        </w:rPr>
        <w:t>tt</w:t>
      </w:r>
      <w:r>
        <w:rPr>
          <w:rFonts w:ascii="Bookman Old Style"/>
          <w:i/>
          <w:vertAlign w:val="superscript"/>
        </w:rPr>
        <w:t>o</w:t>
      </w:r>
      <w:r>
        <w:rPr>
          <w:rFonts w:ascii="Bookman Old Style"/>
          <w:i/>
        </w:rPr>
        <w:t xml:space="preserve"> </w:t>
      </w:r>
      <w:r>
        <w:t xml:space="preserve">belong to </w:t>
      </w:r>
      <w:r>
        <w:rPr>
          <w:spacing w:val="-8"/>
        </w:rPr>
        <w:t xml:space="preserve">the </w:t>
      </w:r>
      <w:r>
        <w:t>same triangle. Then</w:t>
      </w:r>
      <w:ins w:id="514" w:author="Rick" w:date="2019-04-10T11:22:00Z">
        <w:r w:rsidR="00423359">
          <w:t>,</w:t>
        </w:r>
      </w:ins>
      <w:r>
        <w:t xml:space="preserve"> we only store a maximum spanning </w:t>
      </w:r>
      <w:r>
        <w:rPr>
          <w:spacing w:val="-4"/>
        </w:rPr>
        <w:t xml:space="preserve">tree </w:t>
      </w:r>
      <w:r>
        <w:t xml:space="preserve">of the </w:t>
      </w:r>
      <w:del w:id="515" w:author="Rick" w:date="2019-04-10T11:22:00Z">
        <w:r w:rsidDel="00423359">
          <w:delText xml:space="preserve">triangle </w:delText>
        </w:r>
      </w:del>
      <w:ins w:id="516" w:author="Rick" w:date="2019-04-10T11:22:00Z">
        <w:r w:rsidR="00423359">
          <w:t>triangle-</w:t>
        </w:r>
      </w:ins>
      <w:r>
        <w:t xml:space="preserve">derived graph, which is enough to store </w:t>
      </w:r>
      <w:ins w:id="517" w:author="Rick" w:date="2019-04-10T11:23:00Z">
        <w:r w:rsidR="00423359">
          <w:t xml:space="preserve">the </w:t>
        </w:r>
      </w:ins>
      <w:del w:id="518" w:author="Rick" w:date="2019-04-10T11:23:00Z">
        <w:r w:rsidDel="00423359">
          <w:rPr>
            <w:spacing w:val="-4"/>
          </w:rPr>
          <w:delText xml:space="preserve">edge </w:delText>
        </w:r>
      </w:del>
      <w:ins w:id="519" w:author="Rick" w:date="2019-04-10T11:23:00Z">
        <w:r w:rsidR="00423359">
          <w:rPr>
            <w:spacing w:val="-4"/>
          </w:rPr>
          <w:t>edge-</w:t>
        </w:r>
      </w:ins>
      <w:r>
        <w:t xml:space="preserve">level structures of k-truss communities in the original </w:t>
      </w:r>
      <w:r>
        <w:rPr>
          <w:spacing w:val="-3"/>
        </w:rPr>
        <w:t xml:space="preserve">graph. </w:t>
      </w:r>
      <w:r>
        <w:rPr>
          <w:spacing w:val="-8"/>
        </w:rPr>
        <w:t xml:space="preserve">We  </w:t>
      </w:r>
      <w:r>
        <w:t xml:space="preserve">show the formal definition of </w:t>
      </w:r>
      <w:del w:id="520" w:author="Rick" w:date="2019-04-10T11:23:00Z">
        <w:r w:rsidDel="00423359">
          <w:delText xml:space="preserve">the </w:delText>
        </w:r>
      </w:del>
      <w:ins w:id="521" w:author="Rick" w:date="2019-04-10T11:23:00Z">
        <w:r w:rsidR="00423359">
          <w:t xml:space="preserve">a </w:t>
        </w:r>
      </w:ins>
      <w:del w:id="522" w:author="Rick" w:date="2019-04-10T11:23:00Z">
        <w:r w:rsidDel="00423359">
          <w:delText xml:space="preserve">triangle </w:delText>
        </w:r>
      </w:del>
      <w:ins w:id="523" w:author="Rick" w:date="2019-04-10T11:23:00Z">
        <w:r w:rsidR="00423359">
          <w:t>triangle-</w:t>
        </w:r>
      </w:ins>
      <w:r>
        <w:t xml:space="preserve">derived </w:t>
      </w:r>
      <w:r>
        <w:rPr>
          <w:spacing w:val="-3"/>
        </w:rPr>
        <w:t>graph</w:t>
      </w:r>
      <w:del w:id="524" w:author="Rick" w:date="2019-04-10T11:23:00Z">
        <w:r w:rsidDel="00423359">
          <w:rPr>
            <w:spacing w:val="-3"/>
          </w:rPr>
          <w:delText xml:space="preserve"> </w:delText>
        </w:r>
      </w:del>
      <w:r>
        <w:rPr>
          <w:spacing w:val="-3"/>
        </w:rPr>
        <w:t xml:space="preserve"> </w:t>
      </w:r>
      <w:r>
        <w:t xml:space="preserve">in </w:t>
      </w:r>
      <w:r>
        <w:fldChar w:fldCharType="begin"/>
      </w:r>
      <w:r>
        <w:instrText xml:space="preserve"> HYPERLINK \l "_bookmark7" </w:instrText>
      </w:r>
      <w:r>
        <w:fldChar w:fldCharType="separate"/>
      </w:r>
      <w:r w:rsidRPr="00423359">
        <w:rPr>
          <w:i/>
          <w:iCs/>
          <w:rPrChange w:id="525" w:author="Rick" w:date="2019-04-10T11:24:00Z">
            <w:rPr/>
          </w:rPrChange>
        </w:rPr>
        <w:t>Definition 7</w:t>
      </w:r>
      <w:r>
        <w:t>.</w:t>
      </w:r>
      <w:r>
        <w:fldChar w:fldCharType="end"/>
      </w:r>
      <w:r>
        <w:t xml:space="preserve"> </w:t>
      </w:r>
      <w:r>
        <w:rPr>
          <w:spacing w:val="-8"/>
        </w:rPr>
        <w:t xml:space="preserve">We </w:t>
      </w:r>
      <w:r>
        <w:t xml:space="preserve">show an example of the </w:t>
      </w:r>
      <w:del w:id="526" w:author="Rick" w:date="2019-04-10T11:23:00Z">
        <w:r w:rsidDel="00423359">
          <w:delText xml:space="preserve">triangle </w:delText>
        </w:r>
      </w:del>
      <w:ins w:id="527" w:author="Rick" w:date="2019-04-10T11:23:00Z">
        <w:r w:rsidR="00423359">
          <w:t>triangle-</w:t>
        </w:r>
      </w:ins>
      <w:r>
        <w:rPr>
          <w:spacing w:val="-4"/>
        </w:rPr>
        <w:t xml:space="preserve">derived </w:t>
      </w:r>
      <w:r>
        <w:t xml:space="preserve">graph and </w:t>
      </w:r>
      <w:del w:id="528" w:author="Rick" w:date="2019-04-10T11:24:00Z">
        <w:r w:rsidDel="00423359">
          <w:delText xml:space="preserve">a </w:delText>
        </w:r>
      </w:del>
      <w:ins w:id="529" w:author="Rick" w:date="2019-04-10T11:24:00Z">
        <w:r w:rsidR="00423359">
          <w:t xml:space="preserve">its </w:t>
        </w:r>
      </w:ins>
      <w:r>
        <w:t xml:space="preserve">maximum spanning forest </w:t>
      </w:r>
      <w:del w:id="530" w:author="Rick" w:date="2019-04-10T11:24:00Z">
        <w:r w:rsidDel="00423359">
          <w:delText xml:space="preserve">of it </w:delText>
        </w:r>
      </w:del>
      <w:r>
        <w:t xml:space="preserve">in </w:t>
      </w:r>
      <w:r>
        <w:fldChar w:fldCharType="begin"/>
      </w:r>
      <w:r>
        <w:instrText xml:space="preserve"> HYPERLINK \l "_bookmark6" </w:instrText>
      </w:r>
      <w:r>
        <w:fldChar w:fldCharType="separate"/>
      </w:r>
      <w:r w:rsidRPr="00423359">
        <w:rPr>
          <w:i/>
          <w:iCs/>
          <w:rPrChange w:id="531" w:author="Rick" w:date="2019-04-10T11:24:00Z">
            <w:rPr/>
          </w:rPrChange>
        </w:rPr>
        <w:t>Figure 3</w:t>
      </w:r>
      <w:r>
        <w:t>.</w:t>
      </w:r>
      <w:r>
        <w:fldChar w:fldCharType="end"/>
      </w:r>
      <w:r>
        <w:t xml:space="preserve"> </w:t>
      </w:r>
      <w:r>
        <w:rPr>
          <w:spacing w:val="-17"/>
        </w:rPr>
        <w:t>We</w:t>
      </w:r>
      <w:bookmarkStart w:id="532" w:name="_bookmark7"/>
      <w:bookmarkEnd w:id="532"/>
      <w:r>
        <w:rPr>
          <w:spacing w:val="-17"/>
        </w:rPr>
        <w:t xml:space="preserve"> </w:t>
      </w:r>
      <w:r>
        <w:t>outline</w:t>
      </w:r>
      <w:r>
        <w:rPr>
          <w:spacing w:val="18"/>
        </w:rPr>
        <w:t xml:space="preserve"> </w:t>
      </w:r>
      <w:r>
        <w:t>the</w:t>
      </w:r>
      <w:r>
        <w:rPr>
          <w:spacing w:val="18"/>
        </w:rPr>
        <w:t xml:space="preserve"> </w:t>
      </w:r>
      <w:r>
        <w:t>maximum</w:t>
      </w:r>
      <w:r>
        <w:rPr>
          <w:spacing w:val="18"/>
        </w:rPr>
        <w:t xml:space="preserve"> </w:t>
      </w:r>
      <w:r>
        <w:t>spanning</w:t>
      </w:r>
      <w:r>
        <w:rPr>
          <w:spacing w:val="18"/>
        </w:rPr>
        <w:t xml:space="preserve"> </w:t>
      </w:r>
      <w:r>
        <w:t>forest</w:t>
      </w:r>
      <w:r>
        <w:rPr>
          <w:spacing w:val="18"/>
        </w:rPr>
        <w:t xml:space="preserve"> </w:t>
      </w:r>
      <w:r>
        <w:t>with</w:t>
      </w:r>
      <w:r>
        <w:rPr>
          <w:spacing w:val="18"/>
        </w:rPr>
        <w:t xml:space="preserve"> </w:t>
      </w:r>
      <w:r>
        <w:t>bold</w:t>
      </w:r>
      <w:r>
        <w:rPr>
          <w:spacing w:val="18"/>
        </w:rPr>
        <w:t xml:space="preserve"> </w:t>
      </w:r>
      <w:r>
        <w:t>lines.</w:t>
      </w:r>
    </w:p>
    <w:p w14:paraId="730CB071" w14:textId="7D7A0B95" w:rsidR="00187908" w:rsidRDefault="00F51443">
      <w:pPr>
        <w:pStyle w:val="BodyText"/>
        <w:spacing w:line="244" w:lineRule="auto"/>
        <w:ind w:left="159" w:firstLine="199"/>
        <w:jc w:val="both"/>
      </w:pPr>
      <w:r>
        <w:rPr>
          <w:noProof/>
          <w:lang w:val="en-IN" w:eastAsia="en-IN" w:bidi="hi-IN"/>
        </w:rPr>
        <mc:AlternateContent>
          <mc:Choice Requires="wps">
            <w:drawing>
              <wp:anchor distT="0" distB="0" distL="114300" distR="114300" simplePos="0" relativeHeight="249996288" behindDoc="1" locked="0" layoutInCell="1" allowOverlap="1" wp14:anchorId="27F6E1E3" wp14:editId="41815D60">
                <wp:simplePos x="0" y="0"/>
                <wp:positionH relativeFrom="page">
                  <wp:posOffset>2185670</wp:posOffset>
                </wp:positionH>
                <wp:positionV relativeFrom="paragraph">
                  <wp:posOffset>539115</wp:posOffset>
                </wp:positionV>
                <wp:extent cx="50800" cy="88900"/>
                <wp:effectExtent l="0" t="0" r="0" b="0"/>
                <wp:wrapNone/>
                <wp:docPr id="421"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EAF57" w14:textId="77777777" w:rsidR="00121D20" w:rsidRDefault="00121D20">
                            <w:pPr>
                              <w:spacing w:line="134" w:lineRule="exact"/>
                              <w:rPr>
                                <w:rFonts w:ascii="Tahoma"/>
                                <w:sz w:val="14"/>
                              </w:rPr>
                            </w:pPr>
                            <w:r>
                              <w:rPr>
                                <w:rFonts w:ascii="Tahoma"/>
                                <w:w w:val="103"/>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F6E1E3" id="Text Box 420" o:spid="_x0000_s1095" type="#_x0000_t202" style="position:absolute;left:0;text-align:left;margin-left:172.1pt;margin-top:42.45pt;width:4pt;height:7pt;z-index:-2533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" filled="f" stroked="f">
                <v:textbox inset="0,0,0,0">
                  <w:txbxContent>
                    <w:p w14:paraId="0CBEAF57" w14:textId="77777777" w:rsidR="00121D20" w:rsidRDefault="00121D20">
                      <w:pPr>
                        <w:spacing w:line="134" w:lineRule="exact"/>
                        <w:rPr>
                          <w:rFonts w:ascii="Tahoma"/>
                          <w:sz w:val="14"/>
                        </w:rPr>
                      </w:pPr>
                      <w:r>
                        <w:rPr>
                          <w:rFonts w:ascii="Tahoma"/>
                          <w:w w:val="103"/>
                          <w:sz w:val="14"/>
                        </w:rPr>
                        <w:t>1</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97312" behindDoc="1" locked="0" layoutInCell="1" allowOverlap="1" wp14:anchorId="45447863" wp14:editId="369D1AD3">
                <wp:simplePos x="0" y="0"/>
                <wp:positionH relativeFrom="page">
                  <wp:posOffset>2360295</wp:posOffset>
                </wp:positionH>
                <wp:positionV relativeFrom="paragraph">
                  <wp:posOffset>539115</wp:posOffset>
                </wp:positionV>
                <wp:extent cx="50800" cy="88900"/>
                <wp:effectExtent l="0" t="0" r="0" b="0"/>
                <wp:wrapNone/>
                <wp:docPr id="420"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FDFE0" w14:textId="77777777" w:rsidR="00121D20" w:rsidRDefault="00121D20">
                            <w:pPr>
                              <w:spacing w:line="134" w:lineRule="exact"/>
                              <w:rPr>
                                <w:rFonts w:ascii="Tahoma"/>
                                <w:sz w:val="14"/>
                              </w:rPr>
                            </w:pPr>
                            <w:r>
                              <w:rPr>
                                <w:rFonts w:ascii="Tahoma"/>
                                <w:w w:val="103"/>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47863" id="Text Box 419" o:spid="_x0000_s1096" type="#_x0000_t202" style="position:absolute;left:0;text-align:left;margin-left:185.85pt;margin-top:42.45pt;width:4pt;height:7pt;z-index:-25331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PrwIAALI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" filled="f" stroked="f">
                <v:textbox inset="0,0,0,0">
                  <w:txbxContent>
                    <w:p w14:paraId="1D3FDFE0" w14:textId="77777777" w:rsidR="00121D20" w:rsidRDefault="00121D20">
                      <w:pPr>
                        <w:spacing w:line="134" w:lineRule="exact"/>
                        <w:rPr>
                          <w:rFonts w:ascii="Tahoma"/>
                          <w:sz w:val="14"/>
                        </w:rPr>
                      </w:pPr>
                      <w:r>
                        <w:rPr>
                          <w:rFonts w:ascii="Tahoma"/>
                          <w:w w:val="103"/>
                          <w:sz w:val="14"/>
                        </w:rPr>
                        <w:t>2</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98336" behindDoc="1" locked="0" layoutInCell="1" allowOverlap="1" wp14:anchorId="6ECB4D45" wp14:editId="44005F3E">
                <wp:simplePos x="0" y="0"/>
                <wp:positionH relativeFrom="page">
                  <wp:posOffset>1785620</wp:posOffset>
                </wp:positionH>
                <wp:positionV relativeFrom="paragraph">
                  <wp:posOffset>690880</wp:posOffset>
                </wp:positionV>
                <wp:extent cx="50800" cy="88900"/>
                <wp:effectExtent l="0" t="0" r="0" b="0"/>
                <wp:wrapNone/>
                <wp:docPr id="419"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7AD7C" w14:textId="77777777" w:rsidR="00121D20" w:rsidRDefault="00121D20">
                            <w:pPr>
                              <w:spacing w:line="134" w:lineRule="exact"/>
                              <w:rPr>
                                <w:rFonts w:ascii="Tahoma"/>
                                <w:sz w:val="14"/>
                              </w:rPr>
                            </w:pPr>
                            <w:r>
                              <w:rPr>
                                <w:rFonts w:ascii="Tahoma"/>
                                <w:w w:val="103"/>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CB4D45" id="Text Box 418" o:spid="_x0000_s1097" type="#_x0000_t202" style="position:absolute;left:0;text-align:left;margin-left:140.6pt;margin-top:54.4pt;width:4pt;height:7pt;z-index:-2533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" filled="f" stroked="f">
                <v:textbox inset="0,0,0,0">
                  <w:txbxContent>
                    <w:p w14:paraId="5B27AD7C" w14:textId="77777777" w:rsidR="00121D20" w:rsidRDefault="00121D20">
                      <w:pPr>
                        <w:spacing w:line="134" w:lineRule="exact"/>
                        <w:rPr>
                          <w:rFonts w:ascii="Tahoma"/>
                          <w:sz w:val="14"/>
                        </w:rPr>
                      </w:pPr>
                      <w:r>
                        <w:rPr>
                          <w:rFonts w:ascii="Tahoma"/>
                          <w:w w:val="103"/>
                          <w:sz w:val="14"/>
                        </w:rPr>
                        <w:t>1</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49999360" behindDoc="1" locked="0" layoutInCell="1" allowOverlap="1" wp14:anchorId="08605212" wp14:editId="009D82E4">
                <wp:simplePos x="0" y="0"/>
                <wp:positionH relativeFrom="page">
                  <wp:posOffset>1957705</wp:posOffset>
                </wp:positionH>
                <wp:positionV relativeFrom="paragraph">
                  <wp:posOffset>690880</wp:posOffset>
                </wp:positionV>
                <wp:extent cx="50800" cy="88900"/>
                <wp:effectExtent l="0" t="0" r="0" b="0"/>
                <wp:wrapNone/>
                <wp:docPr id="418"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DC3A" w14:textId="77777777" w:rsidR="00121D20" w:rsidRDefault="00121D20">
                            <w:pPr>
                              <w:spacing w:line="134" w:lineRule="exact"/>
                              <w:rPr>
                                <w:rFonts w:ascii="Tahoma"/>
                                <w:sz w:val="14"/>
                              </w:rPr>
                            </w:pPr>
                            <w:r>
                              <w:rPr>
                                <w:rFonts w:ascii="Tahoma"/>
                                <w:w w:val="103"/>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605212" id="Text Box 417" o:spid="_x0000_s1098" type="#_x0000_t202" style="position:absolute;left:0;text-align:left;margin-left:154.15pt;margin-top:54.4pt;width:4pt;height:7pt;z-index:-25331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" filled="f" stroked="f">
                <v:textbox inset="0,0,0,0">
                  <w:txbxContent>
                    <w:p w14:paraId="103ADC3A" w14:textId="77777777" w:rsidR="00121D20" w:rsidRDefault="00121D20">
                      <w:pPr>
                        <w:spacing w:line="134" w:lineRule="exact"/>
                        <w:rPr>
                          <w:rFonts w:ascii="Tahoma"/>
                          <w:sz w:val="14"/>
                        </w:rPr>
                      </w:pPr>
                      <w:r>
                        <w:rPr>
                          <w:rFonts w:ascii="Tahoma"/>
                          <w:w w:val="103"/>
                          <w:sz w:val="14"/>
                        </w:rPr>
                        <w:t>2</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00384" behindDoc="1" locked="0" layoutInCell="1" allowOverlap="1" wp14:anchorId="723935B5" wp14:editId="3FBAEA97">
                <wp:simplePos x="0" y="0"/>
                <wp:positionH relativeFrom="page">
                  <wp:posOffset>2054225</wp:posOffset>
                </wp:positionH>
                <wp:positionV relativeFrom="paragraph">
                  <wp:posOffset>628015</wp:posOffset>
                </wp:positionV>
                <wp:extent cx="84455" cy="219710"/>
                <wp:effectExtent l="0" t="0" r="0" b="0"/>
                <wp:wrapNone/>
                <wp:docPr id="417"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7E2BC"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3935B5" id="Text Box 416" o:spid="_x0000_s1099" type="#_x0000_t202" style="position:absolute;left:0;text-align:left;margin-left:161.75pt;margin-top:49.45pt;width:6.65pt;height:17.3pt;z-index:-25331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" filled="f" stroked="f">
                <v:textbox inset="0,0,0,0">
                  <w:txbxContent>
                    <w:p w14:paraId="74D7E2BC"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01408" behindDoc="1" locked="0" layoutInCell="1" allowOverlap="1" wp14:anchorId="17CE514D" wp14:editId="0CE2994F">
                <wp:simplePos x="0" y="0"/>
                <wp:positionH relativeFrom="page">
                  <wp:posOffset>2468880</wp:posOffset>
                </wp:positionH>
                <wp:positionV relativeFrom="paragraph">
                  <wp:posOffset>476250</wp:posOffset>
                </wp:positionV>
                <wp:extent cx="84455" cy="219710"/>
                <wp:effectExtent l="0" t="0" r="0" b="0"/>
                <wp:wrapNone/>
                <wp:docPr id="416"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C24AD"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CE514D" id="Text Box 415" o:spid="_x0000_s1100" type="#_x0000_t202" style="position:absolute;left:0;text-align:left;margin-left:194.4pt;margin-top:37.5pt;width:6.65pt;height:17.3pt;z-index:-2533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" filled="f" stroked="f">
                <v:textbox inset="0,0,0,0">
                  <w:txbxContent>
                    <w:p w14:paraId="53CC24AD"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v:textbox>
                <w10:wrap anchorx="page"/>
              </v:shape>
            </w:pict>
          </mc:Fallback>
        </mc:AlternateContent>
      </w:r>
      <w:r w:rsidR="00105EDE">
        <w:rPr>
          <w:i/>
        </w:rPr>
        <w:t>Definition 7 (</w:t>
      </w:r>
      <w:del w:id="533" w:author="Rick" w:date="2019-04-10T11:30:00Z">
        <w:r w:rsidR="00105EDE" w:rsidDel="005556E0">
          <w:rPr>
            <w:i/>
          </w:rPr>
          <w:delText xml:space="preserve">triangle </w:delText>
        </w:r>
      </w:del>
      <w:ins w:id="534" w:author="Rick" w:date="2019-04-10T11:30:00Z">
        <w:r w:rsidR="005556E0">
          <w:rPr>
            <w:i/>
          </w:rPr>
          <w:t>triangle-</w:t>
        </w:r>
      </w:ins>
      <w:r w:rsidR="00105EDE">
        <w:rPr>
          <w:i/>
        </w:rPr>
        <w:t xml:space="preserve">derived graph): </w:t>
      </w:r>
      <w:r w:rsidR="00105EDE">
        <w:t xml:space="preserve">The </w:t>
      </w:r>
      <w:del w:id="535" w:author="Rick" w:date="2019-04-10T11:30:00Z">
        <w:r w:rsidR="00105EDE" w:rsidDel="005556E0">
          <w:delText xml:space="preserve">triangle </w:delText>
        </w:r>
      </w:del>
      <w:ins w:id="536" w:author="Rick" w:date="2019-04-10T11:30:00Z">
        <w:r w:rsidR="005556E0">
          <w:t>triangle-</w:t>
        </w:r>
      </w:ins>
      <w:r w:rsidR="00105EDE">
        <w:rPr>
          <w:spacing w:val="-4"/>
        </w:rPr>
        <w:t xml:space="preserve">derived </w:t>
      </w:r>
      <w:r w:rsidR="00105EDE">
        <w:t xml:space="preserve">graph </w:t>
      </w:r>
      <w:r w:rsidR="00105EDE">
        <w:rPr>
          <w:rFonts w:ascii="Bookman Old Style"/>
          <w:i/>
        </w:rPr>
        <w:t>tt</w:t>
      </w:r>
      <w:r w:rsidR="00105EDE">
        <w:rPr>
          <w:rFonts w:ascii="Bookman Old Style"/>
          <w:i/>
          <w:vertAlign w:val="superscript"/>
        </w:rPr>
        <w:t>t</w:t>
      </w:r>
      <w:r w:rsidR="00105EDE">
        <w:rPr>
          <w:rFonts w:ascii="Bookman Old Style"/>
          <w:i/>
        </w:rPr>
        <w:t xml:space="preserve"> </w:t>
      </w:r>
      <w:r w:rsidR="00105EDE">
        <w:t>is a weighted</w:t>
      </w:r>
      <w:ins w:id="537" w:author="Rick" w:date="2019-04-10T11:31:00Z">
        <w:r w:rsidR="005556E0">
          <w:t>,</w:t>
        </w:r>
      </w:ins>
      <w:r w:rsidR="00105EDE">
        <w:t xml:space="preserve"> undirected graph </w:t>
      </w:r>
      <w:del w:id="538" w:author="Rick" w:date="2019-04-10T11:31:00Z">
        <w:r w:rsidR="00105EDE" w:rsidDel="005556E0">
          <w:delText xml:space="preserve">that </w:delText>
        </w:r>
      </w:del>
      <w:ins w:id="539" w:author="Rick" w:date="2019-04-10T11:31:00Z">
        <w:r w:rsidR="005556E0">
          <w:t xml:space="preserve">where </w:t>
        </w:r>
      </w:ins>
      <w:r w:rsidR="00105EDE">
        <w:t xml:space="preserve">each edge in </w:t>
      </w:r>
      <w:r w:rsidR="00105EDE">
        <w:rPr>
          <w:spacing w:val="-7"/>
        </w:rPr>
        <w:t xml:space="preserve">the </w:t>
      </w:r>
      <w:r w:rsidR="00105EDE">
        <w:t xml:space="preserve">original graph </w:t>
      </w:r>
      <w:r w:rsidR="00105EDE">
        <w:rPr>
          <w:rFonts w:ascii="Bookman Old Style"/>
          <w:i/>
        </w:rPr>
        <w:t>tt</w:t>
      </w:r>
      <w:r w:rsidR="00105EDE">
        <w:rPr>
          <w:rFonts w:ascii="Bookman Old Style"/>
          <w:i/>
          <w:vertAlign w:val="superscript"/>
        </w:rPr>
        <w:t>o</w:t>
      </w:r>
      <w:r w:rsidR="00105EDE">
        <w:rPr>
          <w:rFonts w:ascii="Bookman Old Style"/>
          <w:i/>
        </w:rPr>
        <w:t xml:space="preserve"> </w:t>
      </w:r>
      <w:r w:rsidR="00105EDE">
        <w:t xml:space="preserve">is represented as a vertex in </w:t>
      </w:r>
      <w:r w:rsidR="00105EDE">
        <w:rPr>
          <w:rFonts w:ascii="Bookman Old Style"/>
          <w:i/>
          <w:spacing w:val="2"/>
        </w:rPr>
        <w:t>tt</w:t>
      </w:r>
      <w:r w:rsidR="00105EDE">
        <w:rPr>
          <w:rFonts w:ascii="Bookman Old Style"/>
          <w:i/>
          <w:spacing w:val="2"/>
          <w:vertAlign w:val="superscript"/>
        </w:rPr>
        <w:t>t</w:t>
      </w:r>
      <w:r w:rsidR="00105EDE">
        <w:rPr>
          <w:spacing w:val="2"/>
        </w:rPr>
        <w:t xml:space="preserve">. </w:t>
      </w:r>
      <w:r w:rsidR="00105EDE">
        <w:rPr>
          <w:rFonts w:ascii="Bookman Old Style"/>
          <w:i/>
        </w:rPr>
        <w:t>tt</w:t>
      </w:r>
      <w:r w:rsidR="00105EDE">
        <w:rPr>
          <w:rFonts w:ascii="Bookman Old Style"/>
          <w:i/>
          <w:vertAlign w:val="superscript"/>
        </w:rPr>
        <w:t>t</w:t>
      </w:r>
      <w:r w:rsidR="00105EDE">
        <w:rPr>
          <w:rFonts w:ascii="Bookman Old Style"/>
          <w:i/>
        </w:rPr>
        <w:t xml:space="preserve"> </w:t>
      </w:r>
      <w:r w:rsidR="00105EDE">
        <w:t xml:space="preserve">has </w:t>
      </w:r>
      <w:r w:rsidR="00105EDE" w:rsidRPr="005556E0">
        <w:rPr>
          <w:rPrChange w:id="540" w:author="Rick" w:date="2019-04-10T11:31:00Z">
            <w:rPr>
              <w:spacing w:val="-20"/>
            </w:rPr>
          </w:rPrChange>
        </w:rPr>
        <w:t>an</w:t>
      </w:r>
      <w:ins w:id="541" w:author="Rick" w:date="2019-04-10T11:30:00Z">
        <w:r w:rsidR="005556E0" w:rsidRPr="005556E0">
          <w:rPr>
            <w:rPrChange w:id="542" w:author="Rick" w:date="2019-04-10T11:31:00Z">
              <w:rPr>
                <w:spacing w:val="-20"/>
              </w:rPr>
            </w:rPrChange>
          </w:rPr>
          <w:t xml:space="preserve"> </w:t>
        </w:r>
      </w:ins>
      <w:r w:rsidR="00105EDE" w:rsidRPr="005556E0">
        <w:rPr>
          <w:rPrChange w:id="543" w:author="Rick" w:date="2019-04-10T11:31:00Z">
            <w:rPr>
              <w:spacing w:val="-20"/>
            </w:rPr>
          </w:rPrChange>
        </w:rPr>
        <w:t xml:space="preserve"> </w:t>
      </w:r>
      <w:r w:rsidR="00105EDE">
        <w:t xml:space="preserve">edge </w:t>
      </w:r>
      <w:r w:rsidR="00105EDE">
        <w:rPr>
          <w:rFonts w:ascii="Bookman Old Style"/>
          <w:i/>
        </w:rPr>
        <w:t>e</w:t>
      </w:r>
      <w:r w:rsidR="00105EDE">
        <w:rPr>
          <w:rFonts w:ascii="Bookman Old Style"/>
          <w:i/>
          <w:vertAlign w:val="superscript"/>
        </w:rPr>
        <w:t>t</w:t>
      </w:r>
      <w:r w:rsidR="00105EDE">
        <w:rPr>
          <w:rFonts w:ascii="Bookman Old Style"/>
          <w:i/>
        </w:rPr>
        <w:t xml:space="preserve"> </w:t>
      </w:r>
      <w:ins w:id="544" w:author="Rick" w:date="2019-04-10T11:31:00Z">
        <w:r w:rsidR="005556E0" w:rsidRPr="005556E0">
          <w:rPr>
            <w:rPrChange w:id="545" w:author="Rick" w:date="2019-04-10T11:31:00Z">
              <w:rPr>
                <w:rFonts w:ascii="Bookman Old Style"/>
                <w:i/>
              </w:rPr>
            </w:rPrChange>
          </w:rPr>
          <w:t xml:space="preserve">which </w:t>
        </w:r>
      </w:ins>
      <w:r w:rsidR="00105EDE">
        <w:t>connect</w:t>
      </w:r>
      <w:ins w:id="546" w:author="Rick" w:date="2019-04-10T11:31:00Z">
        <w:r w:rsidR="005556E0">
          <w:t>s</w:t>
        </w:r>
      </w:ins>
      <w:del w:id="547" w:author="Rick" w:date="2019-04-10T11:31:00Z">
        <w:r w:rsidR="00105EDE" w:rsidDel="005556E0">
          <w:delText>ing</w:delText>
        </w:r>
      </w:del>
      <w:r w:rsidR="00105EDE">
        <w:t xml:space="preserve"> vertices </w:t>
      </w:r>
      <w:r w:rsidR="00105EDE" w:rsidRPr="005556E0">
        <w:rPr>
          <w:rPrChange w:id="548" w:author="Rick" w:date="2019-04-10T11:31:00Z">
            <w:rPr>
              <w:rFonts w:ascii="Bookman Old Style"/>
              <w:i/>
              <w:spacing w:val="3"/>
            </w:rPr>
          </w:rPrChange>
        </w:rPr>
        <w:t>v</w:t>
      </w:r>
      <w:r w:rsidR="00105EDE" w:rsidRPr="005556E0">
        <w:rPr>
          <w:rPrChange w:id="549" w:author="Rick" w:date="2019-04-10T11:31:00Z">
            <w:rPr>
              <w:rFonts w:ascii="Bookman Old Style"/>
              <w:i/>
              <w:spacing w:val="3"/>
              <w:vertAlign w:val="superscript"/>
            </w:rPr>
          </w:rPrChange>
        </w:rPr>
        <w:t>t</w:t>
      </w:r>
      <w:r w:rsidR="00105EDE" w:rsidRPr="005556E0">
        <w:rPr>
          <w:rPrChange w:id="550" w:author="Rick" w:date="2019-04-10T11:31:00Z">
            <w:rPr>
              <w:rFonts w:ascii="Bookman Old Style"/>
              <w:i/>
              <w:spacing w:val="3"/>
            </w:rPr>
          </w:rPrChange>
        </w:rPr>
        <w:t xml:space="preserve"> </w:t>
      </w:r>
      <w:r w:rsidR="00105EDE" w:rsidRPr="005556E0">
        <w:rPr>
          <w:rPrChange w:id="551" w:author="Rick" w:date="2019-04-10T11:31:00Z">
            <w:rPr>
              <w:rFonts w:ascii="Bookman Old Style"/>
              <w:i/>
            </w:rPr>
          </w:rPrChange>
        </w:rPr>
        <w:t xml:space="preserve">, </w:t>
      </w:r>
      <w:r w:rsidR="00105EDE" w:rsidRPr="005556E0">
        <w:rPr>
          <w:rPrChange w:id="552" w:author="Rick" w:date="2019-04-10T11:31:00Z">
            <w:rPr>
              <w:rFonts w:ascii="Bookman Old Style"/>
              <w:i/>
              <w:spacing w:val="3"/>
            </w:rPr>
          </w:rPrChange>
        </w:rPr>
        <w:t>v</w:t>
      </w:r>
      <w:r w:rsidR="00105EDE" w:rsidRPr="005556E0">
        <w:rPr>
          <w:rPrChange w:id="553" w:author="Rick" w:date="2019-04-10T11:31:00Z">
            <w:rPr>
              <w:rFonts w:ascii="Bookman Old Style"/>
              <w:i/>
              <w:spacing w:val="3"/>
              <w:vertAlign w:val="superscript"/>
            </w:rPr>
          </w:rPrChange>
        </w:rPr>
        <w:t>t</w:t>
      </w:r>
      <w:r w:rsidR="00105EDE" w:rsidRPr="005556E0">
        <w:rPr>
          <w:rPrChange w:id="554" w:author="Rick" w:date="2019-04-10T11:31:00Z">
            <w:rPr>
              <w:rFonts w:ascii="Bookman Old Style"/>
              <w:i/>
              <w:spacing w:val="3"/>
            </w:rPr>
          </w:rPrChange>
        </w:rPr>
        <w:t xml:space="preserve"> </w:t>
      </w:r>
      <w:r w:rsidR="00105EDE" w:rsidRPr="005556E0">
        <w:rPr>
          <w:rPrChange w:id="555" w:author="Rick" w:date="2019-04-10T11:31:00Z">
            <w:rPr>
              <w:rFonts w:ascii="Bookman Old Style"/>
              <w:i/>
            </w:rPr>
          </w:rPrChange>
        </w:rPr>
        <w:t>tt</w:t>
      </w:r>
      <w:r w:rsidR="00105EDE" w:rsidRPr="005556E0">
        <w:rPr>
          <w:rPrChange w:id="556" w:author="Rick" w:date="2019-04-10T11:31:00Z">
            <w:rPr>
              <w:rFonts w:ascii="Bookman Old Style"/>
              <w:i/>
              <w:vertAlign w:val="superscript"/>
            </w:rPr>
          </w:rPrChange>
        </w:rPr>
        <w:t>t</w:t>
      </w:r>
      <w:r w:rsidR="00105EDE" w:rsidRPr="005556E0">
        <w:rPr>
          <w:rPrChange w:id="557" w:author="Rick" w:date="2019-04-10T11:31:00Z">
            <w:rPr>
              <w:rFonts w:ascii="Bookman Old Style"/>
              <w:i/>
            </w:rPr>
          </w:rPrChange>
        </w:rPr>
        <w:t xml:space="preserve"> </w:t>
      </w:r>
      <w:r w:rsidR="00105EDE">
        <w:t xml:space="preserve">if and only if </w:t>
      </w:r>
      <w:r w:rsidR="00105EDE" w:rsidRPr="005556E0">
        <w:rPr>
          <w:rPrChange w:id="558" w:author="Rick" w:date="2019-04-10T11:31:00Z">
            <w:rPr>
              <w:spacing w:val="-10"/>
            </w:rPr>
          </w:rPrChange>
        </w:rPr>
        <w:t xml:space="preserve">their </w:t>
      </w:r>
      <w:r w:rsidR="00105EDE">
        <w:t xml:space="preserve">corresponding edges </w:t>
      </w:r>
      <w:r w:rsidR="00105EDE">
        <w:rPr>
          <w:rFonts w:ascii="Bookman Old Style"/>
          <w:i/>
          <w:spacing w:val="3"/>
        </w:rPr>
        <w:t>e</w:t>
      </w:r>
      <w:r w:rsidR="00105EDE">
        <w:rPr>
          <w:rFonts w:ascii="Bookman Old Style"/>
          <w:i/>
          <w:spacing w:val="3"/>
          <w:vertAlign w:val="superscript"/>
        </w:rPr>
        <w:t>o</w:t>
      </w:r>
      <w:r w:rsidR="00105EDE">
        <w:rPr>
          <w:rFonts w:ascii="Bookman Old Style"/>
          <w:i/>
          <w:spacing w:val="3"/>
        </w:rPr>
        <w:t xml:space="preserve">, </w:t>
      </w:r>
      <w:r w:rsidR="00105EDE">
        <w:rPr>
          <w:rFonts w:ascii="Bookman Old Style"/>
          <w:i/>
        </w:rPr>
        <w:t>e</w:t>
      </w:r>
      <w:r w:rsidR="00105EDE">
        <w:rPr>
          <w:rFonts w:ascii="Bookman Old Style"/>
          <w:i/>
          <w:vertAlign w:val="superscript"/>
        </w:rPr>
        <w:t>o</w:t>
      </w:r>
      <w:r w:rsidR="00105EDE">
        <w:rPr>
          <w:rFonts w:ascii="Bookman Old Style"/>
          <w:i/>
        </w:rPr>
        <w:t xml:space="preserve">   tt</w:t>
      </w:r>
      <w:r w:rsidR="00105EDE">
        <w:rPr>
          <w:rFonts w:ascii="Bookman Old Style"/>
          <w:i/>
          <w:vertAlign w:val="superscript"/>
        </w:rPr>
        <w:t>o</w:t>
      </w:r>
      <w:r w:rsidR="00105EDE">
        <w:rPr>
          <w:rFonts w:ascii="Bookman Old Style"/>
          <w:i/>
        </w:rPr>
        <w:t xml:space="preserve"> </w:t>
      </w:r>
      <w:r w:rsidR="00105EDE">
        <w:t xml:space="preserve">belong to the same </w:t>
      </w:r>
      <w:r w:rsidR="00105EDE">
        <w:rPr>
          <w:spacing w:val="-6"/>
        </w:rPr>
        <w:t xml:space="preserve">triangle </w:t>
      </w:r>
      <w:del w:id="559" w:author="Rick" w:date="2019-04-10T11:32:00Z">
        <w:r w:rsidR="00105EDE" w:rsidDel="005556E0">
          <w:rPr>
            <w:spacing w:val="-6"/>
          </w:rPr>
          <w:delText xml:space="preserve">  </w:delText>
        </w:r>
      </w:del>
      <w:r w:rsidR="00105EDE">
        <w:t xml:space="preserve">in </w:t>
      </w:r>
      <w:r w:rsidR="00105EDE">
        <w:rPr>
          <w:rFonts w:ascii="Bookman Old Style"/>
          <w:i/>
          <w:spacing w:val="2"/>
        </w:rPr>
        <w:t>tt</w:t>
      </w:r>
      <w:r w:rsidR="00105EDE">
        <w:rPr>
          <w:rFonts w:ascii="Bookman Old Style"/>
          <w:i/>
          <w:spacing w:val="2"/>
          <w:vertAlign w:val="superscript"/>
        </w:rPr>
        <w:t>o</w:t>
      </w:r>
      <w:r w:rsidR="00105EDE">
        <w:rPr>
          <w:spacing w:val="2"/>
        </w:rPr>
        <w:t xml:space="preserve">. </w:t>
      </w:r>
      <w:r w:rsidR="00105EDE">
        <w:t xml:space="preserve">The weight of a vertex in </w:t>
      </w:r>
      <w:r w:rsidR="00105EDE">
        <w:rPr>
          <w:rFonts w:ascii="Bookman Old Style"/>
          <w:i/>
        </w:rPr>
        <w:t>tt</w:t>
      </w:r>
      <w:r w:rsidR="00105EDE">
        <w:rPr>
          <w:rFonts w:ascii="Bookman Old Style"/>
          <w:i/>
          <w:vertAlign w:val="superscript"/>
        </w:rPr>
        <w:t>t</w:t>
      </w:r>
      <w:r w:rsidR="00105EDE">
        <w:rPr>
          <w:rFonts w:ascii="Bookman Old Style"/>
          <w:i/>
        </w:rPr>
        <w:t xml:space="preserve"> </w:t>
      </w:r>
      <w:r w:rsidR="00105EDE">
        <w:t xml:space="preserve">is </w:t>
      </w:r>
      <w:ins w:id="560" w:author="Rick" w:date="2019-04-10T11:32:00Z">
        <w:r w:rsidR="005556E0">
          <w:t xml:space="preserve">defined as </w:t>
        </w:r>
      </w:ins>
      <w:r w:rsidR="00105EDE">
        <w:t xml:space="preserve">the trussness of </w:t>
      </w:r>
      <w:r w:rsidR="00105EDE">
        <w:rPr>
          <w:spacing w:val="-10"/>
        </w:rPr>
        <w:t xml:space="preserve">its </w:t>
      </w:r>
      <w:r w:rsidR="00105EDE">
        <w:t xml:space="preserve">corresponding edge in </w:t>
      </w:r>
      <w:r w:rsidR="00105EDE">
        <w:rPr>
          <w:rFonts w:ascii="Bookman Old Style"/>
          <w:i/>
          <w:spacing w:val="2"/>
        </w:rPr>
        <w:t>tt</w:t>
      </w:r>
      <w:r w:rsidR="00105EDE">
        <w:rPr>
          <w:rFonts w:ascii="Bookman Old Style"/>
          <w:i/>
          <w:spacing w:val="2"/>
          <w:vertAlign w:val="superscript"/>
        </w:rPr>
        <w:t>o</w:t>
      </w:r>
      <w:r w:rsidR="00105EDE">
        <w:rPr>
          <w:spacing w:val="2"/>
        </w:rPr>
        <w:t xml:space="preserve">. </w:t>
      </w:r>
      <w:r w:rsidR="00105EDE">
        <w:t xml:space="preserve">The weight of an edge in </w:t>
      </w:r>
      <w:r w:rsidR="00105EDE">
        <w:rPr>
          <w:rFonts w:ascii="Bookman Old Style"/>
          <w:i/>
        </w:rPr>
        <w:t>tt</w:t>
      </w:r>
      <w:r w:rsidR="00105EDE">
        <w:rPr>
          <w:rFonts w:ascii="Bookman Old Style"/>
          <w:i/>
          <w:vertAlign w:val="superscript"/>
        </w:rPr>
        <w:t>t</w:t>
      </w:r>
      <w:r w:rsidR="00105EDE">
        <w:rPr>
          <w:rFonts w:ascii="Bookman Old Style"/>
          <w:i/>
        </w:rPr>
        <w:t xml:space="preserve"> </w:t>
      </w:r>
      <w:r w:rsidR="00105EDE">
        <w:rPr>
          <w:spacing w:val="-19"/>
        </w:rPr>
        <w:t xml:space="preserve">is </w:t>
      </w:r>
      <w:r w:rsidR="00105EDE">
        <w:t xml:space="preserve">defined as the lowest trussness of edges in the </w:t>
      </w:r>
      <w:r w:rsidR="00105EDE">
        <w:rPr>
          <w:spacing w:val="-2"/>
        </w:rPr>
        <w:t xml:space="preserve">corresponding </w:t>
      </w:r>
      <w:r w:rsidR="00105EDE">
        <w:t xml:space="preserve">triangle in </w:t>
      </w:r>
      <w:r w:rsidR="00105EDE">
        <w:rPr>
          <w:rFonts w:ascii="Bookman Old Style"/>
          <w:i/>
          <w:spacing w:val="2"/>
        </w:rPr>
        <w:t>tt</w:t>
      </w:r>
      <w:r w:rsidR="00105EDE">
        <w:rPr>
          <w:rFonts w:ascii="Bookman Old Style"/>
          <w:i/>
          <w:spacing w:val="2"/>
          <w:vertAlign w:val="superscript"/>
        </w:rPr>
        <w:t>o</w:t>
      </w:r>
      <w:r w:rsidR="00105EDE">
        <w:rPr>
          <w:spacing w:val="2"/>
        </w:rPr>
        <w:t xml:space="preserve">. </w:t>
      </w:r>
      <w:del w:id="561" w:author="Rick" w:date="2019-04-10T11:32:00Z">
        <w:r w:rsidR="00105EDE" w:rsidDel="005556E0">
          <w:delText>Because of this</w:delText>
        </w:r>
      </w:del>
      <w:ins w:id="562" w:author="Rick" w:date="2019-04-10T11:32:00Z">
        <w:r w:rsidR="005556E0">
          <w:t>Thus</w:t>
        </w:r>
      </w:ins>
      <w:r w:rsidR="00105EDE">
        <w:t xml:space="preserve">, the weight of an edge in </w:t>
      </w:r>
      <w:r w:rsidR="00105EDE">
        <w:rPr>
          <w:rFonts w:ascii="Bookman Old Style"/>
          <w:i/>
          <w:spacing w:val="-7"/>
        </w:rPr>
        <w:t>tt</w:t>
      </w:r>
      <w:r w:rsidR="00105EDE">
        <w:rPr>
          <w:rFonts w:ascii="Bookman Old Style"/>
          <w:i/>
          <w:spacing w:val="-7"/>
          <w:vertAlign w:val="superscript"/>
        </w:rPr>
        <w:t>t</w:t>
      </w:r>
      <w:r w:rsidR="00105EDE">
        <w:rPr>
          <w:rFonts w:ascii="Bookman Old Style"/>
          <w:i/>
          <w:spacing w:val="-7"/>
        </w:rPr>
        <w:t xml:space="preserve"> </w:t>
      </w:r>
      <w:del w:id="563" w:author="Rick" w:date="2019-04-10T11:32:00Z">
        <w:r w:rsidR="00105EDE" w:rsidDel="005556E0">
          <w:rPr>
            <w:rFonts w:ascii="Bookman Old Style"/>
            <w:i/>
            <w:spacing w:val="-7"/>
          </w:rPr>
          <w:delText xml:space="preserve">    </w:delText>
        </w:r>
      </w:del>
      <w:r w:rsidR="00105EDE">
        <w:t>is</w:t>
      </w:r>
      <w:r w:rsidR="00105EDE">
        <w:rPr>
          <w:spacing w:val="17"/>
        </w:rPr>
        <w:t xml:space="preserve"> </w:t>
      </w:r>
      <w:r w:rsidR="00105EDE">
        <w:t>always</w:t>
      </w:r>
      <w:r w:rsidR="00105EDE">
        <w:rPr>
          <w:spacing w:val="17"/>
        </w:rPr>
        <w:t xml:space="preserve"> </w:t>
      </w:r>
      <w:r w:rsidR="00105EDE">
        <w:t>smaller</w:t>
      </w:r>
      <w:r w:rsidR="00105EDE">
        <w:rPr>
          <w:spacing w:val="17"/>
        </w:rPr>
        <w:t xml:space="preserve"> </w:t>
      </w:r>
      <w:r w:rsidR="00105EDE">
        <w:t>or</w:t>
      </w:r>
      <w:r w:rsidR="00105EDE">
        <w:rPr>
          <w:spacing w:val="18"/>
        </w:rPr>
        <w:t xml:space="preserve"> </w:t>
      </w:r>
      <w:r w:rsidR="00105EDE">
        <w:t>equal</w:t>
      </w:r>
      <w:r w:rsidR="00105EDE">
        <w:rPr>
          <w:spacing w:val="17"/>
        </w:rPr>
        <w:t xml:space="preserve"> </w:t>
      </w:r>
      <w:r w:rsidR="00105EDE">
        <w:t>to</w:t>
      </w:r>
      <w:r w:rsidR="00105EDE">
        <w:rPr>
          <w:spacing w:val="17"/>
        </w:rPr>
        <w:t xml:space="preserve"> </w:t>
      </w:r>
      <w:ins w:id="564" w:author="Rick" w:date="2019-04-10T11:32:00Z">
        <w:r w:rsidR="005556E0">
          <w:rPr>
            <w:spacing w:val="17"/>
          </w:rPr>
          <w:t xml:space="preserve">the </w:t>
        </w:r>
      </w:ins>
      <w:r w:rsidR="00105EDE">
        <w:t>weights</w:t>
      </w:r>
      <w:r w:rsidR="00105EDE">
        <w:rPr>
          <w:spacing w:val="18"/>
        </w:rPr>
        <w:t xml:space="preserve"> </w:t>
      </w:r>
      <w:r w:rsidR="00105EDE">
        <w:t>of</w:t>
      </w:r>
      <w:r w:rsidR="00105EDE">
        <w:rPr>
          <w:spacing w:val="17"/>
        </w:rPr>
        <w:t xml:space="preserve"> </w:t>
      </w:r>
      <w:r w:rsidR="00105EDE">
        <w:t>adjacent</w:t>
      </w:r>
      <w:r w:rsidR="00105EDE">
        <w:rPr>
          <w:spacing w:val="17"/>
        </w:rPr>
        <w:t xml:space="preserve"> </w:t>
      </w:r>
      <w:r w:rsidR="00105EDE">
        <w:t>vertices.</w:t>
      </w:r>
    </w:p>
    <w:p w14:paraId="48D9C1A8" w14:textId="77777777" w:rsidR="00187908" w:rsidRDefault="00105EDE">
      <w:pPr>
        <w:pStyle w:val="BodyText"/>
        <w:spacing w:before="10"/>
        <w:ind w:right="8"/>
        <w:jc w:val="right"/>
        <w:rPr>
          <w:rFonts w:ascii="Bookman Old Style"/>
          <w:i/>
        </w:rPr>
      </w:pPr>
      <w:r>
        <w:rPr>
          <w:spacing w:val="-8"/>
          <w:w w:val="105"/>
        </w:rPr>
        <w:t xml:space="preserve">We </w:t>
      </w:r>
      <w:r>
        <w:rPr>
          <w:w w:val="105"/>
        </w:rPr>
        <w:t xml:space="preserve">use </w:t>
      </w:r>
      <w:r>
        <w:rPr>
          <w:rFonts w:ascii="Bookman Old Style"/>
          <w:i/>
          <w:w w:val="105"/>
        </w:rPr>
        <w:t>tt</w:t>
      </w:r>
      <w:r>
        <w:rPr>
          <w:rFonts w:ascii="Bookman Old Style"/>
          <w:i/>
          <w:w w:val="105"/>
          <w:vertAlign w:val="superscript"/>
        </w:rPr>
        <w:t>m</w:t>
      </w:r>
      <w:r>
        <w:rPr>
          <w:rFonts w:ascii="Bookman Old Style"/>
          <w:i/>
          <w:w w:val="105"/>
        </w:rPr>
        <w:t xml:space="preserve"> </w:t>
      </w:r>
      <w:r>
        <w:rPr>
          <w:w w:val="105"/>
        </w:rPr>
        <w:t>to denote the maximum spanning forest of</w:t>
      </w:r>
      <w:r>
        <w:rPr>
          <w:spacing w:val="32"/>
          <w:w w:val="105"/>
        </w:rPr>
        <w:t xml:space="preserve"> </w:t>
      </w:r>
      <w:r>
        <w:rPr>
          <w:rFonts w:ascii="Bookman Old Style"/>
          <w:i/>
          <w:w w:val="105"/>
        </w:rPr>
        <w:t>tt</w:t>
      </w:r>
      <w:r>
        <w:rPr>
          <w:rFonts w:ascii="Bookman Old Style"/>
          <w:i/>
          <w:w w:val="105"/>
          <w:vertAlign w:val="superscript"/>
        </w:rPr>
        <w:t>t</w:t>
      </w:r>
    </w:p>
    <w:p w14:paraId="64E7255E" w14:textId="1DAE9B8F" w:rsidR="00187908" w:rsidRDefault="00105EDE">
      <w:pPr>
        <w:pStyle w:val="BodyText"/>
        <w:spacing w:before="6"/>
        <w:jc w:val="right"/>
      </w:pPr>
      <w:r>
        <w:t>that</w:t>
      </w:r>
      <w:r>
        <w:rPr>
          <w:spacing w:val="28"/>
        </w:rPr>
        <w:t xml:space="preserve"> </w:t>
      </w:r>
      <w:r>
        <w:t>has</w:t>
      </w:r>
      <w:r>
        <w:rPr>
          <w:spacing w:val="28"/>
        </w:rPr>
        <w:t xml:space="preserve"> </w:t>
      </w:r>
      <w:r>
        <w:t>been</w:t>
      </w:r>
      <w:r>
        <w:rPr>
          <w:spacing w:val="29"/>
        </w:rPr>
        <w:t xml:space="preserve"> </w:t>
      </w:r>
      <w:r>
        <w:t>stored</w:t>
      </w:r>
      <w:r>
        <w:rPr>
          <w:spacing w:val="28"/>
        </w:rPr>
        <w:t xml:space="preserve"> </w:t>
      </w:r>
      <w:r>
        <w:t>as</w:t>
      </w:r>
      <w:r>
        <w:rPr>
          <w:spacing w:val="28"/>
        </w:rPr>
        <w:t xml:space="preserve"> </w:t>
      </w:r>
      <w:r>
        <w:t>the</w:t>
      </w:r>
      <w:r>
        <w:rPr>
          <w:spacing w:val="29"/>
        </w:rPr>
        <w:t xml:space="preserve"> </w:t>
      </w:r>
      <w:del w:id="565" w:author="Rick" w:date="2019-04-10T11:30:00Z">
        <w:r w:rsidDel="005556E0">
          <w:delText>bottom</w:delText>
        </w:r>
        <w:r w:rsidDel="005556E0">
          <w:rPr>
            <w:spacing w:val="28"/>
          </w:rPr>
          <w:delText xml:space="preserve"> </w:delText>
        </w:r>
      </w:del>
      <w:ins w:id="566" w:author="Rick" w:date="2019-04-10T11:30:00Z">
        <w:r w:rsidR="005556E0">
          <w:t>bottom</w:t>
        </w:r>
        <w:r w:rsidR="005556E0">
          <w:rPr>
            <w:spacing w:val="28"/>
          </w:rPr>
          <w:t>-</w:t>
        </w:r>
      </w:ins>
      <w:r>
        <w:t>level</w:t>
      </w:r>
      <w:r>
        <w:rPr>
          <w:spacing w:val="29"/>
        </w:rPr>
        <w:t xml:space="preserve"> </w:t>
      </w:r>
      <w:r>
        <w:t>index.</w:t>
      </w:r>
      <w:r>
        <w:rPr>
          <w:spacing w:val="28"/>
        </w:rPr>
        <w:t xml:space="preserve"> </w:t>
      </w:r>
      <w:r>
        <w:rPr>
          <w:spacing w:val="-8"/>
        </w:rPr>
        <w:t>To</w:t>
      </w:r>
      <w:r>
        <w:rPr>
          <w:spacing w:val="28"/>
        </w:rPr>
        <w:t xml:space="preserve"> </w:t>
      </w:r>
      <w:r>
        <w:t>construct</w:t>
      </w:r>
    </w:p>
    <w:p w14:paraId="1291711A" w14:textId="25A096FD" w:rsidR="00187908" w:rsidRDefault="00105EDE">
      <w:pPr>
        <w:pStyle w:val="BodyText"/>
        <w:spacing w:line="78" w:lineRule="exact"/>
        <w:ind w:left="159"/>
        <w:jc w:val="both"/>
      </w:pPr>
      <w:r>
        <w:br w:type="column"/>
      </w:r>
      <w:r>
        <w:rPr>
          <w:rFonts w:ascii="Bookman Old Style"/>
          <w:i/>
        </w:rPr>
        <w:lastRenderedPageBreak/>
        <w:t>tt</w:t>
      </w:r>
      <w:r>
        <w:rPr>
          <w:rFonts w:ascii="Bookman Old Style"/>
          <w:i/>
          <w:vertAlign w:val="superscript"/>
        </w:rPr>
        <w:t>m</w:t>
      </w:r>
      <w:r>
        <w:rPr>
          <w:rFonts w:ascii="Bookman Old Style"/>
          <w:i/>
        </w:rPr>
        <w:t xml:space="preserve"> </w:t>
      </w:r>
      <w:r>
        <w:t xml:space="preserve">is a maximum spanning forest, the </w:t>
      </w:r>
      <w:del w:id="567" w:author="Rick" w:date="2019-04-10T11:29:00Z">
        <w:r w:rsidDel="005556E0">
          <w:delText xml:space="preserve">bottom </w:delText>
        </w:r>
      </w:del>
      <w:ins w:id="568" w:author="Rick" w:date="2019-04-10T11:29:00Z">
        <w:r w:rsidR="005556E0">
          <w:t>bottom-</w:t>
        </w:r>
      </w:ins>
      <w:r>
        <w:t>level index</w:t>
      </w:r>
    </w:p>
    <w:p w14:paraId="70AC9FC6" w14:textId="77777777" w:rsidR="00187908" w:rsidRDefault="00105EDE">
      <w:pPr>
        <w:pStyle w:val="BodyText"/>
        <w:spacing w:line="294" w:lineRule="exact"/>
        <w:ind w:left="159"/>
        <w:jc w:val="both"/>
      </w:pPr>
      <w:bookmarkStart w:id="569" w:name="_bookmark8"/>
      <w:bookmarkEnd w:id="569"/>
      <w:r>
        <w:rPr>
          <w:w w:val="105"/>
        </w:rPr>
        <w:t xml:space="preserve">takes </w:t>
      </w:r>
      <w:r>
        <w:rPr>
          <w:rFonts w:ascii="Bookman Old Style"/>
          <w:i/>
          <w:w w:val="105"/>
        </w:rPr>
        <w:t>O</w:t>
      </w:r>
      <w:r>
        <w:rPr>
          <w:rFonts w:ascii="Arial"/>
          <w:w w:val="105"/>
        </w:rPr>
        <w:t>(</w:t>
      </w:r>
      <w:r>
        <w:rPr>
          <w:rFonts w:ascii="Lucida Sans Unicode"/>
          <w:w w:val="105"/>
        </w:rPr>
        <w:t>|</w:t>
      </w:r>
      <w:r>
        <w:rPr>
          <w:rFonts w:ascii="Bookman Old Style"/>
          <w:i/>
          <w:w w:val="105"/>
        </w:rPr>
        <w:t xml:space="preserve">V </w:t>
      </w:r>
      <w:r>
        <w:rPr>
          <w:rFonts w:ascii="Bookman Old Style"/>
          <w:i/>
          <w:w w:val="105"/>
          <w:vertAlign w:val="superscript"/>
        </w:rPr>
        <w:t>m</w:t>
      </w:r>
      <w:r>
        <w:rPr>
          <w:rFonts w:ascii="Lucida Sans Unicode"/>
          <w:w w:val="105"/>
        </w:rPr>
        <w:t>|</w:t>
      </w:r>
      <w:r>
        <w:rPr>
          <w:rFonts w:ascii="Arial"/>
          <w:w w:val="105"/>
        </w:rPr>
        <w:t xml:space="preserve">) = </w:t>
      </w:r>
      <w:r>
        <w:rPr>
          <w:rFonts w:ascii="Bookman Old Style"/>
          <w:i/>
          <w:w w:val="105"/>
        </w:rPr>
        <w:t>O</w:t>
      </w:r>
      <w:r>
        <w:rPr>
          <w:rFonts w:ascii="Arial"/>
          <w:w w:val="105"/>
        </w:rPr>
        <w:t>(</w:t>
      </w:r>
      <w:r>
        <w:rPr>
          <w:rFonts w:ascii="Lucida Sans Unicode"/>
          <w:w w:val="105"/>
        </w:rPr>
        <w:t>|</w:t>
      </w:r>
      <w:r>
        <w:rPr>
          <w:rFonts w:ascii="Bookman Old Style"/>
          <w:i/>
          <w:w w:val="105"/>
        </w:rPr>
        <w:t>E</w:t>
      </w:r>
      <w:r>
        <w:rPr>
          <w:rFonts w:ascii="Bookman Old Style"/>
          <w:i/>
          <w:w w:val="105"/>
          <w:vertAlign w:val="superscript"/>
        </w:rPr>
        <w:t>o</w:t>
      </w:r>
      <w:r>
        <w:rPr>
          <w:rFonts w:ascii="Lucida Sans Unicode"/>
          <w:w w:val="105"/>
        </w:rPr>
        <w:t>|</w:t>
      </w:r>
      <w:r>
        <w:rPr>
          <w:rFonts w:ascii="Arial"/>
          <w:w w:val="105"/>
        </w:rPr>
        <w:t xml:space="preserve">) </w:t>
      </w:r>
      <w:r>
        <w:rPr>
          <w:w w:val="105"/>
        </w:rPr>
        <w:t>space to store it.</w:t>
      </w:r>
    </w:p>
    <w:p w14:paraId="297A6B03" w14:textId="7639C767" w:rsidR="00187908" w:rsidRDefault="00F51443">
      <w:pPr>
        <w:pStyle w:val="BodyText"/>
        <w:spacing w:before="11"/>
        <w:rPr>
          <w:sz w:val="25"/>
        </w:rPr>
      </w:pPr>
      <w:r>
        <w:rPr>
          <w:noProof/>
          <w:lang w:val="en-IN" w:eastAsia="en-IN" w:bidi="hi-IN"/>
        </w:rPr>
        <mc:AlternateContent>
          <mc:Choice Requires="wpg">
            <w:drawing>
              <wp:anchor distT="0" distB="0" distL="0" distR="0" simplePos="0" relativeHeight="251704320" behindDoc="1" locked="0" layoutInCell="1" allowOverlap="1" wp14:anchorId="6111A3DA" wp14:editId="6F67A535">
                <wp:simplePos x="0" y="0"/>
                <wp:positionH relativeFrom="page">
                  <wp:posOffset>4365625</wp:posOffset>
                </wp:positionH>
                <wp:positionV relativeFrom="paragraph">
                  <wp:posOffset>263525</wp:posOffset>
                </wp:positionV>
                <wp:extent cx="1414145" cy="1042670"/>
                <wp:effectExtent l="0" t="0" r="0" b="0"/>
                <wp:wrapTopAndBottom/>
                <wp:docPr id="397"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145" cy="1042670"/>
                          <a:chOff x="6875" y="415"/>
                          <a:chExt cx="2227" cy="1642"/>
                        </a:xfrm>
                      </wpg:grpSpPr>
                      <pic:pic xmlns:pic="http://schemas.openxmlformats.org/drawingml/2006/picture">
                        <pic:nvPicPr>
                          <pic:cNvPr id="398" name="Picture 4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875" y="415"/>
                            <a:ext cx="2227" cy="1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Text Box 413"/>
                        <wps:cNvSpPr txBox="1">
                          <a:spLocks noChangeArrowheads="1"/>
                        </wps:cNvSpPr>
                        <wps:spPr bwMode="auto">
                          <a:xfrm>
                            <a:off x="7077" y="449"/>
                            <a:ext cx="727"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3500" w14:textId="77777777" w:rsidR="00121D20" w:rsidRDefault="00121D20">
                              <w:pPr>
                                <w:tabs>
                                  <w:tab w:val="left" w:pos="306"/>
                                  <w:tab w:val="left" w:pos="615"/>
                                </w:tabs>
                                <w:spacing w:line="71" w:lineRule="exact"/>
                                <w:rPr>
                                  <w:rFonts w:ascii="Calibri"/>
                                  <w:sz w:val="7"/>
                                </w:rPr>
                              </w:pPr>
                              <w:r>
                                <w:rPr>
                                  <w:rFonts w:ascii="Calibri"/>
                                  <w:color w:val="FFFFFF"/>
                                  <w:spacing w:val="-5"/>
                                  <w:sz w:val="7"/>
                                </w:rPr>
                                <w:t>0,,2</w:t>
                              </w:r>
                              <w:r>
                                <w:rPr>
                                  <w:rFonts w:ascii="Calibri"/>
                                  <w:color w:val="FFFFFF"/>
                                  <w:spacing w:val="-5"/>
                                  <w:sz w:val="7"/>
                                </w:rPr>
                                <w:tab/>
                                <w:t>0,,4</w:t>
                              </w:r>
                              <w:r>
                                <w:rPr>
                                  <w:rFonts w:ascii="Calibri"/>
                                  <w:color w:val="FFFFFF"/>
                                  <w:spacing w:val="-5"/>
                                  <w:sz w:val="7"/>
                                </w:rPr>
                                <w:tab/>
                                <w:t>2,,5</w:t>
                              </w:r>
                            </w:p>
                          </w:txbxContent>
                        </wps:txbx>
                        <wps:bodyPr rot="0" vert="horz" wrap="square" lIns="0" tIns="0" rIns="0" bIns="0" anchor="t" anchorCtr="0" upright="1">
                          <a:noAutofit/>
                        </wps:bodyPr>
                      </wps:wsp>
                      <wps:wsp>
                        <wps:cNvPr id="400" name="Text Box 412"/>
                        <wps:cNvSpPr txBox="1">
                          <a:spLocks noChangeArrowheads="1"/>
                        </wps:cNvSpPr>
                        <wps:spPr bwMode="auto">
                          <a:xfrm>
                            <a:off x="8092" y="449"/>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67F4" w14:textId="77777777" w:rsidR="00121D20" w:rsidRDefault="00121D20">
                              <w:pPr>
                                <w:spacing w:line="71" w:lineRule="exact"/>
                                <w:rPr>
                                  <w:rFonts w:ascii="Calibri"/>
                                  <w:sz w:val="7"/>
                                </w:rPr>
                              </w:pPr>
                              <w:r>
                                <w:rPr>
                                  <w:rFonts w:ascii="Calibri"/>
                                  <w:color w:val="FFFFFF"/>
                                  <w:sz w:val="7"/>
                                </w:rPr>
                                <w:t>5,,6</w:t>
                              </w:r>
                            </w:p>
                          </w:txbxContent>
                        </wps:txbx>
                        <wps:bodyPr rot="0" vert="horz" wrap="square" lIns="0" tIns="0" rIns="0" bIns="0" anchor="t" anchorCtr="0" upright="1">
                          <a:noAutofit/>
                        </wps:bodyPr>
                      </wps:wsp>
                      <wps:wsp>
                        <wps:cNvPr id="401" name="Text Box 411"/>
                        <wps:cNvSpPr txBox="1">
                          <a:spLocks noChangeArrowheads="1"/>
                        </wps:cNvSpPr>
                        <wps:spPr bwMode="auto">
                          <a:xfrm>
                            <a:off x="6894" y="642"/>
                            <a:ext cx="46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1123D" w14:textId="77777777" w:rsidR="00121D20" w:rsidRDefault="00121D20">
                              <w:pPr>
                                <w:tabs>
                                  <w:tab w:val="left" w:pos="351"/>
                                </w:tabs>
                                <w:spacing w:line="71" w:lineRule="exact"/>
                                <w:rPr>
                                  <w:rFonts w:ascii="Calibri"/>
                                  <w:sz w:val="7"/>
                                </w:rPr>
                              </w:pPr>
                              <w:r>
                                <w:rPr>
                                  <w:rFonts w:ascii="Calibri"/>
                                  <w:color w:val="FFFFFF"/>
                                  <w:spacing w:val="-5"/>
                                  <w:sz w:val="7"/>
                                </w:rPr>
                                <w:t>0,,1</w:t>
                              </w:r>
                              <w:r>
                                <w:rPr>
                                  <w:rFonts w:ascii="Calibri"/>
                                  <w:color w:val="FFFFFF"/>
                                  <w:spacing w:val="-5"/>
                                  <w:sz w:val="7"/>
                                </w:rPr>
                                <w:tab/>
                                <w:t>1,,2</w:t>
                              </w:r>
                            </w:p>
                          </w:txbxContent>
                        </wps:txbx>
                        <wps:bodyPr rot="0" vert="horz" wrap="square" lIns="0" tIns="0" rIns="0" bIns="0" anchor="t" anchorCtr="0" upright="1">
                          <a:noAutofit/>
                        </wps:bodyPr>
                      </wps:wsp>
                      <wps:wsp>
                        <wps:cNvPr id="402" name="Text Box 410"/>
                        <wps:cNvSpPr txBox="1">
                          <a:spLocks noChangeArrowheads="1"/>
                        </wps:cNvSpPr>
                        <wps:spPr bwMode="auto">
                          <a:xfrm>
                            <a:off x="7564" y="642"/>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126F" w14:textId="77777777" w:rsidR="00121D20" w:rsidRDefault="00121D20">
                              <w:pPr>
                                <w:spacing w:line="71" w:lineRule="exact"/>
                                <w:rPr>
                                  <w:rFonts w:ascii="Calibri"/>
                                  <w:sz w:val="7"/>
                                </w:rPr>
                              </w:pPr>
                              <w:r>
                                <w:rPr>
                                  <w:rFonts w:ascii="Calibri"/>
                                  <w:color w:val="FFFFFF"/>
                                  <w:sz w:val="7"/>
                                </w:rPr>
                                <w:t>2,,4</w:t>
                              </w:r>
                            </w:p>
                          </w:txbxContent>
                        </wps:txbx>
                        <wps:bodyPr rot="0" vert="horz" wrap="square" lIns="0" tIns="0" rIns="0" bIns="0" anchor="t" anchorCtr="0" upright="1">
                          <a:noAutofit/>
                        </wps:bodyPr>
                      </wps:wsp>
                      <wps:wsp>
                        <wps:cNvPr id="403" name="Text Box 409"/>
                        <wps:cNvSpPr txBox="1">
                          <a:spLocks noChangeArrowheads="1"/>
                        </wps:cNvSpPr>
                        <wps:spPr bwMode="auto">
                          <a:xfrm>
                            <a:off x="7894" y="642"/>
                            <a:ext cx="4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6B01" w14:textId="77777777" w:rsidR="00121D20" w:rsidRDefault="00121D20">
                              <w:pPr>
                                <w:tabs>
                                  <w:tab w:val="left" w:pos="386"/>
                                </w:tabs>
                                <w:spacing w:line="71" w:lineRule="exact"/>
                                <w:rPr>
                                  <w:rFonts w:ascii="Calibri"/>
                                  <w:sz w:val="7"/>
                                </w:rPr>
                              </w:pPr>
                              <w:r>
                                <w:rPr>
                                  <w:rFonts w:ascii="Calibri"/>
                                  <w:color w:val="FFFFFF"/>
                                  <w:spacing w:val="-5"/>
                                  <w:sz w:val="7"/>
                                </w:rPr>
                                <w:t>4,,5</w:t>
                              </w:r>
                              <w:r>
                                <w:rPr>
                                  <w:rFonts w:ascii="Calibri"/>
                                  <w:color w:val="FFFFFF"/>
                                  <w:spacing w:val="-5"/>
                                  <w:sz w:val="7"/>
                                </w:rPr>
                                <w:tab/>
                                <w:t>5,,9</w:t>
                              </w:r>
                            </w:p>
                          </w:txbxContent>
                        </wps:txbx>
                        <wps:bodyPr rot="0" vert="horz" wrap="square" lIns="0" tIns="0" rIns="0" bIns="0" anchor="t" anchorCtr="0" upright="1">
                          <a:noAutofit/>
                        </wps:bodyPr>
                      </wps:wsp>
                      <wps:wsp>
                        <wps:cNvPr id="404" name="Text Box 408"/>
                        <wps:cNvSpPr txBox="1">
                          <a:spLocks noChangeArrowheads="1"/>
                        </wps:cNvSpPr>
                        <wps:spPr bwMode="auto">
                          <a:xfrm>
                            <a:off x="7440" y="865"/>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77822" w14:textId="77777777" w:rsidR="00121D20" w:rsidRDefault="00121D20">
                              <w:pPr>
                                <w:spacing w:line="71" w:lineRule="exact"/>
                                <w:rPr>
                                  <w:rFonts w:ascii="Calibri"/>
                                  <w:sz w:val="7"/>
                                </w:rPr>
                              </w:pPr>
                              <w:r>
                                <w:rPr>
                                  <w:rFonts w:ascii="Calibri"/>
                                  <w:color w:val="FFFFFF"/>
                                  <w:sz w:val="7"/>
                                </w:rPr>
                                <w:t>1,,4</w:t>
                              </w:r>
                            </w:p>
                          </w:txbxContent>
                        </wps:txbx>
                        <wps:bodyPr rot="0" vert="horz" wrap="square" lIns="0" tIns="0" rIns="0" bIns="0" anchor="t" anchorCtr="0" upright="1">
                          <a:noAutofit/>
                        </wps:bodyPr>
                      </wps:wsp>
                      <wps:wsp>
                        <wps:cNvPr id="405" name="Text Box 407"/>
                        <wps:cNvSpPr txBox="1">
                          <a:spLocks noChangeArrowheads="1"/>
                        </wps:cNvSpPr>
                        <wps:spPr bwMode="auto">
                          <a:xfrm>
                            <a:off x="7894" y="898"/>
                            <a:ext cx="49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4B12A" w14:textId="77777777" w:rsidR="00121D20" w:rsidRDefault="00121D20">
                              <w:pPr>
                                <w:tabs>
                                  <w:tab w:val="left" w:pos="386"/>
                                </w:tabs>
                                <w:spacing w:line="71" w:lineRule="exact"/>
                                <w:rPr>
                                  <w:rFonts w:ascii="Calibri"/>
                                  <w:sz w:val="7"/>
                                </w:rPr>
                              </w:pPr>
                              <w:r>
                                <w:rPr>
                                  <w:rFonts w:ascii="Calibri"/>
                                  <w:color w:val="FFFFFF"/>
                                  <w:spacing w:val="-5"/>
                                  <w:sz w:val="7"/>
                                </w:rPr>
                                <w:t>4,,6</w:t>
                              </w:r>
                              <w:r>
                                <w:rPr>
                                  <w:rFonts w:ascii="Calibri"/>
                                  <w:color w:val="FFFFFF"/>
                                  <w:spacing w:val="-5"/>
                                  <w:sz w:val="7"/>
                                </w:rPr>
                                <w:tab/>
                                <w:t>6,,9</w:t>
                              </w:r>
                            </w:p>
                          </w:txbxContent>
                        </wps:txbx>
                        <wps:bodyPr rot="0" vert="horz" wrap="square" lIns="0" tIns="0" rIns="0" bIns="0" anchor="t" anchorCtr="0" upright="1">
                          <a:noAutofit/>
                        </wps:bodyPr>
                      </wps:wsp>
                      <wps:wsp>
                        <wps:cNvPr id="406" name="Text Box 406"/>
                        <wps:cNvSpPr txBox="1">
                          <a:spLocks noChangeArrowheads="1"/>
                        </wps:cNvSpPr>
                        <wps:spPr bwMode="auto">
                          <a:xfrm>
                            <a:off x="7127" y="971"/>
                            <a:ext cx="11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789D0" w14:textId="77777777" w:rsidR="00121D20" w:rsidRDefault="00121D20">
                              <w:pPr>
                                <w:spacing w:line="71" w:lineRule="exact"/>
                                <w:rPr>
                                  <w:rFonts w:ascii="Calibri"/>
                                  <w:sz w:val="7"/>
                                </w:rPr>
                              </w:pPr>
                              <w:r>
                                <w:rPr>
                                  <w:rFonts w:ascii="Calibri"/>
                                  <w:color w:val="FFFFFF"/>
                                  <w:sz w:val="7"/>
                                </w:rPr>
                                <w:t>4,,7</w:t>
                              </w:r>
                            </w:p>
                          </w:txbxContent>
                        </wps:txbx>
                        <wps:bodyPr rot="0" vert="horz" wrap="square" lIns="0" tIns="0" rIns="0" bIns="0" anchor="t" anchorCtr="0" upright="1">
                          <a:noAutofit/>
                        </wps:bodyPr>
                      </wps:wsp>
                      <wps:wsp>
                        <wps:cNvPr id="407" name="Text Box 405"/>
                        <wps:cNvSpPr txBox="1">
                          <a:spLocks noChangeArrowheads="1"/>
                        </wps:cNvSpPr>
                        <wps:spPr bwMode="auto">
                          <a:xfrm>
                            <a:off x="7735" y="971"/>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C08A6" w14:textId="77777777" w:rsidR="00121D20" w:rsidRDefault="00121D20">
                              <w:pPr>
                                <w:spacing w:line="71" w:lineRule="exact"/>
                                <w:rPr>
                                  <w:rFonts w:ascii="Calibri"/>
                                  <w:sz w:val="7"/>
                                </w:rPr>
                              </w:pPr>
                              <w:r>
                                <w:rPr>
                                  <w:rFonts w:ascii="Calibri"/>
                                  <w:color w:val="FFFFFF"/>
                                  <w:sz w:val="7"/>
                                </w:rPr>
                                <w:t>1,,8</w:t>
                              </w:r>
                            </w:p>
                          </w:txbxContent>
                        </wps:txbx>
                        <wps:bodyPr rot="0" vert="horz" wrap="square" lIns="0" tIns="0" rIns="0" bIns="0" anchor="t" anchorCtr="0" upright="1">
                          <a:noAutofit/>
                        </wps:bodyPr>
                      </wps:wsp>
                      <wps:wsp>
                        <wps:cNvPr id="408" name="Text Box 404"/>
                        <wps:cNvSpPr txBox="1">
                          <a:spLocks noChangeArrowheads="1"/>
                        </wps:cNvSpPr>
                        <wps:spPr bwMode="auto">
                          <a:xfrm>
                            <a:off x="8102" y="1074"/>
                            <a:ext cx="11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B2F0B" w14:textId="77777777" w:rsidR="00121D20" w:rsidRDefault="00121D20">
                              <w:pPr>
                                <w:spacing w:line="71" w:lineRule="exact"/>
                                <w:rPr>
                                  <w:rFonts w:ascii="Calibri"/>
                                  <w:sz w:val="7"/>
                                </w:rPr>
                              </w:pPr>
                              <w:r>
                                <w:rPr>
                                  <w:rFonts w:ascii="Calibri"/>
                                  <w:color w:val="FFFFFF"/>
                                  <w:sz w:val="7"/>
                                </w:rPr>
                                <w:t>4,,9</w:t>
                              </w:r>
                            </w:p>
                          </w:txbxContent>
                        </wps:txbx>
                        <wps:bodyPr rot="0" vert="horz" wrap="square" lIns="0" tIns="0" rIns="0" bIns="0" anchor="t" anchorCtr="0" upright="1">
                          <a:noAutofit/>
                        </wps:bodyPr>
                      </wps:wsp>
                      <wps:wsp>
                        <wps:cNvPr id="409" name="Text Box 403"/>
                        <wps:cNvSpPr txBox="1">
                          <a:spLocks noChangeArrowheads="1"/>
                        </wps:cNvSpPr>
                        <wps:spPr bwMode="auto">
                          <a:xfrm>
                            <a:off x="6950" y="1237"/>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5710A" w14:textId="77777777" w:rsidR="00121D20" w:rsidRDefault="00121D20">
                              <w:pPr>
                                <w:spacing w:line="71" w:lineRule="exact"/>
                                <w:rPr>
                                  <w:rFonts w:ascii="Calibri"/>
                                  <w:sz w:val="7"/>
                                </w:rPr>
                              </w:pPr>
                              <w:r>
                                <w:rPr>
                                  <w:rFonts w:ascii="Calibri"/>
                                  <w:color w:val="FFFFFF"/>
                                  <w:sz w:val="7"/>
                                </w:rPr>
                                <w:t>1,,7</w:t>
                              </w:r>
                            </w:p>
                          </w:txbxContent>
                        </wps:txbx>
                        <wps:bodyPr rot="0" vert="horz" wrap="square" lIns="0" tIns="0" rIns="0" bIns="0" anchor="t" anchorCtr="0" upright="1">
                          <a:noAutofit/>
                        </wps:bodyPr>
                      </wps:wsp>
                      <wps:wsp>
                        <wps:cNvPr id="410" name="Text Box 402"/>
                        <wps:cNvSpPr txBox="1">
                          <a:spLocks noChangeArrowheads="1"/>
                        </wps:cNvSpPr>
                        <wps:spPr bwMode="auto">
                          <a:xfrm>
                            <a:off x="7935" y="1237"/>
                            <a:ext cx="11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E43D9" w14:textId="77777777" w:rsidR="00121D20" w:rsidRDefault="00121D20">
                              <w:pPr>
                                <w:spacing w:line="71" w:lineRule="exact"/>
                                <w:rPr>
                                  <w:rFonts w:ascii="Calibri"/>
                                  <w:sz w:val="7"/>
                                </w:rPr>
                              </w:pPr>
                              <w:r>
                                <w:rPr>
                                  <w:rFonts w:ascii="Calibri"/>
                                  <w:color w:val="FFFFFF"/>
                                  <w:sz w:val="7"/>
                                </w:rPr>
                                <w:t>3,,4</w:t>
                              </w:r>
                            </w:p>
                          </w:txbxContent>
                        </wps:txbx>
                        <wps:bodyPr rot="0" vert="horz" wrap="square" lIns="0" tIns="0" rIns="0" bIns="0" anchor="t" anchorCtr="0" upright="1">
                          <a:noAutofit/>
                        </wps:bodyPr>
                      </wps:wsp>
                      <wps:wsp>
                        <wps:cNvPr id="411" name="Text Box 401"/>
                        <wps:cNvSpPr txBox="1">
                          <a:spLocks noChangeArrowheads="1"/>
                        </wps:cNvSpPr>
                        <wps:spPr bwMode="auto">
                          <a:xfrm>
                            <a:off x="6950" y="1576"/>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E5C26" w14:textId="77777777" w:rsidR="00121D20" w:rsidRDefault="00121D20">
                              <w:pPr>
                                <w:spacing w:line="71" w:lineRule="exact"/>
                                <w:rPr>
                                  <w:rFonts w:ascii="Calibri"/>
                                  <w:sz w:val="7"/>
                                </w:rPr>
                              </w:pPr>
                              <w:r>
                                <w:rPr>
                                  <w:rFonts w:ascii="Calibri"/>
                                  <w:color w:val="FFFFFF"/>
                                  <w:sz w:val="7"/>
                                </w:rPr>
                                <w:t>1,,3</w:t>
                              </w:r>
                            </w:p>
                          </w:txbxContent>
                        </wps:txbx>
                        <wps:bodyPr rot="0" vert="horz" wrap="square" lIns="0" tIns="0" rIns="0" bIns="0" anchor="t" anchorCtr="0" upright="1">
                          <a:noAutofit/>
                        </wps:bodyPr>
                      </wps:wsp>
                      <wps:wsp>
                        <wps:cNvPr id="412" name="Text Box 400"/>
                        <wps:cNvSpPr txBox="1">
                          <a:spLocks noChangeArrowheads="1"/>
                        </wps:cNvSpPr>
                        <wps:spPr bwMode="auto">
                          <a:xfrm>
                            <a:off x="7935" y="1576"/>
                            <a:ext cx="11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DEED" w14:textId="77777777" w:rsidR="00121D20" w:rsidRDefault="00121D20">
                              <w:pPr>
                                <w:spacing w:line="71" w:lineRule="exact"/>
                                <w:rPr>
                                  <w:rFonts w:ascii="Calibri"/>
                                  <w:sz w:val="7"/>
                                </w:rPr>
                              </w:pPr>
                              <w:r>
                                <w:rPr>
                                  <w:rFonts w:ascii="Calibri"/>
                                  <w:color w:val="FFFFFF"/>
                                  <w:sz w:val="7"/>
                                </w:rPr>
                                <w:t>4,,8</w:t>
                              </w:r>
                            </w:p>
                          </w:txbxContent>
                        </wps:txbx>
                        <wps:bodyPr rot="0" vert="horz" wrap="square" lIns="0" tIns="0" rIns="0" bIns="0" anchor="t" anchorCtr="0" upright="1">
                          <a:noAutofit/>
                        </wps:bodyPr>
                      </wps:wsp>
                      <wps:wsp>
                        <wps:cNvPr id="413" name="Text Box 399"/>
                        <wps:cNvSpPr txBox="1">
                          <a:spLocks noChangeArrowheads="1"/>
                        </wps:cNvSpPr>
                        <wps:spPr bwMode="auto">
                          <a:xfrm>
                            <a:off x="7127" y="1802"/>
                            <a:ext cx="11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D372" w14:textId="77777777" w:rsidR="00121D20" w:rsidRDefault="00121D20">
                              <w:pPr>
                                <w:spacing w:line="71" w:lineRule="exact"/>
                                <w:rPr>
                                  <w:rFonts w:ascii="Calibri"/>
                                  <w:sz w:val="7"/>
                                </w:rPr>
                              </w:pPr>
                              <w:r>
                                <w:rPr>
                                  <w:rFonts w:ascii="Calibri"/>
                                  <w:color w:val="FFFFFF"/>
                                  <w:sz w:val="7"/>
                                </w:rPr>
                                <w:t>3,,7</w:t>
                              </w:r>
                            </w:p>
                          </w:txbxContent>
                        </wps:txbx>
                        <wps:bodyPr rot="0" vert="horz" wrap="square" lIns="0" tIns="0" rIns="0" bIns="0" anchor="t" anchorCtr="0" upright="1">
                          <a:noAutofit/>
                        </wps:bodyPr>
                      </wps:wsp>
                      <wps:wsp>
                        <wps:cNvPr id="414" name="Text Box 398"/>
                        <wps:cNvSpPr txBox="1">
                          <a:spLocks noChangeArrowheads="1"/>
                        </wps:cNvSpPr>
                        <wps:spPr bwMode="auto">
                          <a:xfrm>
                            <a:off x="7752" y="1795"/>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0E2C0" w14:textId="77777777" w:rsidR="00121D20" w:rsidRDefault="00121D20">
                              <w:pPr>
                                <w:spacing w:line="71" w:lineRule="exact"/>
                                <w:rPr>
                                  <w:rFonts w:ascii="Calibri"/>
                                  <w:sz w:val="7"/>
                                </w:rPr>
                              </w:pPr>
                              <w:r>
                                <w:rPr>
                                  <w:rFonts w:ascii="Calibri"/>
                                  <w:color w:val="FFFFFF"/>
                                  <w:sz w:val="7"/>
                                </w:rPr>
                                <w:t>3,,8</w:t>
                              </w:r>
                            </w:p>
                          </w:txbxContent>
                        </wps:txbx>
                        <wps:bodyPr rot="0" vert="horz" wrap="square" lIns="0" tIns="0" rIns="0" bIns="0" anchor="t" anchorCtr="0" upright="1">
                          <a:noAutofit/>
                        </wps:bodyPr>
                      </wps:wsp>
                      <wps:wsp>
                        <wps:cNvPr id="415" name="Text Box 397"/>
                        <wps:cNvSpPr txBox="1">
                          <a:spLocks noChangeArrowheads="1"/>
                        </wps:cNvSpPr>
                        <wps:spPr bwMode="auto">
                          <a:xfrm>
                            <a:off x="7440" y="1927"/>
                            <a:ext cx="11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EF14A" w14:textId="77777777" w:rsidR="00121D20" w:rsidRDefault="00121D20">
                              <w:pPr>
                                <w:spacing w:line="71" w:lineRule="exact"/>
                                <w:rPr>
                                  <w:rFonts w:ascii="Calibri"/>
                                  <w:sz w:val="7"/>
                                </w:rPr>
                              </w:pPr>
                              <w:r>
                                <w:rPr>
                                  <w:rFonts w:ascii="Calibri"/>
                                  <w:color w:val="FFFFFF"/>
                                  <w:sz w:val="7"/>
                                </w:rPr>
                                <w:t>7,,8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11A3DA" id="Group 396" o:spid="_x0000_s1101" style="position:absolute;margin-left:343.75pt;margin-top:20.75pt;width:111.35pt;height:82.1pt;z-index:-251612160;mso-wrap-distance-left:0;mso-wrap-distance-right:0;mso-position-horizontal-relative:page" coordorigin="6875,415" coordsize="2227,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">
                <v:shape id="Picture 414" o:spid="_x0000_s1102" type="#_x0000_t75" style="position:absolute;left:6875;top:415;width:2227;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">
                  <v:imagedata r:id="rId18" o:title=""/>
                </v:shape>
                <v:shape id="Text Box 413" o:spid="_x0000_s1103" type="#_x0000_t202" style="position:absolute;left:7077;top:449;width:727;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14:paraId="18C23500" w14:textId="77777777" w:rsidR="00121D20" w:rsidRDefault="00121D20">
                        <w:pPr>
                          <w:tabs>
                            <w:tab w:val="left" w:pos="306"/>
                            <w:tab w:val="left" w:pos="615"/>
                          </w:tabs>
                          <w:spacing w:line="71" w:lineRule="exact"/>
                          <w:rPr>
                            <w:rFonts w:ascii="Calibri"/>
                            <w:sz w:val="7"/>
                          </w:rPr>
                        </w:pPr>
                        <w:r>
                          <w:rPr>
                            <w:rFonts w:ascii="Calibri"/>
                            <w:color w:val="FFFFFF"/>
                            <w:spacing w:val="-5"/>
                            <w:sz w:val="7"/>
                          </w:rPr>
                          <w:t>0,,2</w:t>
                        </w:r>
                        <w:r>
                          <w:rPr>
                            <w:rFonts w:ascii="Calibri"/>
                            <w:color w:val="FFFFFF"/>
                            <w:spacing w:val="-5"/>
                            <w:sz w:val="7"/>
                          </w:rPr>
                          <w:tab/>
                          <w:t>0,,4</w:t>
                        </w:r>
                        <w:r>
                          <w:rPr>
                            <w:rFonts w:ascii="Calibri"/>
                            <w:color w:val="FFFFFF"/>
                            <w:spacing w:val="-5"/>
                            <w:sz w:val="7"/>
                          </w:rPr>
                          <w:tab/>
                          <w:t>2,,5</w:t>
                        </w:r>
                      </w:p>
                    </w:txbxContent>
                  </v:textbox>
                </v:shape>
                <v:shape id="Text Box 412" o:spid="_x0000_s1104" type="#_x0000_t202" style="position:absolute;left:8092;top:449;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2D0D67F4" w14:textId="77777777" w:rsidR="00121D20" w:rsidRDefault="00121D20">
                        <w:pPr>
                          <w:spacing w:line="71" w:lineRule="exact"/>
                          <w:rPr>
                            <w:rFonts w:ascii="Calibri"/>
                            <w:sz w:val="7"/>
                          </w:rPr>
                        </w:pPr>
                        <w:r>
                          <w:rPr>
                            <w:rFonts w:ascii="Calibri"/>
                            <w:color w:val="FFFFFF"/>
                            <w:sz w:val="7"/>
                          </w:rPr>
                          <w:t>5,,6</w:t>
                        </w:r>
                      </w:p>
                    </w:txbxContent>
                  </v:textbox>
                </v:shape>
                <v:shape id="Text Box 411" o:spid="_x0000_s1105" type="#_x0000_t202" style="position:absolute;left:6894;top:642;width:46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6B21123D" w14:textId="77777777" w:rsidR="00121D20" w:rsidRDefault="00121D20">
                        <w:pPr>
                          <w:tabs>
                            <w:tab w:val="left" w:pos="351"/>
                          </w:tabs>
                          <w:spacing w:line="71" w:lineRule="exact"/>
                          <w:rPr>
                            <w:rFonts w:ascii="Calibri"/>
                            <w:sz w:val="7"/>
                          </w:rPr>
                        </w:pPr>
                        <w:r>
                          <w:rPr>
                            <w:rFonts w:ascii="Calibri"/>
                            <w:color w:val="FFFFFF"/>
                            <w:spacing w:val="-5"/>
                            <w:sz w:val="7"/>
                          </w:rPr>
                          <w:t>0,,1</w:t>
                        </w:r>
                        <w:r>
                          <w:rPr>
                            <w:rFonts w:ascii="Calibri"/>
                            <w:color w:val="FFFFFF"/>
                            <w:spacing w:val="-5"/>
                            <w:sz w:val="7"/>
                          </w:rPr>
                          <w:tab/>
                          <w:t>1,,2</w:t>
                        </w:r>
                      </w:p>
                    </w:txbxContent>
                  </v:textbox>
                </v:shape>
                <v:shape id="Text Box 410" o:spid="_x0000_s1106" type="#_x0000_t202" style="position:absolute;left:7564;top:642;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2E69126F" w14:textId="77777777" w:rsidR="00121D20" w:rsidRDefault="00121D20">
                        <w:pPr>
                          <w:spacing w:line="71" w:lineRule="exact"/>
                          <w:rPr>
                            <w:rFonts w:ascii="Calibri"/>
                            <w:sz w:val="7"/>
                          </w:rPr>
                        </w:pPr>
                        <w:r>
                          <w:rPr>
                            <w:rFonts w:ascii="Calibri"/>
                            <w:color w:val="FFFFFF"/>
                            <w:sz w:val="7"/>
                          </w:rPr>
                          <w:t>2,,4</w:t>
                        </w:r>
                      </w:p>
                    </w:txbxContent>
                  </v:textbox>
                </v:shape>
                <v:shape id="Text Box 409" o:spid="_x0000_s1107" type="#_x0000_t202" style="position:absolute;left:7894;top:642;width:498;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3316B01" w14:textId="77777777" w:rsidR="00121D20" w:rsidRDefault="00121D20">
                        <w:pPr>
                          <w:tabs>
                            <w:tab w:val="left" w:pos="386"/>
                          </w:tabs>
                          <w:spacing w:line="71" w:lineRule="exact"/>
                          <w:rPr>
                            <w:rFonts w:ascii="Calibri"/>
                            <w:sz w:val="7"/>
                          </w:rPr>
                        </w:pPr>
                        <w:r>
                          <w:rPr>
                            <w:rFonts w:ascii="Calibri"/>
                            <w:color w:val="FFFFFF"/>
                            <w:spacing w:val="-5"/>
                            <w:sz w:val="7"/>
                          </w:rPr>
                          <w:t>4,,5</w:t>
                        </w:r>
                        <w:r>
                          <w:rPr>
                            <w:rFonts w:ascii="Calibri"/>
                            <w:color w:val="FFFFFF"/>
                            <w:spacing w:val="-5"/>
                            <w:sz w:val="7"/>
                          </w:rPr>
                          <w:tab/>
                          <w:t>5,,9</w:t>
                        </w:r>
                      </w:p>
                    </w:txbxContent>
                  </v:textbox>
                </v:shape>
                <v:shape id="Text Box 408" o:spid="_x0000_s1108" type="#_x0000_t202" style="position:absolute;left:7440;top:865;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6D777822" w14:textId="77777777" w:rsidR="00121D20" w:rsidRDefault="00121D20">
                        <w:pPr>
                          <w:spacing w:line="71" w:lineRule="exact"/>
                          <w:rPr>
                            <w:rFonts w:ascii="Calibri"/>
                            <w:sz w:val="7"/>
                          </w:rPr>
                        </w:pPr>
                        <w:r>
                          <w:rPr>
                            <w:rFonts w:ascii="Calibri"/>
                            <w:color w:val="FFFFFF"/>
                            <w:sz w:val="7"/>
                          </w:rPr>
                          <w:t>1,,4</w:t>
                        </w:r>
                      </w:p>
                    </w:txbxContent>
                  </v:textbox>
                </v:shape>
                <v:shape id="Text Box 407" o:spid="_x0000_s1109" type="#_x0000_t202" style="position:absolute;left:7894;top:898;width:498;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4B34B12A" w14:textId="77777777" w:rsidR="00121D20" w:rsidRDefault="00121D20">
                        <w:pPr>
                          <w:tabs>
                            <w:tab w:val="left" w:pos="386"/>
                          </w:tabs>
                          <w:spacing w:line="71" w:lineRule="exact"/>
                          <w:rPr>
                            <w:rFonts w:ascii="Calibri"/>
                            <w:sz w:val="7"/>
                          </w:rPr>
                        </w:pPr>
                        <w:r>
                          <w:rPr>
                            <w:rFonts w:ascii="Calibri"/>
                            <w:color w:val="FFFFFF"/>
                            <w:spacing w:val="-5"/>
                            <w:sz w:val="7"/>
                          </w:rPr>
                          <w:t>4,,6</w:t>
                        </w:r>
                        <w:r>
                          <w:rPr>
                            <w:rFonts w:ascii="Calibri"/>
                            <w:color w:val="FFFFFF"/>
                            <w:spacing w:val="-5"/>
                            <w:sz w:val="7"/>
                          </w:rPr>
                          <w:tab/>
                          <w:t>6,,9</w:t>
                        </w:r>
                      </w:p>
                    </w:txbxContent>
                  </v:textbox>
                </v:shape>
                <v:shape id="Text Box 406" o:spid="_x0000_s1110" type="#_x0000_t202" style="position:absolute;left:7127;top:971;width:11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14:paraId="4C0789D0" w14:textId="77777777" w:rsidR="00121D20" w:rsidRDefault="00121D20">
                        <w:pPr>
                          <w:spacing w:line="71" w:lineRule="exact"/>
                          <w:rPr>
                            <w:rFonts w:ascii="Calibri"/>
                            <w:sz w:val="7"/>
                          </w:rPr>
                        </w:pPr>
                        <w:r>
                          <w:rPr>
                            <w:rFonts w:ascii="Calibri"/>
                            <w:color w:val="FFFFFF"/>
                            <w:sz w:val="7"/>
                          </w:rPr>
                          <w:t>4,,7</w:t>
                        </w:r>
                      </w:p>
                    </w:txbxContent>
                  </v:textbox>
                </v:shape>
                <v:shape id="Text Box 405" o:spid="_x0000_s1111" type="#_x0000_t202" style="position:absolute;left:7735;top:971;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14:paraId="7B6C08A6" w14:textId="77777777" w:rsidR="00121D20" w:rsidRDefault="00121D20">
                        <w:pPr>
                          <w:spacing w:line="71" w:lineRule="exact"/>
                          <w:rPr>
                            <w:rFonts w:ascii="Calibri"/>
                            <w:sz w:val="7"/>
                          </w:rPr>
                        </w:pPr>
                        <w:r>
                          <w:rPr>
                            <w:rFonts w:ascii="Calibri"/>
                            <w:color w:val="FFFFFF"/>
                            <w:sz w:val="7"/>
                          </w:rPr>
                          <w:t>1,,8</w:t>
                        </w:r>
                      </w:p>
                    </w:txbxContent>
                  </v:textbox>
                </v:shape>
                <v:shape id="Text Box 404" o:spid="_x0000_s1112" type="#_x0000_t202" style="position:absolute;left:8102;top:1074;width:11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369B2F0B" w14:textId="77777777" w:rsidR="00121D20" w:rsidRDefault="00121D20">
                        <w:pPr>
                          <w:spacing w:line="71" w:lineRule="exact"/>
                          <w:rPr>
                            <w:rFonts w:ascii="Calibri"/>
                            <w:sz w:val="7"/>
                          </w:rPr>
                        </w:pPr>
                        <w:r>
                          <w:rPr>
                            <w:rFonts w:ascii="Calibri"/>
                            <w:color w:val="FFFFFF"/>
                            <w:sz w:val="7"/>
                          </w:rPr>
                          <w:t>4,,9</w:t>
                        </w:r>
                      </w:p>
                    </w:txbxContent>
                  </v:textbox>
                </v:shape>
                <v:shape id="Text Box 403" o:spid="_x0000_s1113" type="#_x0000_t202" style="position:absolute;left:6950;top:1237;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1885710A" w14:textId="77777777" w:rsidR="00121D20" w:rsidRDefault="00121D20">
                        <w:pPr>
                          <w:spacing w:line="71" w:lineRule="exact"/>
                          <w:rPr>
                            <w:rFonts w:ascii="Calibri"/>
                            <w:sz w:val="7"/>
                          </w:rPr>
                        </w:pPr>
                        <w:r>
                          <w:rPr>
                            <w:rFonts w:ascii="Calibri"/>
                            <w:color w:val="FFFFFF"/>
                            <w:sz w:val="7"/>
                          </w:rPr>
                          <w:t>1,,7</w:t>
                        </w:r>
                      </w:p>
                    </w:txbxContent>
                  </v:textbox>
                </v:shape>
                <v:shape id="Text Box 402" o:spid="_x0000_s1114" type="#_x0000_t202" style="position:absolute;left:7935;top:1237;width:11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1EFE43D9" w14:textId="77777777" w:rsidR="00121D20" w:rsidRDefault="00121D20">
                        <w:pPr>
                          <w:spacing w:line="71" w:lineRule="exact"/>
                          <w:rPr>
                            <w:rFonts w:ascii="Calibri"/>
                            <w:sz w:val="7"/>
                          </w:rPr>
                        </w:pPr>
                        <w:r>
                          <w:rPr>
                            <w:rFonts w:ascii="Calibri"/>
                            <w:color w:val="FFFFFF"/>
                            <w:sz w:val="7"/>
                          </w:rPr>
                          <w:t>3,,4</w:t>
                        </w:r>
                      </w:p>
                    </w:txbxContent>
                  </v:textbox>
                </v:shape>
                <v:shape id="Text Box 401" o:spid="_x0000_s1115" type="#_x0000_t202" style="position:absolute;left:6950;top:1576;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3ADE5C26" w14:textId="77777777" w:rsidR="00121D20" w:rsidRDefault="00121D20">
                        <w:pPr>
                          <w:spacing w:line="71" w:lineRule="exact"/>
                          <w:rPr>
                            <w:rFonts w:ascii="Calibri"/>
                            <w:sz w:val="7"/>
                          </w:rPr>
                        </w:pPr>
                        <w:r>
                          <w:rPr>
                            <w:rFonts w:ascii="Calibri"/>
                            <w:color w:val="FFFFFF"/>
                            <w:sz w:val="7"/>
                          </w:rPr>
                          <w:t>1,,3</w:t>
                        </w:r>
                      </w:p>
                    </w:txbxContent>
                  </v:textbox>
                </v:shape>
                <v:shape id="Text Box 400" o:spid="_x0000_s1116" type="#_x0000_t202" style="position:absolute;left:7935;top:1576;width:11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35E9DEED" w14:textId="77777777" w:rsidR="00121D20" w:rsidRDefault="00121D20">
                        <w:pPr>
                          <w:spacing w:line="71" w:lineRule="exact"/>
                          <w:rPr>
                            <w:rFonts w:ascii="Calibri"/>
                            <w:sz w:val="7"/>
                          </w:rPr>
                        </w:pPr>
                        <w:r>
                          <w:rPr>
                            <w:rFonts w:ascii="Calibri"/>
                            <w:color w:val="FFFFFF"/>
                            <w:sz w:val="7"/>
                          </w:rPr>
                          <w:t>4,,8</w:t>
                        </w:r>
                      </w:p>
                    </w:txbxContent>
                  </v:textbox>
                </v:shape>
                <v:shape id="Text Box 399" o:spid="_x0000_s1117" type="#_x0000_t202" style="position:absolute;left:7127;top:1802;width:11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4A29D372" w14:textId="77777777" w:rsidR="00121D20" w:rsidRDefault="00121D20">
                        <w:pPr>
                          <w:spacing w:line="71" w:lineRule="exact"/>
                          <w:rPr>
                            <w:rFonts w:ascii="Calibri"/>
                            <w:sz w:val="7"/>
                          </w:rPr>
                        </w:pPr>
                        <w:r>
                          <w:rPr>
                            <w:rFonts w:ascii="Calibri"/>
                            <w:color w:val="FFFFFF"/>
                            <w:sz w:val="7"/>
                          </w:rPr>
                          <w:t>3,,7</w:t>
                        </w:r>
                      </w:p>
                    </w:txbxContent>
                  </v:textbox>
                </v:shape>
                <v:shape id="Text Box 398" o:spid="_x0000_s1118" type="#_x0000_t202" style="position:absolute;left:7752;top:1795;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6D30E2C0" w14:textId="77777777" w:rsidR="00121D20" w:rsidRDefault="00121D20">
                        <w:pPr>
                          <w:spacing w:line="71" w:lineRule="exact"/>
                          <w:rPr>
                            <w:rFonts w:ascii="Calibri"/>
                            <w:sz w:val="7"/>
                          </w:rPr>
                        </w:pPr>
                        <w:r>
                          <w:rPr>
                            <w:rFonts w:ascii="Calibri"/>
                            <w:color w:val="FFFFFF"/>
                            <w:sz w:val="7"/>
                          </w:rPr>
                          <w:t>3,,8</w:t>
                        </w:r>
                      </w:p>
                    </w:txbxContent>
                  </v:textbox>
                </v:shape>
                <v:shape id="Text Box 397" o:spid="_x0000_s1119" type="#_x0000_t202" style="position:absolute;left:7440;top:1927;width:111;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1BCEF14A" w14:textId="77777777" w:rsidR="00121D20" w:rsidRDefault="00121D20">
                        <w:pPr>
                          <w:spacing w:line="71" w:lineRule="exact"/>
                          <w:rPr>
                            <w:rFonts w:ascii="Calibri"/>
                            <w:sz w:val="7"/>
                          </w:rPr>
                        </w:pPr>
                        <w:r>
                          <w:rPr>
                            <w:rFonts w:ascii="Calibri"/>
                            <w:color w:val="FFFFFF"/>
                            <w:sz w:val="7"/>
                          </w:rPr>
                          <w:t>7,,8</w:t>
                        </w:r>
                      </w:p>
                    </w:txbxContent>
                  </v:textbox>
                </v:shape>
                <w10:wrap type="topAndBottom" anchorx="page"/>
              </v:group>
            </w:pict>
          </mc:Fallback>
        </mc:AlternateContent>
      </w:r>
      <w:r>
        <w:rPr>
          <w:noProof/>
          <w:lang w:val="en-IN" w:eastAsia="en-IN" w:bidi="hi-IN"/>
        </w:rPr>
        <mc:AlternateContent>
          <mc:Choice Requires="wpg">
            <w:drawing>
              <wp:anchor distT="0" distB="0" distL="0" distR="0" simplePos="0" relativeHeight="251709440" behindDoc="1" locked="0" layoutInCell="1" allowOverlap="1" wp14:anchorId="7CC7DAD4" wp14:editId="2C7C151E">
                <wp:simplePos x="0" y="0"/>
                <wp:positionH relativeFrom="page">
                  <wp:posOffset>5837555</wp:posOffset>
                </wp:positionH>
                <wp:positionV relativeFrom="paragraph">
                  <wp:posOffset>214630</wp:posOffset>
                </wp:positionV>
                <wp:extent cx="925195" cy="1091565"/>
                <wp:effectExtent l="0" t="0" r="0" b="0"/>
                <wp:wrapTopAndBottom/>
                <wp:docPr id="391"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5195" cy="1091565"/>
                          <a:chOff x="9193" y="338"/>
                          <a:chExt cx="1457" cy="1719"/>
                        </a:xfrm>
                      </wpg:grpSpPr>
                      <pic:pic xmlns:pic="http://schemas.openxmlformats.org/drawingml/2006/picture">
                        <pic:nvPicPr>
                          <pic:cNvPr id="392" name="Picture 3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234" y="387"/>
                            <a:ext cx="1415" cy="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3" name="Text Box 394"/>
                        <wps:cNvSpPr txBox="1">
                          <a:spLocks noChangeArrowheads="1"/>
                        </wps:cNvSpPr>
                        <wps:spPr bwMode="auto">
                          <a:xfrm>
                            <a:off x="9639" y="337"/>
                            <a:ext cx="10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0D29A" w14:textId="77777777" w:rsidR="00121D20" w:rsidRDefault="00121D20">
                              <w:pPr>
                                <w:spacing w:line="107" w:lineRule="exact"/>
                                <w:rPr>
                                  <w:sz w:val="6"/>
                                </w:rPr>
                              </w:pPr>
                              <w:r>
                                <w:rPr>
                                  <w:rFonts w:ascii="Calibri"/>
                                  <w:w w:val="105"/>
                                  <w:position w:val="1"/>
                                  <w:sz w:val="10"/>
                                </w:rPr>
                                <w:t>C</w:t>
                              </w:r>
                              <w:r>
                                <w:rPr>
                                  <w:w w:val="105"/>
                                  <w:sz w:val="6"/>
                                </w:rPr>
                                <w:t>0</w:t>
                              </w:r>
                            </w:p>
                          </w:txbxContent>
                        </wps:txbx>
                        <wps:bodyPr rot="0" vert="horz" wrap="square" lIns="0" tIns="0" rIns="0" bIns="0" anchor="t" anchorCtr="0" upright="1">
                          <a:noAutofit/>
                        </wps:bodyPr>
                      </wps:wsp>
                      <wps:wsp>
                        <wps:cNvPr id="394" name="Text Box 393"/>
                        <wps:cNvSpPr txBox="1">
                          <a:spLocks noChangeArrowheads="1"/>
                        </wps:cNvSpPr>
                        <wps:spPr bwMode="auto">
                          <a:xfrm>
                            <a:off x="9192" y="904"/>
                            <a:ext cx="108"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25BD"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1</w:t>
                              </w:r>
                            </w:p>
                          </w:txbxContent>
                        </wps:txbx>
                        <wps:bodyPr rot="0" vert="horz" wrap="square" lIns="0" tIns="0" rIns="0" bIns="0" anchor="t" anchorCtr="0" upright="1">
                          <a:noAutofit/>
                        </wps:bodyPr>
                      </wps:wsp>
                      <wps:wsp>
                        <wps:cNvPr id="395" name="Text Box 392"/>
                        <wps:cNvSpPr txBox="1">
                          <a:spLocks noChangeArrowheads="1"/>
                        </wps:cNvSpPr>
                        <wps:spPr bwMode="auto">
                          <a:xfrm>
                            <a:off x="10505" y="871"/>
                            <a:ext cx="108"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0C3EF"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2</w:t>
                              </w:r>
                            </w:p>
                          </w:txbxContent>
                        </wps:txbx>
                        <wps:bodyPr rot="0" vert="horz" wrap="square" lIns="0" tIns="0" rIns="0" bIns="0" anchor="t" anchorCtr="0" upright="1">
                          <a:noAutofit/>
                        </wps:bodyPr>
                      </wps:wsp>
                      <wps:wsp>
                        <wps:cNvPr id="396" name="Text Box 391"/>
                        <wps:cNvSpPr txBox="1">
                          <a:spLocks noChangeArrowheads="1"/>
                        </wps:cNvSpPr>
                        <wps:spPr bwMode="auto">
                          <a:xfrm>
                            <a:off x="9455" y="1511"/>
                            <a:ext cx="108"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7A5AC"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CC7DAD4" id="Group 390" o:spid="_x0000_s1120" style="position:absolute;margin-left:459.65pt;margin-top:16.9pt;width:72.85pt;height:85.95pt;z-index:-251607040;mso-wrap-distance-left:0;mso-wrap-distance-right:0;mso-position-horizontal-relative:page" coordorigin="9193,338" coordsize="1457,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">
                <v:shape id="Picture 395" o:spid="_x0000_s1121" type="#_x0000_t75" style="position:absolute;left:9234;top:387;width:1415;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">
                  <v:imagedata r:id="rId20" o:title=""/>
                </v:shape>
                <v:shape id="Text Box 394" o:spid="_x0000_s1122" type="#_x0000_t202" style="position:absolute;left:9639;top:337;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6770D29A" w14:textId="77777777" w:rsidR="00121D20" w:rsidRDefault="00121D20">
                        <w:pPr>
                          <w:spacing w:line="107" w:lineRule="exact"/>
                          <w:rPr>
                            <w:sz w:val="6"/>
                          </w:rPr>
                        </w:pPr>
                        <w:r>
                          <w:rPr>
                            <w:rFonts w:ascii="Calibri"/>
                            <w:w w:val="105"/>
                            <w:position w:val="1"/>
                            <w:sz w:val="10"/>
                          </w:rPr>
                          <w:t>C</w:t>
                        </w:r>
                        <w:r>
                          <w:rPr>
                            <w:w w:val="105"/>
                            <w:sz w:val="6"/>
                          </w:rPr>
                          <w:t>0</w:t>
                        </w:r>
                      </w:p>
                    </w:txbxContent>
                  </v:textbox>
                </v:shape>
                <v:shape id="Text Box 393" o:spid="_x0000_s1123" type="#_x0000_t202" style="position:absolute;left:9192;top:904;width:10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7D8925BD"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1</w:t>
                        </w:r>
                      </w:p>
                    </w:txbxContent>
                  </v:textbox>
                </v:shape>
                <v:shape id="Text Box 392" o:spid="_x0000_s1124" type="#_x0000_t202" style="position:absolute;left:10505;top:871;width:10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07A0C3EF"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2</w:t>
                        </w:r>
                      </w:p>
                    </w:txbxContent>
                  </v:textbox>
                </v:shape>
                <v:shape id="Text Box 391" o:spid="_x0000_s1125" type="#_x0000_t202" style="position:absolute;left:9455;top:1511;width:10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14:paraId="5727A5AC" w14:textId="77777777" w:rsidR="00121D20" w:rsidRDefault="00121D20">
                        <w:pPr>
                          <w:spacing w:line="109" w:lineRule="exact"/>
                          <w:rPr>
                            <w:rFonts w:ascii="Calibri"/>
                            <w:sz w:val="6"/>
                          </w:rPr>
                        </w:pPr>
                        <w:r>
                          <w:rPr>
                            <w:rFonts w:ascii="Calibri"/>
                            <w:w w:val="105"/>
                            <w:position w:val="1"/>
                            <w:sz w:val="10"/>
                          </w:rPr>
                          <w:t>C</w:t>
                        </w:r>
                        <w:r>
                          <w:rPr>
                            <w:rFonts w:ascii="Calibri"/>
                            <w:w w:val="105"/>
                            <w:sz w:val="6"/>
                          </w:rPr>
                          <w:t>3</w:t>
                        </w:r>
                      </w:p>
                    </w:txbxContent>
                  </v:textbox>
                </v:shape>
                <w10:wrap type="topAndBottom" anchorx="page"/>
              </v:group>
            </w:pict>
          </mc:Fallback>
        </mc:AlternateContent>
      </w:r>
    </w:p>
    <w:p w14:paraId="58682423" w14:textId="6786EF3F" w:rsidR="00187908" w:rsidRDefault="00105EDE">
      <w:pPr>
        <w:spacing w:before="294" w:line="232" w:lineRule="auto"/>
        <w:ind w:left="159" w:right="977"/>
        <w:jc w:val="both"/>
        <w:rPr>
          <w:sz w:val="16"/>
        </w:rPr>
      </w:pPr>
      <w:r>
        <w:rPr>
          <w:sz w:val="16"/>
        </w:rPr>
        <w:t>Fig. 4.</w:t>
      </w:r>
      <w:bookmarkStart w:id="570" w:name="community_graph"/>
      <w:bookmarkEnd w:id="570"/>
      <w:r>
        <w:rPr>
          <w:sz w:val="16"/>
        </w:rPr>
        <w:t xml:space="preserve"> </w:t>
      </w:r>
      <w:bookmarkStart w:id="571" w:name="_bookmark9"/>
      <w:bookmarkEnd w:id="571"/>
      <w:r>
        <w:rPr>
          <w:sz w:val="16"/>
        </w:rPr>
        <w:t xml:space="preserve">Construction of the community graph from the </w:t>
      </w:r>
      <w:del w:id="572" w:author="Rick" w:date="2019-04-10T11:32:00Z">
        <w:r w:rsidDel="005556E0">
          <w:rPr>
            <w:sz w:val="16"/>
          </w:rPr>
          <w:delText xml:space="preserve">triangle </w:delText>
        </w:r>
      </w:del>
      <w:ins w:id="573" w:author="Rick" w:date="2019-04-10T11:32:00Z">
        <w:r w:rsidR="005556E0">
          <w:rPr>
            <w:sz w:val="16"/>
          </w:rPr>
          <w:t>triangle-</w:t>
        </w:r>
      </w:ins>
      <w:r>
        <w:rPr>
          <w:sz w:val="16"/>
        </w:rPr>
        <w:t xml:space="preserve">derived </w:t>
      </w:r>
      <w:r>
        <w:rPr>
          <w:spacing w:val="-3"/>
          <w:sz w:val="16"/>
        </w:rPr>
        <w:t xml:space="preserve">graph. </w:t>
      </w:r>
      <w:r>
        <w:rPr>
          <w:sz w:val="16"/>
        </w:rPr>
        <w:t>The graph on the left is a</w:t>
      </w:r>
      <w:ins w:id="574" w:author="Rick" w:date="2019-04-10T11:33:00Z">
        <w:r w:rsidR="005556E0">
          <w:rPr>
            <w:sz w:val="16"/>
          </w:rPr>
          <w:t>n</w:t>
        </w:r>
      </w:ins>
      <w:r>
        <w:rPr>
          <w:sz w:val="16"/>
        </w:rPr>
        <w:t xml:space="preserve"> MST of the </w:t>
      </w:r>
      <w:del w:id="575" w:author="Rick" w:date="2019-04-10T11:33:00Z">
        <w:r w:rsidDel="005556E0">
          <w:rPr>
            <w:sz w:val="16"/>
          </w:rPr>
          <w:delText xml:space="preserve">triangle </w:delText>
        </w:r>
      </w:del>
      <w:ins w:id="576" w:author="Rick" w:date="2019-04-10T11:33:00Z">
        <w:r w:rsidR="005556E0">
          <w:rPr>
            <w:sz w:val="16"/>
          </w:rPr>
          <w:t>triangle-</w:t>
        </w:r>
      </w:ins>
      <w:r>
        <w:rPr>
          <w:sz w:val="16"/>
        </w:rPr>
        <w:t xml:space="preserve">derived graph. The graph on </w:t>
      </w:r>
      <w:del w:id="577" w:author="Rick" w:date="2019-04-10T11:33:00Z">
        <w:r w:rsidDel="005556E0">
          <w:rPr>
            <w:sz w:val="16"/>
          </w:rPr>
          <w:delText xml:space="preserve"> </w:delText>
        </w:r>
      </w:del>
      <w:r>
        <w:rPr>
          <w:sz w:val="16"/>
        </w:rPr>
        <w:t>the right is the community graph</w:t>
      </w:r>
      <w:ins w:id="578" w:author="Rick" w:date="2019-04-10T11:33:00Z">
        <w:r w:rsidR="005556E0">
          <w:rPr>
            <w:sz w:val="16"/>
          </w:rPr>
          <w:t>,</w:t>
        </w:r>
      </w:ins>
      <w:r>
        <w:rPr>
          <w:sz w:val="16"/>
        </w:rPr>
        <w:t xml:space="preserve"> having vertices </w:t>
      </w:r>
      <w:ins w:id="579" w:author="Rick" w:date="2019-04-10T11:33:00Z">
        <w:r w:rsidR="005556E0">
          <w:rPr>
            <w:sz w:val="16"/>
          </w:rPr>
          <w:t xml:space="preserve">that </w:t>
        </w:r>
      </w:ins>
      <w:r>
        <w:rPr>
          <w:sz w:val="16"/>
        </w:rPr>
        <w:t>represent</w:t>
      </w:r>
      <w:del w:id="580" w:author="Rick" w:date="2019-04-10T11:33:00Z">
        <w:r w:rsidDel="005556E0">
          <w:rPr>
            <w:sz w:val="16"/>
          </w:rPr>
          <w:delText>ing</w:delText>
        </w:r>
      </w:del>
      <w:r>
        <w:rPr>
          <w:sz w:val="16"/>
        </w:rPr>
        <w:t xml:space="preserve"> unique k-truss communities and edges </w:t>
      </w:r>
      <w:ins w:id="581" w:author="Rick" w:date="2019-04-10T11:33:00Z">
        <w:r w:rsidR="005556E0">
          <w:rPr>
            <w:sz w:val="16"/>
          </w:rPr>
          <w:t xml:space="preserve">that </w:t>
        </w:r>
      </w:ins>
      <w:r>
        <w:rPr>
          <w:sz w:val="16"/>
        </w:rPr>
        <w:t>represent</w:t>
      </w:r>
      <w:del w:id="582" w:author="Rick" w:date="2019-04-10T11:33:00Z">
        <w:r w:rsidDel="005556E0">
          <w:rPr>
            <w:sz w:val="16"/>
          </w:rPr>
          <w:delText>ing</w:delText>
        </w:r>
      </w:del>
      <w:r>
        <w:rPr>
          <w:sz w:val="16"/>
        </w:rPr>
        <w:t xml:space="preserve"> </w:t>
      </w:r>
      <w:ins w:id="583" w:author="Rick" w:date="2019-04-10T11:33:00Z">
        <w:r w:rsidR="005556E0">
          <w:rPr>
            <w:sz w:val="16"/>
          </w:rPr>
          <w:t xml:space="preserve">the </w:t>
        </w:r>
      </w:ins>
      <w:r>
        <w:rPr>
          <w:sz w:val="16"/>
        </w:rPr>
        <w:t>containment relations between k-truss communities.</w:t>
      </w:r>
      <w:r>
        <w:rPr>
          <w:spacing w:val="5"/>
          <w:sz w:val="16"/>
        </w:rPr>
        <w:t xml:space="preserve"> </w:t>
      </w:r>
      <w:r>
        <w:rPr>
          <w:sz w:val="16"/>
        </w:rPr>
        <w:t>The</w:t>
      </w:r>
      <w:r>
        <w:rPr>
          <w:spacing w:val="6"/>
          <w:sz w:val="16"/>
        </w:rPr>
        <w:t xml:space="preserve"> </w:t>
      </w:r>
      <w:r>
        <w:rPr>
          <w:sz w:val="16"/>
        </w:rPr>
        <w:t>color</w:t>
      </w:r>
      <w:r>
        <w:rPr>
          <w:spacing w:val="5"/>
          <w:sz w:val="16"/>
        </w:rPr>
        <w:t xml:space="preserve"> </w:t>
      </w:r>
      <w:r>
        <w:rPr>
          <w:sz w:val="16"/>
        </w:rPr>
        <w:t>of</w:t>
      </w:r>
      <w:r>
        <w:rPr>
          <w:spacing w:val="6"/>
          <w:sz w:val="16"/>
        </w:rPr>
        <w:t xml:space="preserve"> </w:t>
      </w:r>
      <w:r>
        <w:rPr>
          <w:sz w:val="16"/>
        </w:rPr>
        <w:t>vertices</w:t>
      </w:r>
      <w:r>
        <w:rPr>
          <w:spacing w:val="5"/>
          <w:sz w:val="16"/>
        </w:rPr>
        <w:t xml:space="preserve"> </w:t>
      </w:r>
      <w:r>
        <w:rPr>
          <w:sz w:val="16"/>
        </w:rPr>
        <w:t>shows</w:t>
      </w:r>
      <w:r>
        <w:rPr>
          <w:spacing w:val="6"/>
          <w:sz w:val="16"/>
        </w:rPr>
        <w:t xml:space="preserve"> </w:t>
      </w:r>
      <w:r>
        <w:rPr>
          <w:sz w:val="16"/>
        </w:rPr>
        <w:t>the</w:t>
      </w:r>
      <w:r>
        <w:rPr>
          <w:spacing w:val="5"/>
          <w:sz w:val="16"/>
        </w:rPr>
        <w:t xml:space="preserve"> </w:t>
      </w:r>
      <w:r>
        <w:rPr>
          <w:sz w:val="16"/>
        </w:rPr>
        <w:t>mapping</w:t>
      </w:r>
      <w:r>
        <w:rPr>
          <w:spacing w:val="6"/>
          <w:sz w:val="16"/>
        </w:rPr>
        <w:t xml:space="preserve"> </w:t>
      </w:r>
      <w:r>
        <w:rPr>
          <w:sz w:val="16"/>
        </w:rPr>
        <w:t>between</w:t>
      </w:r>
      <w:r>
        <w:rPr>
          <w:spacing w:val="5"/>
          <w:sz w:val="16"/>
        </w:rPr>
        <w:t xml:space="preserve"> </w:t>
      </w:r>
      <w:ins w:id="584" w:author="Rick" w:date="2019-04-10T11:33:00Z">
        <w:r w:rsidR="005556E0">
          <w:rPr>
            <w:spacing w:val="5"/>
            <w:sz w:val="16"/>
          </w:rPr>
          <w:t xml:space="preserve">the </w:t>
        </w:r>
      </w:ins>
      <w:r>
        <w:rPr>
          <w:sz w:val="16"/>
        </w:rPr>
        <w:t>two</w:t>
      </w:r>
      <w:r>
        <w:rPr>
          <w:spacing w:val="6"/>
          <w:sz w:val="16"/>
        </w:rPr>
        <w:t xml:space="preserve"> </w:t>
      </w:r>
      <w:r>
        <w:rPr>
          <w:sz w:val="16"/>
        </w:rPr>
        <w:t>graphs.</w:t>
      </w:r>
      <w:del w:id="585" w:author="Rick" w:date="2019-04-10T11:33:00Z">
        <w:r w:rsidDel="005556E0">
          <w:rPr>
            <w:sz w:val="16"/>
          </w:rPr>
          <w:delText>ji</w:delText>
        </w:r>
      </w:del>
    </w:p>
    <w:p w14:paraId="2E3F2896" w14:textId="77777777" w:rsidR="00187908" w:rsidRDefault="00187908">
      <w:pPr>
        <w:pStyle w:val="BodyText"/>
        <w:spacing w:before="8"/>
        <w:rPr>
          <w:sz w:val="16"/>
        </w:rPr>
      </w:pPr>
    </w:p>
    <w:p w14:paraId="4804BC1D" w14:textId="77777777" w:rsidR="00187908" w:rsidRDefault="00105EDE">
      <w:pPr>
        <w:pStyle w:val="ListParagraph"/>
        <w:numPr>
          <w:ilvl w:val="1"/>
          <w:numId w:val="4"/>
        </w:numPr>
        <w:tabs>
          <w:tab w:val="left" w:pos="625"/>
        </w:tabs>
        <w:ind w:hanging="267"/>
        <w:jc w:val="both"/>
        <w:rPr>
          <w:i/>
          <w:sz w:val="20"/>
        </w:rPr>
      </w:pPr>
      <w:r>
        <w:rPr>
          <w:i/>
          <w:sz w:val="20"/>
        </w:rPr>
        <w:t>Community</w:t>
      </w:r>
      <w:r>
        <w:rPr>
          <w:i/>
          <w:spacing w:val="18"/>
          <w:sz w:val="20"/>
        </w:rPr>
        <w:t xml:space="preserve"> </w:t>
      </w:r>
      <w:r>
        <w:rPr>
          <w:i/>
          <w:sz w:val="20"/>
        </w:rPr>
        <w:t>Graph:</w:t>
      </w:r>
    </w:p>
    <w:p w14:paraId="78B17228" w14:textId="62C86655" w:rsidR="00187908" w:rsidRDefault="00105EDE">
      <w:pPr>
        <w:pStyle w:val="BodyText"/>
        <w:spacing w:before="10" w:line="249" w:lineRule="auto"/>
        <w:ind w:left="159" w:right="977"/>
        <w:jc w:val="both"/>
      </w:pPr>
      <w:r>
        <w:t xml:space="preserve">The </w:t>
      </w:r>
      <w:del w:id="586" w:author="Rick" w:date="2019-04-10T11:34:00Z">
        <w:r w:rsidDel="005556E0">
          <w:delText xml:space="preserve">top </w:delText>
        </w:r>
      </w:del>
      <w:ins w:id="587" w:author="Rick" w:date="2019-04-10T11:34:00Z">
        <w:r w:rsidR="005556E0">
          <w:t>top-</w:t>
        </w:r>
      </w:ins>
      <w:r>
        <w:t xml:space="preserve">level index is a super-graph </w:t>
      </w:r>
      <w:del w:id="588" w:author="Rick" w:date="2019-04-10T11:34:00Z">
        <w:r w:rsidDel="005556E0">
          <w:delText xml:space="preserve">having </w:delText>
        </w:r>
      </w:del>
      <w:ins w:id="589" w:author="Rick" w:date="2019-04-10T11:34:00Z">
        <w:r w:rsidR="005556E0">
          <w:t xml:space="preserve">whose </w:t>
        </w:r>
      </w:ins>
      <w:r>
        <w:t>vertices repre</w:t>
      </w:r>
      <w:del w:id="590" w:author="Rick" w:date="2019-04-10T11:34:00Z">
        <w:r w:rsidDel="005556E0">
          <w:delText xml:space="preserve">- </w:delText>
        </w:r>
      </w:del>
      <w:r>
        <w:t>sen</w:t>
      </w:r>
      <w:del w:id="591" w:author="Rick" w:date="2019-04-10T11:34:00Z">
        <w:r w:rsidDel="005556E0">
          <w:delText>ting</w:delText>
        </w:r>
      </w:del>
      <w:ins w:id="592" w:author="Rick" w:date="2019-04-10T11:34:00Z">
        <w:r w:rsidR="005556E0">
          <w:t>t</w:t>
        </w:r>
      </w:ins>
      <w:r>
        <w:t xml:space="preserve"> unique k-truss communities and edges represent</w:t>
      </w:r>
      <w:del w:id="593" w:author="Rick" w:date="2019-04-10T11:34:00Z">
        <w:r w:rsidDel="005556E0">
          <w:delText>ing</w:delText>
        </w:r>
      </w:del>
      <w:r>
        <w:t xml:space="preserve"> containment relations between k-truss communities. We call</w:t>
      </w:r>
    </w:p>
    <w:p w14:paraId="4A756FA0" w14:textId="77777777" w:rsidR="00187908" w:rsidRDefault="00187908">
      <w:pPr>
        <w:spacing w:line="249" w:lineRule="auto"/>
        <w:jc w:val="both"/>
        <w:sectPr w:rsidR="00187908">
          <w:type w:val="continuous"/>
          <w:pgSz w:w="12240" w:h="15840"/>
          <w:pgMar w:top="900" w:right="0" w:bottom="280" w:left="820" w:header="720" w:footer="720" w:gutter="0"/>
          <w:cols w:num="2" w:space="720" w:equalWidth="0">
            <w:col w:w="5181" w:space="79"/>
            <w:col w:w="6160"/>
          </w:cols>
        </w:sectPr>
      </w:pPr>
    </w:p>
    <w:p w14:paraId="16483A26" w14:textId="778BF110" w:rsidR="00187908" w:rsidRDefault="00F51443">
      <w:pPr>
        <w:pStyle w:val="BodyText"/>
        <w:spacing w:before="66" w:line="240" w:lineRule="exact"/>
        <w:ind w:left="159" w:right="38"/>
        <w:jc w:val="both"/>
      </w:pPr>
      <w:r>
        <w:rPr>
          <w:noProof/>
          <w:lang w:val="en-IN" w:eastAsia="en-IN" w:bidi="hi-IN"/>
        </w:rPr>
        <w:lastRenderedPageBreak/>
        <mc:AlternateContent>
          <mc:Choice Requires="wps">
            <w:drawing>
              <wp:anchor distT="0" distB="0" distL="114300" distR="114300" simplePos="0" relativeHeight="250013696" behindDoc="1" locked="0" layoutInCell="1" allowOverlap="1" wp14:anchorId="1A22E1CB" wp14:editId="6C050622">
                <wp:simplePos x="0" y="0"/>
                <wp:positionH relativeFrom="page">
                  <wp:posOffset>727075</wp:posOffset>
                </wp:positionH>
                <wp:positionV relativeFrom="paragraph">
                  <wp:posOffset>369570</wp:posOffset>
                </wp:positionV>
                <wp:extent cx="2195195" cy="219710"/>
                <wp:effectExtent l="0" t="0" r="0" b="0"/>
                <wp:wrapNone/>
                <wp:docPr id="390"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19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9B1BB" w14:textId="77777777" w:rsidR="00121D20" w:rsidRDefault="00121D20">
                            <w:pPr>
                              <w:pStyle w:val="BodyText"/>
                              <w:tabs>
                                <w:tab w:val="left" w:pos="3302"/>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22E1CB" id="Text Box 389" o:spid="_x0000_s1126" type="#_x0000_t202" style="position:absolute;left:0;text-align:left;margin-left:57.25pt;margin-top:29.1pt;width:172.85pt;height:17.3pt;z-index:-2533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" filled="f" stroked="f">
                <v:textbox inset="0,0,0,0">
                  <w:txbxContent>
                    <w:p w14:paraId="0459B1BB" w14:textId="77777777" w:rsidR="00121D20" w:rsidRDefault="00121D20">
                      <w:pPr>
                        <w:pStyle w:val="BodyText"/>
                        <w:tabs>
                          <w:tab w:val="left" w:pos="3302"/>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rPr>
                        <w:t>−</w:t>
                      </w:r>
                    </w:p>
                  </w:txbxContent>
                </v:textbox>
                <w10:wrap anchorx="page"/>
              </v:shape>
            </w:pict>
          </mc:Fallback>
        </mc:AlternateContent>
      </w:r>
      <w:r w:rsidR="00105EDE">
        <w:t xml:space="preserve">this index structure the community graph </w:t>
      </w:r>
      <w:del w:id="594" w:author="Rick" w:date="2019-04-10T11:34:00Z">
        <w:r w:rsidR="00105EDE" w:rsidDel="005556E0">
          <w:delText xml:space="preserve"> </w:delText>
        </w:r>
      </w:del>
      <w:r w:rsidR="00105EDE">
        <w:t xml:space="preserve">and </w:t>
      </w:r>
      <w:del w:id="595" w:author="Rick" w:date="2019-04-10T11:34:00Z">
        <w:r w:rsidR="00105EDE" w:rsidDel="005556E0">
          <w:delText xml:space="preserve"> </w:delText>
        </w:r>
      </w:del>
      <w:r w:rsidR="00105EDE">
        <w:t xml:space="preserve">denote </w:t>
      </w:r>
      <w:del w:id="596" w:author="Rick" w:date="2019-04-10T11:34:00Z">
        <w:r w:rsidR="00105EDE" w:rsidDel="005556E0">
          <w:delText xml:space="preserve"> </w:delText>
        </w:r>
      </w:del>
      <w:r w:rsidR="00105EDE">
        <w:t>it</w:t>
      </w:r>
      <w:r w:rsidR="00105EDE">
        <w:rPr>
          <w:spacing w:val="24"/>
        </w:rPr>
        <w:t xml:space="preserve"> </w:t>
      </w:r>
      <w:r w:rsidR="00105EDE">
        <w:rPr>
          <w:spacing w:val="-7"/>
        </w:rPr>
        <w:t xml:space="preserve">as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 xml:space="preserve">Based on the hierarchical property of k-truss </w:t>
      </w:r>
      <w:hyperlink w:anchor="_bookmark30" w:history="1">
        <w:r w:rsidR="00105EDE">
          <w:t xml:space="preserve">[3], </w:t>
        </w:r>
      </w:hyperlink>
      <w:r w:rsidR="00105EDE">
        <w:t xml:space="preserve">i.e., </w:t>
      </w:r>
      <w:r w:rsidR="00105EDE">
        <w:rPr>
          <w:spacing w:val="-9"/>
        </w:rPr>
        <w:t xml:space="preserve">for </w:t>
      </w:r>
      <w:del w:id="597" w:author="Rick" w:date="2019-04-10T11:34:00Z">
        <w:r w:rsidR="00105EDE" w:rsidDel="005556E0">
          <w:rPr>
            <w:spacing w:val="-9"/>
          </w:rPr>
          <w:delText xml:space="preserve">  </w:delText>
        </w:r>
      </w:del>
      <w:r w:rsidR="00105EDE">
        <w:rPr>
          <w:rFonts w:ascii="Bookman Old Style"/>
          <w:i/>
        </w:rPr>
        <w:t xml:space="preserve">k </w:t>
      </w:r>
      <w:del w:id="598" w:author="Rick" w:date="2019-04-10T11:34:00Z">
        <w:r w:rsidR="00105EDE" w:rsidDel="005556E0">
          <w:rPr>
            <w:rFonts w:ascii="Bookman Old Style"/>
            <w:i/>
          </w:rPr>
          <w:delText xml:space="preserve"> </w:delText>
        </w:r>
      </w:del>
      <w:r w:rsidR="00105EDE">
        <w:rPr>
          <w:rFonts w:ascii="Arial"/>
        </w:rPr>
        <w:t>2</w:t>
      </w:r>
      <w:r w:rsidR="00105EDE">
        <w:t xml:space="preserve">, each </w:t>
      </w:r>
      <w:r w:rsidR="00105EDE">
        <w:rPr>
          <w:rFonts w:ascii="Bookman Old Style"/>
          <w:i/>
        </w:rPr>
        <w:t>k</w:t>
      </w:r>
      <w:r w:rsidR="00105EDE">
        <w:t xml:space="preserve">-truss </w:t>
      </w:r>
      <w:del w:id="599" w:author="Rick" w:date="2019-04-10T11:34:00Z">
        <w:r w:rsidR="00105EDE" w:rsidDel="00F87E60">
          <w:delText xml:space="preserve">is </w:delText>
        </w:r>
      </w:del>
      <w:ins w:id="600" w:author="Rick" w:date="2019-04-10T11:34:00Z">
        <w:r w:rsidR="00F87E60">
          <w:t xml:space="preserve">being </w:t>
        </w:r>
      </w:ins>
      <w:r w:rsidR="00105EDE">
        <w:t>the subgraph of a (</w:t>
      </w:r>
      <w:r w:rsidR="00105EDE">
        <w:rPr>
          <w:rFonts w:ascii="Bookman Old Style"/>
          <w:i/>
        </w:rPr>
        <w:t xml:space="preserve">k </w:t>
      </w:r>
      <w:del w:id="601" w:author="Rick" w:date="2019-04-10T11:34:00Z">
        <w:r w:rsidR="00105EDE" w:rsidDel="005556E0">
          <w:rPr>
            <w:rFonts w:ascii="Bookman Old Style"/>
            <w:i/>
          </w:rPr>
          <w:delText xml:space="preserve"> </w:delText>
        </w:r>
      </w:del>
      <w:r w:rsidR="00105EDE">
        <w:rPr>
          <w:rFonts w:ascii="Arial"/>
        </w:rPr>
        <w:t>1</w:t>
      </w:r>
      <w:r w:rsidR="00105EDE">
        <w:t xml:space="preserve">)-truss, we have the formal definition of the community graph in </w:t>
      </w:r>
      <w:r w:rsidR="00105EDE">
        <w:fldChar w:fldCharType="begin"/>
      </w:r>
      <w:r w:rsidR="00105EDE">
        <w:instrText xml:space="preserve"> HYPERLINK \l "_bookmark10" </w:instrText>
      </w:r>
      <w:r w:rsidR="00105EDE">
        <w:fldChar w:fldCharType="separate"/>
      </w:r>
      <w:r w:rsidR="00105EDE" w:rsidRPr="00F87E60">
        <w:rPr>
          <w:i/>
          <w:iCs/>
          <w:rPrChange w:id="602" w:author="Rick" w:date="2019-04-10T11:35:00Z">
            <w:rPr/>
          </w:rPrChange>
        </w:rPr>
        <w:t xml:space="preserve">Definition </w:t>
      </w:r>
      <w:r w:rsidR="00105EDE" w:rsidRPr="00F87E60">
        <w:rPr>
          <w:i/>
          <w:iCs/>
          <w:spacing w:val="-7"/>
          <w:rPrChange w:id="603" w:author="Rick" w:date="2019-04-10T11:35:00Z">
            <w:rPr>
              <w:spacing w:val="-7"/>
            </w:rPr>
          </w:rPrChange>
        </w:rPr>
        <w:t>8</w:t>
      </w:r>
      <w:r w:rsidR="00105EDE">
        <w:rPr>
          <w:spacing w:val="-7"/>
        </w:rPr>
        <w:t>.</w:t>
      </w:r>
      <w:r w:rsidR="00105EDE">
        <w:rPr>
          <w:spacing w:val="-7"/>
        </w:rPr>
        <w:fldChar w:fldCharType="end"/>
      </w:r>
      <w:bookmarkStart w:id="604" w:name="_bookmark10"/>
      <w:bookmarkEnd w:id="604"/>
      <w:r w:rsidR="00105EDE">
        <w:rPr>
          <w:spacing w:val="-7"/>
        </w:rPr>
        <w:t xml:space="preserve"> </w:t>
      </w:r>
      <w:r w:rsidR="00105EDE">
        <w:rPr>
          <w:spacing w:val="-8"/>
        </w:rPr>
        <w:t>We</w:t>
      </w:r>
      <w:r w:rsidR="00105EDE">
        <w:rPr>
          <w:spacing w:val="17"/>
        </w:rPr>
        <w:t xml:space="preserve"> </w:t>
      </w:r>
      <w:r w:rsidR="00105EDE">
        <w:t>show</w:t>
      </w:r>
      <w:r w:rsidR="00105EDE">
        <w:rPr>
          <w:spacing w:val="17"/>
        </w:rPr>
        <w:t xml:space="preserve"> </w:t>
      </w:r>
      <w:r w:rsidR="00105EDE">
        <w:t>an</w:t>
      </w:r>
      <w:r w:rsidR="00105EDE">
        <w:rPr>
          <w:spacing w:val="17"/>
        </w:rPr>
        <w:t xml:space="preserve"> </w:t>
      </w:r>
      <w:r w:rsidR="00105EDE">
        <w:t>example</w:t>
      </w:r>
      <w:r w:rsidR="00105EDE">
        <w:rPr>
          <w:spacing w:val="17"/>
        </w:rPr>
        <w:t xml:space="preserve"> </w:t>
      </w:r>
      <w:r w:rsidR="00105EDE">
        <w:t>of</w:t>
      </w:r>
      <w:r w:rsidR="00105EDE">
        <w:rPr>
          <w:spacing w:val="18"/>
        </w:rPr>
        <w:t xml:space="preserve"> </w:t>
      </w:r>
      <w:r w:rsidR="00105EDE">
        <w:t>the</w:t>
      </w:r>
      <w:r w:rsidR="00105EDE">
        <w:rPr>
          <w:spacing w:val="17"/>
        </w:rPr>
        <w:t xml:space="preserve"> </w:t>
      </w:r>
      <w:r w:rsidR="00105EDE">
        <w:t>community</w:t>
      </w:r>
      <w:r w:rsidR="00105EDE">
        <w:rPr>
          <w:spacing w:val="17"/>
        </w:rPr>
        <w:t xml:space="preserve"> </w:t>
      </w:r>
      <w:r w:rsidR="00105EDE">
        <w:t>graph</w:t>
      </w:r>
      <w:r w:rsidR="00105EDE">
        <w:rPr>
          <w:spacing w:val="17"/>
        </w:rPr>
        <w:t xml:space="preserve"> </w:t>
      </w:r>
      <w:r w:rsidR="00105EDE">
        <w:t>in</w:t>
      </w:r>
      <w:r w:rsidR="00105EDE">
        <w:rPr>
          <w:spacing w:val="17"/>
        </w:rPr>
        <w:t xml:space="preserve"> </w:t>
      </w:r>
      <w:hyperlink w:anchor="_bookmark9" w:history="1">
        <w:r w:rsidR="00105EDE">
          <w:t>Figure</w:t>
        </w:r>
        <w:r w:rsidR="00105EDE">
          <w:rPr>
            <w:spacing w:val="18"/>
          </w:rPr>
          <w:t xml:space="preserve"> </w:t>
        </w:r>
        <w:r w:rsidR="00105EDE">
          <w:t>4.</w:t>
        </w:r>
      </w:hyperlink>
    </w:p>
    <w:p w14:paraId="6BEB824B" w14:textId="77777777" w:rsidR="00187908" w:rsidRDefault="00105EDE">
      <w:pPr>
        <w:pStyle w:val="BodyText"/>
        <w:spacing w:before="9"/>
        <w:rPr>
          <w:sz w:val="6"/>
        </w:rPr>
      </w:pPr>
      <w:r>
        <w:br w:type="column"/>
      </w:r>
    </w:p>
    <w:p w14:paraId="44F263D1" w14:textId="07AEEDCC" w:rsidR="00187908" w:rsidRDefault="00F51443">
      <w:pPr>
        <w:pStyle w:val="BodyText"/>
        <w:spacing w:line="20" w:lineRule="exact"/>
        <w:ind w:left="121"/>
        <w:rPr>
          <w:sz w:val="2"/>
        </w:rPr>
      </w:pPr>
      <w:r>
        <w:rPr>
          <w:noProof/>
          <w:sz w:val="2"/>
          <w:lang w:val="en-IN" w:eastAsia="en-IN" w:bidi="hi-IN"/>
        </w:rPr>
        <mc:AlternateContent>
          <mc:Choice Requires="wpg">
            <w:drawing>
              <wp:inline distT="0" distB="0" distL="0" distR="0" wp14:anchorId="473CD614" wp14:editId="40047FFD">
                <wp:extent cx="3188970" cy="10160"/>
                <wp:effectExtent l="13335" t="5715" r="7620" b="3175"/>
                <wp:docPr id="388"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0160"/>
                          <a:chOff x="0" y="0"/>
                          <a:chExt cx="5022" cy="16"/>
                        </a:xfrm>
                      </wpg:grpSpPr>
                      <wps:wsp>
                        <wps:cNvPr id="389" name="Line 388"/>
                        <wps:cNvCnPr>
                          <a:cxnSpLocks noChangeShapeType="1"/>
                        </wps:cNvCnPr>
                        <wps:spPr bwMode="auto">
                          <a:xfrm>
                            <a:off x="0" y="8"/>
                            <a:ext cx="5021"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9F848E1" id="Group 387" o:spid="_x0000_s1026" style="width:251.1pt;height:.8pt;mso-position-horizontal-relative:char;mso-position-vertical-relative:line" coordsize="50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">
                <v:line id="Line 388" o:spid="_x0000_s1027" style="position:absolute;visibility:visible;mso-wrap-style:square" from="0,8" to="5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" strokeweight=".28117mm"/>
                <w10:anchorlock/>
              </v:group>
            </w:pict>
          </mc:Fallback>
        </mc:AlternateContent>
      </w:r>
    </w:p>
    <w:p w14:paraId="21EC2A69" w14:textId="77777777" w:rsidR="00187908" w:rsidRDefault="00105EDE">
      <w:pPr>
        <w:ind w:left="229"/>
        <w:rPr>
          <w:sz w:val="20"/>
        </w:rPr>
      </w:pPr>
      <w:r>
        <w:rPr>
          <w:b/>
          <w:sz w:val="20"/>
        </w:rPr>
        <w:t xml:space="preserve">Algorithm 1: </w:t>
      </w:r>
      <w:r>
        <w:rPr>
          <w:sz w:val="20"/>
        </w:rPr>
        <w:t>Top Level Index Construction</w:t>
      </w:r>
    </w:p>
    <w:p w14:paraId="7C23BDAE" w14:textId="77777777" w:rsidR="00187908" w:rsidRDefault="00187908">
      <w:pPr>
        <w:pStyle w:val="BodyText"/>
        <w:spacing w:before="5"/>
        <w:rPr>
          <w:sz w:val="3"/>
        </w:rPr>
      </w:pPr>
    </w:p>
    <w:p w14:paraId="0230BD9E" w14:textId="3D760CFC" w:rsidR="00187908" w:rsidRDefault="00F51443">
      <w:pPr>
        <w:pStyle w:val="BodyText"/>
        <w:spacing w:line="20" w:lineRule="exact"/>
        <w:ind w:left="121"/>
        <w:rPr>
          <w:sz w:val="2"/>
        </w:rPr>
      </w:pPr>
      <w:r>
        <w:rPr>
          <w:noProof/>
          <w:sz w:val="2"/>
          <w:lang w:val="en-IN" w:eastAsia="en-IN" w:bidi="hi-IN"/>
        </w:rPr>
        <mc:AlternateContent>
          <mc:Choice Requires="wpg">
            <w:drawing>
              <wp:inline distT="0" distB="0" distL="0" distR="0" wp14:anchorId="4C2C9F98" wp14:editId="1A9411A8">
                <wp:extent cx="3188970" cy="10160"/>
                <wp:effectExtent l="13335" t="8255" r="7620" b="635"/>
                <wp:docPr id="386"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0160"/>
                          <a:chOff x="0" y="0"/>
                          <a:chExt cx="5022" cy="16"/>
                        </a:xfrm>
                      </wpg:grpSpPr>
                      <wps:wsp>
                        <wps:cNvPr id="387" name="Line 386"/>
                        <wps:cNvCnPr>
                          <a:cxnSpLocks noChangeShapeType="1"/>
                        </wps:cNvCnPr>
                        <wps:spPr bwMode="auto">
                          <a:xfrm>
                            <a:off x="0" y="8"/>
                            <a:ext cx="5021"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454B6CE" id="Group 385" o:spid="_x0000_s1026" style="width:251.1pt;height:.8pt;mso-position-horizontal-relative:char;mso-position-vertical-relative:line" coordsize="50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">
                <v:line id="Line 386" o:spid="_x0000_s1027" style="position:absolute;visibility:visible;mso-wrap-style:square" from="0,8" to="5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" strokeweight=".28117mm"/>
                <w10:anchorlock/>
              </v:group>
            </w:pict>
          </mc:Fallback>
        </mc:AlternateContent>
      </w:r>
    </w:p>
    <w:p w14:paraId="22E6FE30" w14:textId="77777777" w:rsidR="00187908" w:rsidRDefault="00105EDE">
      <w:pPr>
        <w:ind w:left="328"/>
        <w:rPr>
          <w:rFonts w:ascii="Arial"/>
          <w:sz w:val="20"/>
        </w:rPr>
      </w:pPr>
      <w:r>
        <w:rPr>
          <w:b/>
          <w:w w:val="110"/>
          <w:sz w:val="20"/>
        </w:rPr>
        <w:t xml:space="preserve">Data: </w:t>
      </w:r>
      <w:r>
        <w:rPr>
          <w:rFonts w:ascii="Bookman Old Style"/>
          <w:i/>
          <w:w w:val="110"/>
          <w:sz w:val="20"/>
        </w:rPr>
        <w:t>tt</w:t>
      </w:r>
      <w:r>
        <w:rPr>
          <w:rFonts w:ascii="Bookman Old Style"/>
          <w:i/>
          <w:w w:val="110"/>
          <w:sz w:val="20"/>
          <w:vertAlign w:val="superscript"/>
        </w:rPr>
        <w:t>m</w:t>
      </w:r>
      <w:r>
        <w:rPr>
          <w:rFonts w:ascii="Arial"/>
          <w:w w:val="110"/>
          <w:sz w:val="20"/>
        </w:rPr>
        <w:t>(</w:t>
      </w:r>
      <w:r>
        <w:rPr>
          <w:rFonts w:ascii="Bookman Old Style"/>
          <w:i/>
          <w:w w:val="110"/>
          <w:sz w:val="20"/>
        </w:rPr>
        <w:t xml:space="preserve">V </w:t>
      </w:r>
      <w:r>
        <w:rPr>
          <w:rFonts w:ascii="Bookman Old Style"/>
          <w:i/>
          <w:w w:val="110"/>
          <w:sz w:val="20"/>
          <w:vertAlign w:val="superscript"/>
        </w:rPr>
        <w:t>m</w:t>
      </w:r>
      <w:r>
        <w:rPr>
          <w:rFonts w:ascii="Bookman Old Style"/>
          <w:i/>
          <w:w w:val="110"/>
          <w:sz w:val="20"/>
        </w:rPr>
        <w:t>, E</w:t>
      </w:r>
      <w:r>
        <w:rPr>
          <w:rFonts w:ascii="Bookman Old Style"/>
          <w:i/>
          <w:w w:val="110"/>
          <w:sz w:val="20"/>
          <w:vertAlign w:val="superscript"/>
        </w:rPr>
        <w:t>m</w:t>
      </w:r>
      <w:r>
        <w:rPr>
          <w:rFonts w:ascii="Arial"/>
          <w:w w:val="110"/>
          <w:sz w:val="20"/>
        </w:rPr>
        <w:t>)</w:t>
      </w:r>
    </w:p>
    <w:p w14:paraId="12B23C3A" w14:textId="77777777" w:rsidR="00187908" w:rsidRDefault="00105EDE">
      <w:pPr>
        <w:spacing w:before="4"/>
        <w:ind w:left="328"/>
        <w:rPr>
          <w:rFonts w:ascii="Bookman Old Style"/>
          <w:i/>
          <w:sz w:val="20"/>
        </w:rPr>
      </w:pPr>
      <w:r>
        <w:rPr>
          <w:b/>
          <w:w w:val="105"/>
          <w:sz w:val="20"/>
        </w:rPr>
        <w:t xml:space="preserve">Result: </w:t>
      </w:r>
      <w:r>
        <w:rPr>
          <w:rFonts w:ascii="Bookman Old Style"/>
          <w:i/>
          <w:w w:val="105"/>
          <w:sz w:val="20"/>
        </w:rPr>
        <w:t>tt</w:t>
      </w:r>
      <w:r>
        <w:rPr>
          <w:rFonts w:ascii="Bookman Old Style"/>
          <w:i/>
          <w:w w:val="105"/>
          <w:sz w:val="20"/>
          <w:vertAlign w:val="superscript"/>
        </w:rPr>
        <w:t>c</w:t>
      </w:r>
      <w:r>
        <w:rPr>
          <w:rFonts w:ascii="Arial"/>
          <w:w w:val="105"/>
          <w:sz w:val="20"/>
        </w:rPr>
        <w:t>(</w:t>
      </w:r>
      <w:r>
        <w:rPr>
          <w:rFonts w:ascii="Bookman Old Style"/>
          <w:i/>
          <w:w w:val="105"/>
          <w:sz w:val="20"/>
        </w:rPr>
        <w:t xml:space="preserve">V </w:t>
      </w:r>
      <w:r>
        <w:rPr>
          <w:rFonts w:ascii="Bookman Old Style"/>
          <w:i/>
          <w:w w:val="105"/>
          <w:sz w:val="20"/>
          <w:vertAlign w:val="superscript"/>
        </w:rPr>
        <w:t>c</w:t>
      </w:r>
      <w:r>
        <w:rPr>
          <w:rFonts w:ascii="Bookman Old Style"/>
          <w:i/>
          <w:w w:val="105"/>
          <w:sz w:val="20"/>
        </w:rPr>
        <w:t>, E</w:t>
      </w:r>
      <w:r>
        <w:rPr>
          <w:rFonts w:ascii="Bookman Old Style"/>
          <w:i/>
          <w:w w:val="105"/>
          <w:sz w:val="20"/>
          <w:vertAlign w:val="superscript"/>
        </w:rPr>
        <w:t>c</w:t>
      </w:r>
      <w:r>
        <w:rPr>
          <w:rFonts w:ascii="Arial"/>
          <w:w w:val="105"/>
          <w:sz w:val="20"/>
        </w:rPr>
        <w:t>)</w:t>
      </w:r>
      <w:r>
        <w:rPr>
          <w:w w:val="105"/>
          <w:sz w:val="20"/>
        </w:rPr>
        <w:t xml:space="preserve">, </w:t>
      </w:r>
      <w:r>
        <w:rPr>
          <w:rFonts w:ascii="Bookman Old Style"/>
          <w:i/>
          <w:w w:val="105"/>
          <w:sz w:val="20"/>
        </w:rPr>
        <w:t>H</w:t>
      </w:r>
    </w:p>
    <w:p w14:paraId="5ABD3DCF" w14:textId="7AC5CA0F" w:rsidR="00187908" w:rsidRDefault="00F51443">
      <w:pPr>
        <w:spacing w:before="63" w:line="274" w:lineRule="exact"/>
        <w:ind w:left="159"/>
        <w:rPr>
          <w:b/>
          <w:sz w:val="20"/>
        </w:rPr>
      </w:pPr>
      <w:r>
        <w:rPr>
          <w:noProof/>
          <w:lang w:val="en-IN" w:eastAsia="en-IN" w:bidi="hi-IN"/>
        </w:rPr>
        <mc:AlternateContent>
          <mc:Choice Requires="wps">
            <w:drawing>
              <wp:anchor distT="0" distB="0" distL="114300" distR="114300" simplePos="0" relativeHeight="250005504" behindDoc="1" locked="0" layoutInCell="1" allowOverlap="1" wp14:anchorId="21BA0BFA" wp14:editId="5F05C0E4">
                <wp:simplePos x="0" y="0"/>
                <wp:positionH relativeFrom="page">
                  <wp:posOffset>4154170</wp:posOffset>
                </wp:positionH>
                <wp:positionV relativeFrom="paragraph">
                  <wp:posOffset>4066540</wp:posOffset>
                </wp:positionV>
                <wp:extent cx="0" cy="0"/>
                <wp:effectExtent l="0" t="0" r="0" b="0"/>
                <wp:wrapNone/>
                <wp:docPr id="385"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B9FA16B" id="Line 384" o:spid="_x0000_s1026" style="position:absolute;z-index:-2533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1pt,320.2pt" to="327.1pt,3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" strokeweight=".14042mm">
                <w10:wrap anchorx="page"/>
              </v:line>
            </w:pict>
          </mc:Fallback>
        </mc:AlternateContent>
      </w:r>
      <w:r>
        <w:rPr>
          <w:noProof/>
          <w:lang w:val="en-IN" w:eastAsia="en-IN" w:bidi="hi-IN"/>
        </w:rPr>
        <mc:AlternateContent>
          <mc:Choice Requires="wps">
            <w:drawing>
              <wp:anchor distT="0" distB="0" distL="114300" distR="114300" simplePos="0" relativeHeight="251760640" behindDoc="0" locked="0" layoutInCell="1" allowOverlap="1" wp14:anchorId="796A4371" wp14:editId="4F62BB05">
                <wp:simplePos x="0" y="0"/>
                <wp:positionH relativeFrom="page">
                  <wp:posOffset>4283710</wp:posOffset>
                </wp:positionH>
                <wp:positionV relativeFrom="paragraph">
                  <wp:posOffset>236220</wp:posOffset>
                </wp:positionV>
                <wp:extent cx="61595" cy="127000"/>
                <wp:effectExtent l="0" t="0" r="0" b="0"/>
                <wp:wrapNone/>
                <wp:docPr id="384"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67D8" w14:textId="77777777" w:rsidR="00121D20" w:rsidRDefault="00121D20">
                            <w:pPr>
                              <w:spacing w:line="196" w:lineRule="exact"/>
                              <w:rPr>
                                <w:rFonts w:ascii="Bookman Old Style"/>
                                <w:i/>
                                <w:sz w:val="20"/>
                              </w:rPr>
                            </w:pPr>
                            <w:r>
                              <w:rPr>
                                <w:rFonts w:ascii="Bookman Old Style"/>
                                <w:i/>
                                <w:w w:val="89"/>
                                <w:sz w:val="20"/>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6A4371" id="Text Box 383" o:spid="_x0000_s1127" type="#_x0000_t202" style="position:absolute;left:0;text-align:left;margin-left:337.3pt;margin-top:18.6pt;width:4.85pt;height:10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" filled="f" stroked="f">
                <v:textbox inset="0,0,0,0">
                  <w:txbxContent>
                    <w:p w14:paraId="346B67D8" w14:textId="77777777" w:rsidR="00121D20" w:rsidRDefault="00121D20">
                      <w:pPr>
                        <w:spacing w:line="196" w:lineRule="exact"/>
                        <w:rPr>
                          <w:rFonts w:ascii="Bookman Old Style"/>
                          <w:i/>
                          <w:sz w:val="20"/>
                        </w:rPr>
                      </w:pPr>
                      <w:r>
                        <w:rPr>
                          <w:rFonts w:ascii="Bookman Old Style"/>
                          <w:i/>
                          <w:w w:val="89"/>
                          <w:sz w:val="20"/>
                        </w:rPr>
                        <w:t>v</w:t>
                      </w:r>
                    </w:p>
                  </w:txbxContent>
                </v:textbox>
                <w10:wrap anchorx="page"/>
              </v:shape>
            </w:pict>
          </mc:Fallback>
        </mc:AlternateContent>
      </w:r>
      <w:r w:rsidR="00105EDE">
        <w:rPr>
          <w:b/>
          <w:sz w:val="14"/>
        </w:rPr>
        <w:t xml:space="preserve">1 </w:t>
      </w:r>
      <w:r w:rsidR="00105EDE">
        <w:rPr>
          <w:b/>
          <w:sz w:val="20"/>
        </w:rPr>
        <w:t xml:space="preserve">for </w:t>
      </w:r>
      <w:r w:rsidR="00105EDE">
        <w:rPr>
          <w:i/>
          <w:sz w:val="20"/>
        </w:rPr>
        <w:t xml:space="preserve">each connected component </w:t>
      </w:r>
      <w:r w:rsidR="00105EDE">
        <w:rPr>
          <w:rFonts w:ascii="Bookman Old Style" w:hAnsi="Bookman Old Style"/>
          <w:i/>
          <w:sz w:val="20"/>
        </w:rPr>
        <w:t xml:space="preserve">CC </w:t>
      </w:r>
      <w:r w:rsidR="00105EDE">
        <w:rPr>
          <w:rFonts w:ascii="Lucida Sans Unicode" w:hAnsi="Lucida Sans Unicode"/>
          <w:sz w:val="20"/>
        </w:rPr>
        <w:t xml:space="preserve">∈ </w:t>
      </w:r>
      <w:r w:rsidR="00105EDE">
        <w:rPr>
          <w:rFonts w:ascii="Bookman Old Style" w:hAnsi="Bookman Old Style"/>
          <w:i/>
          <w:sz w:val="20"/>
        </w:rPr>
        <w:t>tt</w:t>
      </w:r>
      <w:r w:rsidR="00105EDE">
        <w:rPr>
          <w:rFonts w:ascii="Bookman Old Style" w:hAnsi="Bookman Old Style"/>
          <w:i/>
          <w:sz w:val="20"/>
          <w:vertAlign w:val="superscript"/>
        </w:rPr>
        <w:t>m</w:t>
      </w:r>
      <w:r w:rsidR="00105EDE">
        <w:rPr>
          <w:rFonts w:ascii="Bookman Old Style" w:hAnsi="Bookman Old Style"/>
          <w:i/>
          <w:sz w:val="20"/>
        </w:rPr>
        <w:t xml:space="preserve"> </w:t>
      </w:r>
      <w:r w:rsidR="00105EDE">
        <w:rPr>
          <w:b/>
          <w:sz w:val="20"/>
        </w:rPr>
        <w:t>do</w:t>
      </w:r>
    </w:p>
    <w:p w14:paraId="28F905A4" w14:textId="77777777" w:rsidR="00187908" w:rsidRDefault="00187908">
      <w:pPr>
        <w:spacing w:line="274" w:lineRule="exact"/>
        <w:rPr>
          <w:sz w:val="20"/>
        </w:rPr>
        <w:sectPr w:rsidR="00187908">
          <w:pgSz w:w="12240" w:h="15840"/>
          <w:pgMar w:top="920" w:right="0" w:bottom="280" w:left="820" w:header="720" w:footer="720" w:gutter="0"/>
          <w:cols w:num="2" w:space="720" w:equalWidth="0">
            <w:col w:w="5221" w:space="69"/>
            <w:col w:w="6130"/>
          </w:cols>
        </w:sectPr>
      </w:pPr>
    </w:p>
    <w:p w14:paraId="745A3D71" w14:textId="77777777" w:rsidR="00187908" w:rsidRDefault="00105EDE">
      <w:pPr>
        <w:tabs>
          <w:tab w:val="right" w:pos="5527"/>
        </w:tabs>
        <w:spacing w:line="156" w:lineRule="exact"/>
        <w:ind w:left="358"/>
        <w:rPr>
          <w:b/>
          <w:sz w:val="20"/>
        </w:rPr>
      </w:pPr>
      <w:r>
        <w:rPr>
          <w:i/>
          <w:sz w:val="20"/>
        </w:rPr>
        <w:t>Definition</w:t>
      </w:r>
      <w:r>
        <w:rPr>
          <w:i/>
          <w:spacing w:val="16"/>
          <w:sz w:val="20"/>
        </w:rPr>
        <w:t xml:space="preserve"> </w:t>
      </w:r>
      <w:r>
        <w:rPr>
          <w:i/>
          <w:sz w:val="20"/>
        </w:rPr>
        <w:t>8</w:t>
      </w:r>
      <w:r>
        <w:rPr>
          <w:i/>
          <w:spacing w:val="17"/>
          <w:sz w:val="20"/>
        </w:rPr>
        <w:t xml:space="preserve"> </w:t>
      </w:r>
      <w:r>
        <w:rPr>
          <w:i/>
          <w:sz w:val="20"/>
        </w:rPr>
        <w:t>(community</w:t>
      </w:r>
      <w:r>
        <w:rPr>
          <w:i/>
          <w:spacing w:val="15"/>
          <w:sz w:val="20"/>
        </w:rPr>
        <w:t xml:space="preserve"> </w:t>
      </w:r>
      <w:r>
        <w:rPr>
          <w:i/>
          <w:sz w:val="20"/>
        </w:rPr>
        <w:t>graph)</w:t>
      </w:r>
      <w:r w:rsidRPr="00F87E60">
        <w:rPr>
          <w:iCs/>
          <w:sz w:val="20"/>
          <w:rPrChange w:id="605" w:author="Rick" w:date="2019-04-10T11:35:00Z">
            <w:rPr>
              <w:i/>
              <w:sz w:val="20"/>
            </w:rPr>
          </w:rPrChange>
        </w:rPr>
        <w:t>:</w:t>
      </w:r>
      <w:r>
        <w:rPr>
          <w:i/>
          <w:spacing w:val="17"/>
          <w:sz w:val="20"/>
        </w:rPr>
        <w:t xml:space="preserve"> </w:t>
      </w:r>
      <w:r>
        <w:rPr>
          <w:sz w:val="20"/>
        </w:rPr>
        <w:t>The</w:t>
      </w:r>
      <w:r>
        <w:rPr>
          <w:spacing w:val="17"/>
          <w:sz w:val="20"/>
        </w:rPr>
        <w:t xml:space="preserve"> </w:t>
      </w:r>
      <w:r>
        <w:rPr>
          <w:sz w:val="20"/>
        </w:rPr>
        <w:t>community</w:t>
      </w:r>
      <w:r>
        <w:rPr>
          <w:spacing w:val="16"/>
          <w:sz w:val="20"/>
        </w:rPr>
        <w:t xml:space="preserve"> </w:t>
      </w:r>
      <w:r>
        <w:rPr>
          <w:sz w:val="20"/>
        </w:rPr>
        <w:t>graph</w:t>
      </w:r>
      <w:r>
        <w:rPr>
          <w:spacing w:val="17"/>
          <w:sz w:val="20"/>
        </w:rPr>
        <w:t xml:space="preserve"> </w:t>
      </w:r>
      <w:r>
        <w:rPr>
          <w:rFonts w:ascii="Bookman Old Style"/>
          <w:i/>
          <w:sz w:val="20"/>
        </w:rPr>
        <w:t>tt</w:t>
      </w:r>
      <w:r>
        <w:rPr>
          <w:rFonts w:ascii="Bookman Old Style"/>
          <w:i/>
          <w:sz w:val="20"/>
          <w:vertAlign w:val="superscript"/>
        </w:rPr>
        <w:t>c</w:t>
      </w:r>
      <w:r>
        <w:rPr>
          <w:rFonts w:ascii="Bookman Old Style"/>
          <w:i/>
          <w:position w:val="7"/>
          <w:sz w:val="20"/>
        </w:rPr>
        <w:tab/>
      </w:r>
      <w:r>
        <w:rPr>
          <w:b/>
          <w:position w:val="7"/>
          <w:sz w:val="20"/>
          <w:vertAlign w:val="superscript"/>
        </w:rPr>
        <w:t>2</w:t>
      </w:r>
    </w:p>
    <w:p w14:paraId="44F40239" w14:textId="77777777" w:rsidR="00187908" w:rsidRDefault="00105EDE">
      <w:pPr>
        <w:spacing w:line="44" w:lineRule="exact"/>
        <w:ind w:left="365"/>
        <w:rPr>
          <w:rFonts w:ascii="Bookman Old Style"/>
          <w:i/>
          <w:sz w:val="14"/>
        </w:rPr>
      </w:pPr>
      <w:r>
        <w:br w:type="column"/>
      </w:r>
      <w:r>
        <w:rPr>
          <w:rFonts w:ascii="Bookman Old Style"/>
          <w:i/>
          <w:w w:val="115"/>
          <w:sz w:val="14"/>
        </w:rPr>
        <w:t>m</w:t>
      </w:r>
    </w:p>
    <w:p w14:paraId="60062D61" w14:textId="77777777" w:rsidR="00187908" w:rsidRDefault="00105EDE">
      <w:pPr>
        <w:spacing w:line="113" w:lineRule="exact"/>
        <w:ind w:left="358"/>
        <w:rPr>
          <w:rFonts w:ascii="Bookman Old Style"/>
          <w:i/>
          <w:sz w:val="14"/>
        </w:rPr>
      </w:pPr>
      <w:r>
        <w:rPr>
          <w:rFonts w:ascii="Bookman Old Style"/>
          <w:i/>
          <w:w w:val="95"/>
          <w:sz w:val="14"/>
        </w:rPr>
        <w:t>seed</w:t>
      </w:r>
    </w:p>
    <w:p w14:paraId="6807D8EC" w14:textId="77777777" w:rsidR="00187908" w:rsidRDefault="00105EDE">
      <w:pPr>
        <w:spacing w:line="156" w:lineRule="exact"/>
        <w:ind w:left="25"/>
        <w:rPr>
          <w:sz w:val="20"/>
        </w:rPr>
      </w:pPr>
      <w:r>
        <w:br w:type="column"/>
      </w:r>
      <w:r>
        <w:rPr>
          <w:rFonts w:ascii="Lucida Sans Unicode" w:hAnsi="Lucida Sans Unicode"/>
          <w:sz w:val="20"/>
        </w:rPr>
        <w:t xml:space="preserve">← </w:t>
      </w:r>
      <w:r>
        <w:rPr>
          <w:rFonts w:ascii="Bookman Old Style" w:hAnsi="Bookman Old Style"/>
          <w:i/>
          <w:sz w:val="20"/>
        </w:rPr>
        <w:t>CC.pop</w:t>
      </w:r>
      <w:r>
        <w:rPr>
          <w:rFonts w:ascii="Arial" w:hAnsi="Arial"/>
          <w:sz w:val="20"/>
        </w:rPr>
        <w:t>()</w:t>
      </w:r>
      <w:r>
        <w:rPr>
          <w:sz w:val="20"/>
        </w:rPr>
        <w:t>;</w:t>
      </w:r>
    </w:p>
    <w:p w14:paraId="1019CB26" w14:textId="77777777" w:rsidR="00187908" w:rsidRDefault="00187908">
      <w:pPr>
        <w:spacing w:line="156" w:lineRule="exact"/>
        <w:rPr>
          <w:sz w:val="20"/>
        </w:rPr>
        <w:sectPr w:rsidR="00187908">
          <w:type w:val="continuous"/>
          <w:pgSz w:w="12240" w:h="15840"/>
          <w:pgMar w:top="900" w:right="0" w:bottom="280" w:left="820" w:header="720" w:footer="720" w:gutter="0"/>
          <w:cols w:num="3" w:space="720" w:equalWidth="0">
            <w:col w:w="5568" w:space="96"/>
            <w:col w:w="668" w:space="39"/>
            <w:col w:w="5049"/>
          </w:cols>
        </w:sectPr>
      </w:pPr>
    </w:p>
    <w:p w14:paraId="48933C7B" w14:textId="65E36955" w:rsidR="00187908" w:rsidRDefault="00105EDE">
      <w:pPr>
        <w:pStyle w:val="BodyText"/>
        <w:tabs>
          <w:tab w:val="left" w:pos="5457"/>
        </w:tabs>
        <w:spacing w:before="53"/>
        <w:ind w:left="159"/>
        <w:rPr>
          <w:b/>
          <w:sz w:val="14"/>
        </w:rPr>
      </w:pPr>
      <w:r>
        <w:t>is</w:t>
      </w:r>
      <w:r>
        <w:rPr>
          <w:spacing w:val="30"/>
        </w:rPr>
        <w:t xml:space="preserve"> </w:t>
      </w:r>
      <w:r>
        <w:t>a</w:t>
      </w:r>
      <w:r>
        <w:rPr>
          <w:spacing w:val="30"/>
        </w:rPr>
        <w:t xml:space="preserve"> </w:t>
      </w:r>
      <w:r>
        <w:t>weighted</w:t>
      </w:r>
      <w:r>
        <w:rPr>
          <w:spacing w:val="31"/>
        </w:rPr>
        <w:t xml:space="preserve"> </w:t>
      </w:r>
      <w:r>
        <w:t>undirected</w:t>
      </w:r>
      <w:r>
        <w:rPr>
          <w:spacing w:val="30"/>
        </w:rPr>
        <w:t xml:space="preserve"> </w:t>
      </w:r>
      <w:r>
        <w:t>graph</w:t>
      </w:r>
      <w:r>
        <w:rPr>
          <w:spacing w:val="30"/>
        </w:rPr>
        <w:t xml:space="preserve"> </w:t>
      </w:r>
      <w:r>
        <w:t>that</w:t>
      </w:r>
      <w:ins w:id="606" w:author="Rick" w:date="2019-04-10T11:35:00Z">
        <w:r w:rsidR="00F87E60">
          <w:rPr>
            <w:spacing w:val="31"/>
          </w:rPr>
          <w:t xml:space="preserve"> represents </w:t>
        </w:r>
      </w:ins>
      <w:del w:id="607" w:author="Rick" w:date="2019-04-10T11:35:00Z">
        <w:r w:rsidDel="00F87E60">
          <w:rPr>
            <w:spacing w:val="31"/>
          </w:rPr>
          <w:delText xml:space="preserve"> </w:delText>
        </w:r>
      </w:del>
      <w:r>
        <w:t>each</w:t>
      </w:r>
      <w:r>
        <w:rPr>
          <w:spacing w:val="30"/>
        </w:rPr>
        <w:t xml:space="preserve"> </w:t>
      </w:r>
      <w:r>
        <w:t>k-truss</w:t>
      </w:r>
      <w:r>
        <w:rPr>
          <w:spacing w:val="30"/>
        </w:rPr>
        <w:t xml:space="preserve"> </w:t>
      </w:r>
      <w:r>
        <w:t>community</w:t>
      </w:r>
      <w:r>
        <w:tab/>
      </w:r>
      <w:r>
        <w:rPr>
          <w:b/>
          <w:position w:val="8"/>
          <w:sz w:val="14"/>
        </w:rPr>
        <w:t>3</w:t>
      </w:r>
    </w:p>
    <w:p w14:paraId="5384260E" w14:textId="18A72F23" w:rsidR="00187908" w:rsidRDefault="00105EDE">
      <w:pPr>
        <w:pStyle w:val="BodyText"/>
        <w:tabs>
          <w:tab w:val="left" w:pos="5457"/>
        </w:tabs>
        <w:spacing w:before="7" w:line="221" w:lineRule="exact"/>
        <w:rPr>
          <w:b/>
        </w:rPr>
        <w:pPrChange w:id="608" w:author="Rick" w:date="2019-04-10T11:36:00Z">
          <w:pPr>
            <w:pStyle w:val="BodyText"/>
            <w:tabs>
              <w:tab w:val="left" w:pos="5457"/>
            </w:tabs>
            <w:spacing w:before="7" w:line="221" w:lineRule="exact"/>
            <w:ind w:left="159"/>
          </w:pPr>
        </w:pPrChange>
      </w:pPr>
      <w:r>
        <w:t>in</w:t>
      </w:r>
      <w:r>
        <w:rPr>
          <w:spacing w:val="19"/>
        </w:rPr>
        <w:t xml:space="preserve"> </w:t>
      </w:r>
      <w:r>
        <w:t>the</w:t>
      </w:r>
      <w:r>
        <w:rPr>
          <w:spacing w:val="21"/>
        </w:rPr>
        <w:t xml:space="preserve"> </w:t>
      </w:r>
      <w:r>
        <w:t>original</w:t>
      </w:r>
      <w:r>
        <w:rPr>
          <w:spacing w:val="20"/>
        </w:rPr>
        <w:t xml:space="preserve"> </w:t>
      </w:r>
      <w:r>
        <w:t>graph</w:t>
      </w:r>
      <w:r>
        <w:rPr>
          <w:spacing w:val="21"/>
        </w:rPr>
        <w:t xml:space="preserve"> </w:t>
      </w:r>
      <w:r>
        <w:rPr>
          <w:rFonts w:ascii="Bookman Old Style"/>
          <w:i/>
        </w:rPr>
        <w:t>tt</w:t>
      </w:r>
      <w:r>
        <w:rPr>
          <w:rFonts w:ascii="Bookman Old Style"/>
          <w:i/>
          <w:vertAlign w:val="superscript"/>
        </w:rPr>
        <w:t>o</w:t>
      </w:r>
      <w:r>
        <w:rPr>
          <w:rFonts w:ascii="Bookman Old Style"/>
          <w:i/>
          <w:spacing w:val="22"/>
        </w:rPr>
        <w:t xml:space="preserve"> </w:t>
      </w:r>
      <w:del w:id="609" w:author="Rick" w:date="2019-04-10T11:35:00Z">
        <w:r w:rsidDel="00F87E60">
          <w:delText>is</w:delText>
        </w:r>
        <w:r w:rsidDel="00F87E60">
          <w:rPr>
            <w:spacing w:val="20"/>
          </w:rPr>
          <w:delText xml:space="preserve"> </w:delText>
        </w:r>
        <w:r w:rsidDel="00F87E60">
          <w:delText>represented</w:delText>
        </w:r>
        <w:r w:rsidDel="00F87E60">
          <w:rPr>
            <w:spacing w:val="21"/>
          </w:rPr>
          <w:delText xml:space="preserve"> </w:delText>
        </w:r>
      </w:del>
      <w:r>
        <w:t>by</w:t>
      </w:r>
      <w:r>
        <w:rPr>
          <w:spacing w:val="20"/>
        </w:rPr>
        <w:t xml:space="preserve"> </w:t>
      </w:r>
      <w:r>
        <w:t>a</w:t>
      </w:r>
      <w:r>
        <w:rPr>
          <w:spacing w:val="21"/>
        </w:rPr>
        <w:t xml:space="preserve"> </w:t>
      </w:r>
      <w:r>
        <w:t>vertex</w:t>
      </w:r>
      <w:r>
        <w:rPr>
          <w:spacing w:val="20"/>
        </w:rPr>
        <w:t xml:space="preserve"> </w:t>
      </w:r>
      <w:r>
        <w:t>in</w:t>
      </w:r>
      <w:r>
        <w:rPr>
          <w:spacing w:val="21"/>
        </w:rPr>
        <w:t xml:space="preserve"> </w:t>
      </w:r>
      <w:r>
        <w:rPr>
          <w:rFonts w:ascii="Bookman Old Style"/>
          <w:i/>
          <w:spacing w:val="2"/>
        </w:rPr>
        <w:t>tt</w:t>
      </w:r>
      <w:r>
        <w:rPr>
          <w:rFonts w:ascii="Bookman Old Style"/>
          <w:i/>
          <w:spacing w:val="2"/>
          <w:vertAlign w:val="superscript"/>
        </w:rPr>
        <w:t>c</w:t>
      </w:r>
      <w:r>
        <w:rPr>
          <w:spacing w:val="2"/>
        </w:rPr>
        <w:t>.</w:t>
      </w:r>
      <w:r>
        <w:rPr>
          <w:spacing w:val="21"/>
        </w:rPr>
        <w:t xml:space="preserve"> </w:t>
      </w:r>
      <w:r>
        <w:rPr>
          <w:rFonts w:ascii="Bookman Old Style"/>
          <w:i/>
        </w:rPr>
        <w:t>tt</w:t>
      </w:r>
      <w:r>
        <w:rPr>
          <w:rFonts w:ascii="Bookman Old Style"/>
          <w:i/>
          <w:vertAlign w:val="superscript"/>
        </w:rPr>
        <w:t>c</w:t>
      </w:r>
      <w:r>
        <w:rPr>
          <w:rFonts w:ascii="Bookman Old Style"/>
          <w:i/>
          <w:position w:val="7"/>
        </w:rPr>
        <w:tab/>
      </w:r>
      <w:r>
        <w:rPr>
          <w:b/>
          <w:position w:val="7"/>
          <w:vertAlign w:val="superscript"/>
        </w:rPr>
        <w:t>4</w:t>
      </w:r>
    </w:p>
    <w:p w14:paraId="0FB4CC18" w14:textId="1FA1BA25" w:rsidR="00187908" w:rsidRDefault="00F51443">
      <w:pPr>
        <w:tabs>
          <w:tab w:val="left" w:pos="5465"/>
        </w:tabs>
        <w:spacing w:line="181" w:lineRule="exact"/>
        <w:ind w:left="159"/>
        <w:rPr>
          <w:b/>
          <w:sz w:val="14"/>
        </w:rPr>
      </w:pPr>
      <w:r>
        <w:rPr>
          <w:noProof/>
          <w:lang w:val="en-IN" w:eastAsia="en-IN" w:bidi="hi-IN"/>
        </w:rPr>
        <mc:AlternateContent>
          <mc:Choice Requires="wps">
            <w:drawing>
              <wp:anchor distT="0" distB="0" distL="114300" distR="114300" simplePos="0" relativeHeight="251773952" behindDoc="0" locked="0" layoutInCell="1" allowOverlap="1" wp14:anchorId="7CAA4D25" wp14:editId="5DB17D67">
                <wp:simplePos x="0" y="0"/>
                <wp:positionH relativeFrom="page">
                  <wp:posOffset>2536825</wp:posOffset>
                </wp:positionH>
                <wp:positionV relativeFrom="paragraph">
                  <wp:posOffset>95885</wp:posOffset>
                </wp:positionV>
                <wp:extent cx="224790" cy="88900"/>
                <wp:effectExtent l="0" t="0" r="0" b="0"/>
                <wp:wrapNone/>
                <wp:docPr id="383"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54E9D" w14:textId="77777777" w:rsidR="00121D20" w:rsidRDefault="00121D20">
                            <w:pPr>
                              <w:spacing w:line="134" w:lineRule="exact"/>
                              <w:rPr>
                                <w:rFonts w:ascii="Tahoma"/>
                                <w:sz w:val="14"/>
                              </w:rPr>
                            </w:pPr>
                            <w:r>
                              <w:rPr>
                                <w:rFonts w:ascii="Tahoma"/>
                                <w:w w:val="105"/>
                                <w:sz w:val="14"/>
                              </w:rPr>
                              <w:t>1 2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AA4D25" id="Text Box 382" o:spid="_x0000_s1128" type="#_x0000_t202" style="position:absolute;left:0;text-align:left;margin-left:199.75pt;margin-top:7.55pt;width:17.7pt;height:7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HvT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" filled="f" stroked="f">
                <v:textbox inset="0,0,0,0">
                  <w:txbxContent>
                    <w:p w14:paraId="7D154E9D" w14:textId="77777777" w:rsidR="00121D20" w:rsidRDefault="00121D20">
                      <w:pPr>
                        <w:spacing w:line="134" w:lineRule="exact"/>
                        <w:rPr>
                          <w:rFonts w:ascii="Tahoma"/>
                          <w:sz w:val="14"/>
                        </w:rPr>
                      </w:pPr>
                      <w:r>
                        <w:rPr>
                          <w:rFonts w:ascii="Tahoma"/>
                          <w:w w:val="105"/>
                          <w:sz w:val="14"/>
                        </w:rPr>
                        <w:t>1 2</w:t>
                      </w:r>
                    </w:p>
                  </w:txbxContent>
                </v:textbox>
                <w10:wrap anchorx="page"/>
              </v:shape>
            </w:pict>
          </mc:Fallback>
        </mc:AlternateContent>
      </w:r>
      <w:r w:rsidR="00105EDE">
        <w:rPr>
          <w:sz w:val="20"/>
        </w:rPr>
        <w:t>has</w:t>
      </w:r>
      <w:r w:rsidR="00105EDE">
        <w:rPr>
          <w:spacing w:val="18"/>
          <w:sz w:val="20"/>
        </w:rPr>
        <w:t xml:space="preserve"> </w:t>
      </w:r>
      <w:r w:rsidR="00105EDE">
        <w:rPr>
          <w:sz w:val="20"/>
        </w:rPr>
        <w:t>an</w:t>
      </w:r>
      <w:r w:rsidR="00105EDE">
        <w:rPr>
          <w:spacing w:val="19"/>
          <w:sz w:val="20"/>
        </w:rPr>
        <w:t xml:space="preserve"> </w:t>
      </w:r>
      <w:r w:rsidR="00105EDE">
        <w:rPr>
          <w:sz w:val="20"/>
        </w:rPr>
        <w:t>edge</w:t>
      </w:r>
      <w:r w:rsidR="00105EDE">
        <w:rPr>
          <w:spacing w:val="19"/>
          <w:sz w:val="20"/>
        </w:rPr>
        <w:t xml:space="preserve"> </w:t>
      </w:r>
      <w:r w:rsidR="00105EDE">
        <w:rPr>
          <w:rFonts w:ascii="Bookman Old Style" w:hAnsi="Bookman Old Style"/>
          <w:i/>
          <w:sz w:val="20"/>
        </w:rPr>
        <w:t>e</w:t>
      </w:r>
      <w:r w:rsidR="00105EDE">
        <w:rPr>
          <w:rFonts w:ascii="Bookman Old Style" w:hAnsi="Bookman Old Style"/>
          <w:i/>
          <w:sz w:val="20"/>
          <w:vertAlign w:val="superscript"/>
        </w:rPr>
        <w:t>c</w:t>
      </w:r>
      <w:r w:rsidR="00105EDE">
        <w:rPr>
          <w:rFonts w:ascii="Bookman Old Style" w:hAnsi="Bookman Old Style"/>
          <w:i/>
          <w:spacing w:val="19"/>
          <w:sz w:val="20"/>
        </w:rPr>
        <w:t xml:space="preserve"> </w:t>
      </w:r>
      <w:ins w:id="610" w:author="Rick" w:date="2019-04-10T11:37:00Z">
        <w:r w:rsidR="00F87E60" w:rsidRPr="00F87E60">
          <w:rPr>
            <w:sz w:val="20"/>
            <w:rPrChange w:id="611" w:author="Rick" w:date="2019-04-10T11:37:00Z">
              <w:rPr>
                <w:rFonts w:ascii="Bookman Old Style" w:hAnsi="Bookman Old Style"/>
                <w:iCs/>
                <w:spacing w:val="19"/>
                <w:sz w:val="20"/>
              </w:rPr>
            </w:rPrChange>
          </w:rPr>
          <w:t>in</w:t>
        </w:r>
        <w:r w:rsidR="00F87E60">
          <w:rPr>
            <w:rFonts w:ascii="Bookman Old Style" w:hAnsi="Bookman Old Style"/>
            <w:iCs/>
            <w:spacing w:val="19"/>
            <w:sz w:val="20"/>
          </w:rPr>
          <w:t xml:space="preserve"> </w:t>
        </w:r>
      </w:ins>
      <w:r w:rsidR="00105EDE">
        <w:rPr>
          <w:sz w:val="20"/>
        </w:rPr>
        <w:t>connecting</w:t>
      </w:r>
      <w:r w:rsidR="00105EDE">
        <w:rPr>
          <w:spacing w:val="18"/>
          <w:sz w:val="20"/>
        </w:rPr>
        <w:t xml:space="preserve"> </w:t>
      </w:r>
      <w:r w:rsidR="00105EDE">
        <w:rPr>
          <w:sz w:val="20"/>
        </w:rPr>
        <w:t>vertices</w:t>
      </w:r>
      <w:r w:rsidR="00105EDE">
        <w:rPr>
          <w:spacing w:val="19"/>
          <w:sz w:val="20"/>
        </w:rPr>
        <w:t xml:space="preserve"> </w:t>
      </w:r>
      <w:r w:rsidR="00105EDE">
        <w:rPr>
          <w:rFonts w:ascii="Bookman Old Style" w:hAnsi="Bookman Old Style"/>
          <w:i/>
          <w:spacing w:val="6"/>
          <w:sz w:val="20"/>
        </w:rPr>
        <w:t>v</w:t>
      </w:r>
      <w:r w:rsidR="00105EDE">
        <w:rPr>
          <w:rFonts w:ascii="Bookman Old Style" w:hAnsi="Bookman Old Style"/>
          <w:i/>
          <w:spacing w:val="6"/>
          <w:sz w:val="20"/>
          <w:vertAlign w:val="superscript"/>
        </w:rPr>
        <w:t>c</w:t>
      </w:r>
      <w:r w:rsidR="00105EDE">
        <w:rPr>
          <w:rFonts w:ascii="Bookman Old Style" w:hAnsi="Bookman Old Style"/>
          <w:i/>
          <w:spacing w:val="6"/>
          <w:sz w:val="20"/>
        </w:rPr>
        <w:t>,</w:t>
      </w:r>
      <w:r w:rsidR="00105EDE">
        <w:rPr>
          <w:rFonts w:ascii="Bookman Old Style" w:hAnsi="Bookman Old Style"/>
          <w:i/>
          <w:spacing w:val="-27"/>
          <w:sz w:val="20"/>
        </w:rPr>
        <w:t xml:space="preserve"> </w:t>
      </w:r>
      <w:r w:rsidR="00105EDE">
        <w:rPr>
          <w:rFonts w:ascii="Bookman Old Style" w:hAnsi="Bookman Old Style"/>
          <w:i/>
          <w:spacing w:val="3"/>
          <w:sz w:val="20"/>
        </w:rPr>
        <w:t>v</w:t>
      </w:r>
      <w:r w:rsidR="00105EDE">
        <w:rPr>
          <w:rFonts w:ascii="Bookman Old Style" w:hAnsi="Bookman Old Style"/>
          <w:i/>
          <w:spacing w:val="3"/>
          <w:sz w:val="20"/>
          <w:vertAlign w:val="superscript"/>
        </w:rPr>
        <w:t>c</w:t>
      </w:r>
      <w:r w:rsidR="00105EDE">
        <w:rPr>
          <w:rFonts w:ascii="Bookman Old Style" w:hAnsi="Bookman Old Style"/>
          <w:i/>
          <w:spacing w:val="6"/>
          <w:sz w:val="20"/>
        </w:rPr>
        <w:t xml:space="preserve"> </w:t>
      </w:r>
      <w:r w:rsidR="00105EDE">
        <w:rPr>
          <w:rFonts w:ascii="Lucida Sans Unicode" w:hAnsi="Lucida Sans Unicode"/>
          <w:sz w:val="20"/>
        </w:rPr>
        <w:t>∈</w:t>
      </w:r>
      <w:r w:rsidR="00105EDE">
        <w:rPr>
          <w:rFonts w:ascii="Lucida Sans Unicode" w:hAnsi="Lucida Sans Unicode"/>
          <w:spacing w:val="-8"/>
          <w:sz w:val="20"/>
        </w:rPr>
        <w:t xml:space="preserve"> </w:t>
      </w:r>
      <w:r w:rsidR="00105EDE">
        <w:rPr>
          <w:rFonts w:ascii="Bookman Old Style" w:hAnsi="Bookman Old Style"/>
          <w:i/>
          <w:sz w:val="20"/>
        </w:rPr>
        <w:t>tt</w:t>
      </w:r>
      <w:r w:rsidR="00105EDE">
        <w:rPr>
          <w:rFonts w:ascii="Bookman Old Style" w:hAnsi="Bookman Old Style"/>
          <w:i/>
          <w:sz w:val="20"/>
          <w:vertAlign w:val="superscript"/>
        </w:rPr>
        <w:t>t</w:t>
      </w:r>
      <w:r w:rsidR="00105EDE">
        <w:rPr>
          <w:rFonts w:ascii="Bookman Old Style" w:hAnsi="Bookman Old Style"/>
          <w:i/>
          <w:spacing w:val="19"/>
          <w:sz w:val="20"/>
        </w:rPr>
        <w:t xml:space="preserve"> </w:t>
      </w:r>
      <w:r w:rsidR="00105EDE">
        <w:rPr>
          <w:sz w:val="20"/>
        </w:rPr>
        <w:t>if</w:t>
      </w:r>
      <w:r w:rsidR="00105EDE">
        <w:rPr>
          <w:spacing w:val="19"/>
          <w:sz w:val="20"/>
        </w:rPr>
        <w:t xml:space="preserve"> </w:t>
      </w:r>
      <w:r w:rsidR="00105EDE">
        <w:rPr>
          <w:sz w:val="20"/>
        </w:rPr>
        <w:t>and</w:t>
      </w:r>
      <w:r w:rsidR="00105EDE">
        <w:rPr>
          <w:spacing w:val="19"/>
          <w:sz w:val="20"/>
        </w:rPr>
        <w:t xml:space="preserve"> </w:t>
      </w:r>
      <w:r w:rsidR="00105EDE">
        <w:rPr>
          <w:sz w:val="20"/>
        </w:rPr>
        <w:t>only</w:t>
      </w:r>
      <w:r w:rsidR="00105EDE">
        <w:rPr>
          <w:spacing w:val="18"/>
          <w:sz w:val="20"/>
        </w:rPr>
        <w:t xml:space="preserve"> </w:t>
      </w:r>
      <w:r w:rsidR="00105EDE">
        <w:rPr>
          <w:sz w:val="20"/>
        </w:rPr>
        <w:t>if</w:t>
      </w:r>
      <w:r w:rsidR="00105EDE">
        <w:rPr>
          <w:sz w:val="20"/>
        </w:rPr>
        <w:tab/>
      </w:r>
      <w:r w:rsidR="00105EDE">
        <w:rPr>
          <w:b/>
          <w:position w:val="8"/>
          <w:sz w:val="14"/>
        </w:rPr>
        <w:t>5</w:t>
      </w:r>
    </w:p>
    <w:p w14:paraId="26066280" w14:textId="77777777" w:rsidR="00187908" w:rsidRDefault="00105EDE">
      <w:pPr>
        <w:spacing w:line="217" w:lineRule="exact"/>
        <w:ind w:left="159"/>
        <w:rPr>
          <w:sz w:val="20"/>
        </w:rPr>
      </w:pPr>
      <w:r>
        <w:br w:type="column"/>
      </w:r>
      <w:r>
        <w:rPr>
          <w:sz w:val="20"/>
        </w:rPr>
        <w:t>create</w:t>
      </w:r>
      <w:r>
        <w:rPr>
          <w:sz w:val="20"/>
          <w:u w:val="single"/>
        </w:rPr>
        <w:t xml:space="preserve"> </w:t>
      </w:r>
      <w:r>
        <w:rPr>
          <w:sz w:val="20"/>
        </w:rPr>
        <w:t>super</w:t>
      </w:r>
      <w:r>
        <w:rPr>
          <w:sz w:val="20"/>
          <w:u w:val="single"/>
        </w:rPr>
        <w:t xml:space="preserve"> </w:t>
      </w:r>
      <w:r>
        <w:rPr>
          <w:sz w:val="20"/>
        </w:rPr>
        <w:t>vertex(</w:t>
      </w:r>
      <w:r>
        <w:rPr>
          <w:rFonts w:ascii="Bookman Old Style"/>
          <w:i/>
          <w:sz w:val="20"/>
        </w:rPr>
        <w:t>seed</w:t>
      </w:r>
      <w:r>
        <w:rPr>
          <w:sz w:val="20"/>
        </w:rPr>
        <w:t xml:space="preserve">, </w:t>
      </w:r>
      <w:r>
        <w:rPr>
          <w:rFonts w:ascii="Bookman Old Style"/>
          <w:i/>
          <w:sz w:val="20"/>
        </w:rPr>
        <w:t>null</w:t>
      </w:r>
      <w:r>
        <w:rPr>
          <w:sz w:val="20"/>
        </w:rPr>
        <w:t>);</w:t>
      </w:r>
    </w:p>
    <w:p w14:paraId="5DFDA1AA" w14:textId="77777777" w:rsidR="00187908" w:rsidRDefault="00105EDE">
      <w:pPr>
        <w:spacing w:line="260" w:lineRule="exact"/>
        <w:ind w:left="159"/>
        <w:rPr>
          <w:b/>
          <w:sz w:val="20"/>
        </w:rPr>
      </w:pPr>
      <w:r>
        <w:rPr>
          <w:b/>
          <w:sz w:val="20"/>
        </w:rPr>
        <w:t xml:space="preserve">for </w:t>
      </w:r>
      <w:r>
        <w:rPr>
          <w:rFonts w:ascii="Bookman Old Style" w:hAnsi="Bookman Old Style"/>
          <w:i/>
          <w:sz w:val="20"/>
        </w:rPr>
        <w:t>u</w:t>
      </w:r>
      <w:r>
        <w:rPr>
          <w:rFonts w:ascii="Bookman Old Style" w:hAnsi="Bookman Old Style"/>
          <w:i/>
          <w:sz w:val="20"/>
          <w:vertAlign w:val="superscript"/>
        </w:rPr>
        <w:t>m</w:t>
      </w:r>
      <w:r>
        <w:rPr>
          <w:rFonts w:ascii="Bookman Old Style" w:hAnsi="Bookman Old Style"/>
          <w:i/>
          <w:sz w:val="20"/>
        </w:rPr>
        <w:t xml:space="preserve"> </w:t>
      </w:r>
      <w:r>
        <w:rPr>
          <w:rFonts w:ascii="Lucida Sans Unicode" w:hAnsi="Lucida Sans Unicode"/>
          <w:sz w:val="20"/>
        </w:rPr>
        <w:t xml:space="preserve">∈ </w:t>
      </w:r>
      <w:r>
        <w:rPr>
          <w:i/>
          <w:sz w:val="20"/>
        </w:rPr>
        <w:t xml:space="preserve">BFS starting at </w:t>
      </w:r>
      <w:r>
        <w:rPr>
          <w:rFonts w:ascii="Bookman Old Style" w:hAnsi="Bookman Old Style"/>
          <w:i/>
          <w:sz w:val="20"/>
        </w:rPr>
        <w:t xml:space="preserve">seed </w:t>
      </w:r>
      <w:r>
        <w:rPr>
          <w:b/>
          <w:sz w:val="20"/>
        </w:rPr>
        <w:t>do</w:t>
      </w:r>
    </w:p>
    <w:p w14:paraId="662FD670" w14:textId="0E8685D7" w:rsidR="00187908" w:rsidRDefault="00F51443">
      <w:pPr>
        <w:spacing w:line="240" w:lineRule="exact"/>
        <w:ind w:left="466"/>
        <w:rPr>
          <w:sz w:val="20"/>
        </w:rPr>
      </w:pPr>
      <w:r>
        <w:rPr>
          <w:noProof/>
          <w:lang w:val="en-IN" w:eastAsia="en-IN" w:bidi="hi-IN"/>
        </w:rPr>
        <mc:AlternateContent>
          <mc:Choice Requires="wps">
            <w:drawing>
              <wp:anchor distT="0" distB="0" distL="114300" distR="114300" simplePos="0" relativeHeight="250006528" behindDoc="1" locked="0" layoutInCell="1" allowOverlap="1" wp14:anchorId="2C5E7177" wp14:editId="3AEC18F7">
                <wp:simplePos x="0" y="0"/>
                <wp:positionH relativeFrom="page">
                  <wp:posOffset>4349115</wp:posOffset>
                </wp:positionH>
                <wp:positionV relativeFrom="paragraph">
                  <wp:posOffset>3245485</wp:posOffset>
                </wp:positionV>
                <wp:extent cx="0" cy="0"/>
                <wp:effectExtent l="0" t="0" r="0" b="0"/>
                <wp:wrapNone/>
                <wp:docPr id="382"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0CFFEB" id="Line 381" o:spid="_x0000_s1026" style="position:absolute;z-index:-2533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2.45pt,255.55pt" to="342.45pt,2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" strokeweight=".14042mm">
                <w10:wrap anchorx="page"/>
              </v:line>
            </w:pict>
          </mc:Fallback>
        </mc:AlternateContent>
      </w:r>
      <w:r w:rsidR="00105EDE">
        <w:rPr>
          <w:rFonts w:ascii="Bookman Old Style" w:hAnsi="Bookman Old Style"/>
          <w:i/>
          <w:sz w:val="20"/>
        </w:rPr>
        <w:t>p</w:t>
      </w:r>
      <w:r w:rsidR="00105EDE">
        <w:rPr>
          <w:rFonts w:ascii="Bookman Old Style" w:hAnsi="Bookman Old Style"/>
          <w:i/>
          <w:sz w:val="20"/>
          <w:vertAlign w:val="superscript"/>
        </w:rPr>
        <w:t>m</w:t>
      </w:r>
      <w:r w:rsidR="00105EDE">
        <w:rPr>
          <w:rFonts w:ascii="Bookman Old Style" w:hAnsi="Bookman Old Style"/>
          <w:i/>
          <w:sz w:val="20"/>
        </w:rPr>
        <w:t xml:space="preserve"> </w:t>
      </w:r>
      <w:r w:rsidR="00105EDE">
        <w:rPr>
          <w:rFonts w:ascii="Lucida Sans Unicode" w:hAnsi="Lucida Sans Unicode"/>
          <w:sz w:val="20"/>
        </w:rPr>
        <w:t xml:space="preserve">← </w:t>
      </w:r>
      <w:r w:rsidR="00105EDE">
        <w:rPr>
          <w:sz w:val="20"/>
        </w:rPr>
        <w:t xml:space="preserve">parent of </w:t>
      </w:r>
      <w:r w:rsidR="00105EDE">
        <w:rPr>
          <w:rFonts w:ascii="Bookman Old Style" w:hAnsi="Bookman Old Style"/>
          <w:i/>
          <w:sz w:val="20"/>
        </w:rPr>
        <w:t>u</w:t>
      </w:r>
      <w:r w:rsidR="00105EDE">
        <w:rPr>
          <w:rFonts w:ascii="Bookman Old Style" w:hAnsi="Bookman Old Style"/>
          <w:i/>
          <w:sz w:val="20"/>
          <w:vertAlign w:val="superscript"/>
        </w:rPr>
        <w:t>m</w:t>
      </w:r>
      <w:r w:rsidR="00105EDE">
        <w:rPr>
          <w:rFonts w:ascii="Bookman Old Style" w:hAnsi="Bookman Old Style"/>
          <w:i/>
          <w:sz w:val="20"/>
        </w:rPr>
        <w:t xml:space="preserve"> </w:t>
      </w:r>
      <w:r w:rsidR="00105EDE">
        <w:rPr>
          <w:sz w:val="20"/>
        </w:rPr>
        <w:t>in BFS;</w:t>
      </w:r>
    </w:p>
    <w:p w14:paraId="5442852A" w14:textId="77777777" w:rsidR="00187908" w:rsidRDefault="00187908">
      <w:pPr>
        <w:spacing w:line="240" w:lineRule="exact"/>
        <w:rPr>
          <w:sz w:val="20"/>
        </w:rPr>
        <w:sectPr w:rsidR="00187908">
          <w:type w:val="continuous"/>
          <w:pgSz w:w="12240" w:h="15840"/>
          <w:pgMar w:top="900" w:right="0" w:bottom="280" w:left="820" w:header="720" w:footer="720" w:gutter="0"/>
          <w:cols w:num="2" w:space="720" w:equalWidth="0">
            <w:col w:w="5576" w:space="191"/>
            <w:col w:w="5653"/>
          </w:cols>
        </w:sectPr>
      </w:pPr>
    </w:p>
    <w:p w14:paraId="16FB8D7A" w14:textId="77777777" w:rsidR="00187908" w:rsidRDefault="00105EDE">
      <w:pPr>
        <w:tabs>
          <w:tab w:val="left" w:pos="6232"/>
        </w:tabs>
        <w:spacing w:line="80" w:lineRule="exact"/>
        <w:ind w:left="5465"/>
        <w:rPr>
          <w:sz w:val="20"/>
        </w:rPr>
      </w:pPr>
      <w:r>
        <w:rPr>
          <w:b/>
          <w:w w:val="105"/>
          <w:sz w:val="14"/>
        </w:rPr>
        <w:t>6</w:t>
      </w:r>
      <w:r>
        <w:rPr>
          <w:b/>
          <w:w w:val="105"/>
          <w:sz w:val="14"/>
        </w:rPr>
        <w:tab/>
      </w:r>
      <w:r>
        <w:rPr>
          <w:rFonts w:ascii="Bookman Old Style" w:hAnsi="Bookman Old Style"/>
          <w:i/>
          <w:w w:val="105"/>
          <w:sz w:val="20"/>
        </w:rPr>
        <w:t>e</w:t>
      </w:r>
      <w:r>
        <w:rPr>
          <w:rFonts w:ascii="Bookman Old Style" w:hAnsi="Bookman Old Style"/>
          <w:i/>
          <w:w w:val="105"/>
          <w:sz w:val="20"/>
          <w:vertAlign w:val="superscript"/>
        </w:rPr>
        <w:t>m</w:t>
      </w:r>
      <w:r>
        <w:rPr>
          <w:rFonts w:ascii="Bookman Old Style" w:hAnsi="Bookman Old Style"/>
          <w:i/>
          <w:w w:val="105"/>
          <w:sz w:val="20"/>
        </w:rPr>
        <w:t xml:space="preserve"> </w:t>
      </w:r>
      <w:r>
        <w:rPr>
          <w:rFonts w:ascii="Lucida Sans Unicode" w:hAnsi="Lucida Sans Unicode"/>
          <w:w w:val="105"/>
          <w:sz w:val="20"/>
        </w:rPr>
        <w:t xml:space="preserve">← </w:t>
      </w:r>
      <w:r>
        <w:rPr>
          <w:rFonts w:ascii="Arial" w:hAnsi="Arial"/>
          <w:spacing w:val="2"/>
          <w:w w:val="105"/>
          <w:sz w:val="20"/>
        </w:rPr>
        <w:t>(</w:t>
      </w:r>
      <w:r>
        <w:rPr>
          <w:rFonts w:ascii="Bookman Old Style" w:hAnsi="Bookman Old Style"/>
          <w:i/>
          <w:spacing w:val="2"/>
          <w:w w:val="105"/>
          <w:sz w:val="20"/>
        </w:rPr>
        <w:t>u</w:t>
      </w:r>
      <w:r>
        <w:rPr>
          <w:rFonts w:ascii="Bookman Old Style" w:hAnsi="Bookman Old Style"/>
          <w:i/>
          <w:spacing w:val="2"/>
          <w:w w:val="105"/>
          <w:sz w:val="20"/>
          <w:vertAlign w:val="superscript"/>
        </w:rPr>
        <w:t>m</w:t>
      </w:r>
      <w:r>
        <w:rPr>
          <w:rFonts w:ascii="Bookman Old Style" w:hAnsi="Bookman Old Style"/>
          <w:i/>
          <w:spacing w:val="2"/>
          <w:w w:val="105"/>
          <w:sz w:val="20"/>
        </w:rPr>
        <w:t>,</w:t>
      </w:r>
      <w:r>
        <w:rPr>
          <w:rFonts w:ascii="Bookman Old Style" w:hAnsi="Bookman Old Style"/>
          <w:i/>
          <w:spacing w:val="-39"/>
          <w:w w:val="105"/>
          <w:sz w:val="20"/>
        </w:rPr>
        <w:t xml:space="preserve"> </w:t>
      </w:r>
      <w:r>
        <w:rPr>
          <w:rFonts w:ascii="Bookman Old Style" w:hAnsi="Bookman Old Style"/>
          <w:i/>
          <w:spacing w:val="2"/>
          <w:w w:val="105"/>
          <w:sz w:val="20"/>
        </w:rPr>
        <w:t>p</w:t>
      </w:r>
      <w:r>
        <w:rPr>
          <w:rFonts w:ascii="Bookman Old Style" w:hAnsi="Bookman Old Style"/>
          <w:i/>
          <w:spacing w:val="2"/>
          <w:w w:val="105"/>
          <w:sz w:val="20"/>
          <w:vertAlign w:val="superscript"/>
        </w:rPr>
        <w:t>m</w:t>
      </w:r>
      <w:r>
        <w:rPr>
          <w:rFonts w:ascii="Arial" w:hAnsi="Arial"/>
          <w:spacing w:val="2"/>
          <w:w w:val="105"/>
          <w:sz w:val="20"/>
        </w:rPr>
        <w:t>)</w:t>
      </w:r>
      <w:r>
        <w:rPr>
          <w:spacing w:val="2"/>
          <w:w w:val="105"/>
          <w:sz w:val="20"/>
        </w:rPr>
        <w:t>;</w:t>
      </w:r>
    </w:p>
    <w:p w14:paraId="4B6F4667" w14:textId="77777777" w:rsidR="00187908" w:rsidRDefault="00187908">
      <w:pPr>
        <w:spacing w:line="80" w:lineRule="exact"/>
        <w:rPr>
          <w:sz w:val="20"/>
        </w:rPr>
        <w:sectPr w:rsidR="00187908">
          <w:type w:val="continuous"/>
          <w:pgSz w:w="12240" w:h="15840"/>
          <w:pgMar w:top="900" w:right="0" w:bottom="280" w:left="820" w:header="720" w:footer="720" w:gutter="0"/>
          <w:cols w:space="720"/>
        </w:sectPr>
      </w:pPr>
    </w:p>
    <w:p w14:paraId="06ECC965" w14:textId="77777777" w:rsidR="00187908" w:rsidRDefault="00105EDE">
      <w:pPr>
        <w:pStyle w:val="BodyText"/>
        <w:spacing w:line="216" w:lineRule="exact"/>
        <w:ind w:left="159"/>
      </w:pPr>
      <w:r>
        <w:t>the following two conditions are met for their corresponding</w:t>
      </w:r>
    </w:p>
    <w:p w14:paraId="44F6D15A" w14:textId="77777777" w:rsidR="00187908" w:rsidRDefault="00105EDE">
      <w:pPr>
        <w:pStyle w:val="ListParagraph"/>
        <w:numPr>
          <w:ilvl w:val="1"/>
          <w:numId w:val="3"/>
        </w:numPr>
        <w:tabs>
          <w:tab w:val="left" w:pos="382"/>
          <w:tab w:val="right" w:pos="5535"/>
        </w:tabs>
        <w:spacing w:line="73" w:lineRule="exact"/>
        <w:rPr>
          <w:b/>
          <w:sz w:val="14"/>
        </w:rPr>
      </w:pPr>
      <w:r>
        <w:rPr>
          <w:sz w:val="20"/>
        </w:rPr>
        <w:t xml:space="preserve">russ communities </w:t>
      </w:r>
      <w:r>
        <w:rPr>
          <w:rFonts w:ascii="Bookman Old Style" w:hAnsi="Bookman Old Style"/>
          <w:i/>
          <w:spacing w:val="8"/>
          <w:sz w:val="20"/>
        </w:rPr>
        <w:t>C</w:t>
      </w:r>
      <w:r>
        <w:rPr>
          <w:rFonts w:ascii="Bookman Old Style" w:hAnsi="Bookman Old Style"/>
          <w:i/>
          <w:spacing w:val="8"/>
          <w:sz w:val="20"/>
          <w:vertAlign w:val="superscript"/>
        </w:rPr>
        <w:t>o</w:t>
      </w:r>
      <w:r>
        <w:rPr>
          <w:rFonts w:ascii="Bookman Old Style" w:hAnsi="Bookman Old Style"/>
          <w:i/>
          <w:spacing w:val="8"/>
          <w:sz w:val="20"/>
        </w:rPr>
        <w:t xml:space="preserve">, </w:t>
      </w:r>
      <w:r>
        <w:rPr>
          <w:rFonts w:ascii="Bookman Old Style" w:hAnsi="Bookman Old Style"/>
          <w:i/>
          <w:spacing w:val="7"/>
          <w:sz w:val="20"/>
        </w:rPr>
        <w:t>C</w:t>
      </w:r>
      <w:r>
        <w:rPr>
          <w:rFonts w:ascii="Bookman Old Style" w:hAnsi="Bookman Old Style"/>
          <w:i/>
          <w:spacing w:val="7"/>
          <w:sz w:val="20"/>
          <w:vertAlign w:val="superscript"/>
        </w:rPr>
        <w:t>o</w:t>
      </w:r>
      <w:r>
        <w:rPr>
          <w:rFonts w:ascii="Bookman Old Style" w:hAnsi="Bookman Old Style"/>
          <w:i/>
          <w:spacing w:val="8"/>
          <w:sz w:val="20"/>
        </w:rPr>
        <w:t xml:space="preserve"> </w:t>
      </w:r>
      <w:r>
        <w:rPr>
          <w:rFonts w:ascii="Lucida Sans Unicode" w:hAnsi="Lucida Sans Unicode"/>
          <w:sz w:val="20"/>
        </w:rPr>
        <w:t>∈</w:t>
      </w:r>
      <w:r>
        <w:rPr>
          <w:rFonts w:ascii="Lucida Sans Unicode" w:hAnsi="Lucida Sans Unicode"/>
          <w:spacing w:val="-8"/>
          <w:sz w:val="20"/>
        </w:rPr>
        <w:t xml:space="preserve"> </w:t>
      </w:r>
      <w:r>
        <w:rPr>
          <w:rFonts w:ascii="Bookman Old Style" w:hAnsi="Bookman Old Style"/>
          <w:i/>
          <w:spacing w:val="2"/>
          <w:sz w:val="20"/>
        </w:rPr>
        <w:t>tt</w:t>
      </w:r>
      <w:r>
        <w:rPr>
          <w:rFonts w:ascii="Bookman Old Style" w:hAnsi="Bookman Old Style"/>
          <w:i/>
          <w:spacing w:val="2"/>
          <w:sz w:val="20"/>
          <w:vertAlign w:val="superscript"/>
        </w:rPr>
        <w:t>o</w:t>
      </w:r>
      <w:r>
        <w:rPr>
          <w:spacing w:val="2"/>
          <w:sz w:val="20"/>
        </w:rPr>
        <w:t>:</w:t>
      </w:r>
      <w:r>
        <w:rPr>
          <w:spacing w:val="2"/>
          <w:sz w:val="20"/>
        </w:rPr>
        <w:tab/>
      </w:r>
      <w:r>
        <w:rPr>
          <w:b/>
          <w:position w:val="8"/>
          <w:sz w:val="14"/>
        </w:rPr>
        <w:t>7</w:t>
      </w:r>
    </w:p>
    <w:p w14:paraId="4BCA433C" w14:textId="77777777" w:rsidR="00187908" w:rsidRDefault="00105EDE">
      <w:pPr>
        <w:spacing w:before="124" w:line="164" w:lineRule="exact"/>
        <w:ind w:left="159"/>
        <w:rPr>
          <w:sz w:val="20"/>
        </w:rPr>
      </w:pPr>
      <w:r>
        <w:br w:type="column"/>
      </w:r>
      <w:r>
        <w:rPr>
          <w:rFonts w:ascii="Bookman Old Style" w:hAnsi="Bookman Old Style"/>
          <w:i/>
          <w:w w:val="105"/>
          <w:sz w:val="20"/>
        </w:rPr>
        <w:t>v</w:t>
      </w:r>
      <w:r>
        <w:rPr>
          <w:rFonts w:ascii="Bookman Old Style" w:hAnsi="Bookman Old Style"/>
          <w:i/>
          <w:w w:val="105"/>
          <w:sz w:val="20"/>
          <w:vertAlign w:val="superscript"/>
        </w:rPr>
        <w:t>c</w:t>
      </w:r>
      <w:r>
        <w:rPr>
          <w:rFonts w:ascii="Bookman Old Style" w:hAnsi="Bookman Old Style"/>
          <w:i/>
          <w:w w:val="105"/>
          <w:sz w:val="20"/>
        </w:rPr>
        <w:t xml:space="preserve"> </w:t>
      </w:r>
      <w:r>
        <w:rPr>
          <w:rFonts w:ascii="Lucida Sans Unicode" w:hAnsi="Lucida Sans Unicode"/>
          <w:w w:val="105"/>
          <w:sz w:val="20"/>
        </w:rPr>
        <w:t xml:space="preserve">← </w:t>
      </w:r>
      <w:r>
        <w:rPr>
          <w:rFonts w:ascii="Bookman Old Style" w:hAnsi="Bookman Old Style"/>
          <w:i/>
          <w:w w:val="105"/>
          <w:sz w:val="20"/>
        </w:rPr>
        <w:t>H</w:t>
      </w:r>
      <w:r>
        <w:rPr>
          <w:rFonts w:ascii="Arial" w:hAnsi="Arial"/>
          <w:w w:val="105"/>
          <w:sz w:val="20"/>
        </w:rPr>
        <w:t>[</w:t>
      </w:r>
      <w:r>
        <w:rPr>
          <w:rFonts w:ascii="Bookman Old Style" w:hAnsi="Bookman Old Style"/>
          <w:i/>
          <w:w w:val="105"/>
          <w:sz w:val="20"/>
        </w:rPr>
        <w:t>p</w:t>
      </w:r>
      <w:r>
        <w:rPr>
          <w:rFonts w:ascii="Bookman Old Style" w:hAnsi="Bookman Old Style"/>
          <w:i/>
          <w:w w:val="105"/>
          <w:sz w:val="20"/>
          <w:vertAlign w:val="superscript"/>
        </w:rPr>
        <w:t>m</w:t>
      </w:r>
      <w:r>
        <w:rPr>
          <w:rFonts w:ascii="Arial" w:hAnsi="Arial"/>
          <w:w w:val="105"/>
          <w:sz w:val="20"/>
        </w:rPr>
        <w:t>]</w:t>
      </w:r>
      <w:r>
        <w:rPr>
          <w:w w:val="105"/>
          <w:sz w:val="20"/>
        </w:rPr>
        <w:t>;</w:t>
      </w:r>
    </w:p>
    <w:p w14:paraId="298230F6" w14:textId="77777777" w:rsidR="00187908" w:rsidRDefault="00187908">
      <w:pPr>
        <w:spacing w:line="164" w:lineRule="exact"/>
        <w:rPr>
          <w:sz w:val="20"/>
        </w:rPr>
        <w:sectPr w:rsidR="00187908">
          <w:type w:val="continuous"/>
          <w:pgSz w:w="12240" w:h="15840"/>
          <w:pgMar w:top="900" w:right="0" w:bottom="280" w:left="820" w:header="720" w:footer="720" w:gutter="0"/>
          <w:cols w:num="2" w:space="720" w:equalWidth="0">
            <w:col w:w="5576" w:space="498"/>
            <w:col w:w="5346"/>
          </w:cols>
        </w:sectPr>
      </w:pPr>
    </w:p>
    <w:p w14:paraId="029D10E2" w14:textId="77777777" w:rsidR="00187908" w:rsidRDefault="00105EDE">
      <w:pPr>
        <w:tabs>
          <w:tab w:val="left" w:pos="2346"/>
          <w:tab w:val="left" w:pos="6328"/>
        </w:tabs>
        <w:spacing w:line="108" w:lineRule="exact"/>
        <w:ind w:left="2013"/>
        <w:rPr>
          <w:rFonts w:ascii="Bookman Old Style"/>
          <w:i/>
          <w:sz w:val="14"/>
        </w:rPr>
      </w:pPr>
      <w:r>
        <w:rPr>
          <w:rFonts w:ascii="Tahoma"/>
          <w:sz w:val="14"/>
        </w:rPr>
        <w:t>1</w:t>
      </w:r>
      <w:r>
        <w:rPr>
          <w:rFonts w:ascii="Tahoma"/>
          <w:sz w:val="14"/>
        </w:rPr>
        <w:tab/>
        <w:t>2</w:t>
      </w:r>
      <w:r>
        <w:rPr>
          <w:rFonts w:ascii="Tahoma"/>
          <w:sz w:val="14"/>
        </w:rPr>
        <w:tab/>
      </w:r>
      <w:r>
        <w:rPr>
          <w:rFonts w:ascii="Bookman Old Style"/>
          <w:i/>
          <w:spacing w:val="-19"/>
          <w:position w:val="8"/>
          <w:sz w:val="14"/>
        </w:rPr>
        <w:t>p</w:t>
      </w:r>
    </w:p>
    <w:p w14:paraId="5E9D5477" w14:textId="77777777" w:rsidR="00187908" w:rsidRDefault="00105EDE">
      <w:pPr>
        <w:tabs>
          <w:tab w:val="left" w:pos="554"/>
        </w:tabs>
        <w:spacing w:before="63" w:line="45" w:lineRule="exact"/>
        <w:ind w:right="1022"/>
        <w:jc w:val="center"/>
        <w:rPr>
          <w:rFonts w:ascii="Bookman Old Style"/>
          <w:i/>
          <w:sz w:val="14"/>
        </w:rPr>
      </w:pPr>
      <w:r>
        <w:br w:type="column"/>
      </w:r>
      <w:r>
        <w:rPr>
          <w:rFonts w:ascii="Bookman Old Style"/>
          <w:i/>
          <w:w w:val="105"/>
          <w:sz w:val="14"/>
        </w:rPr>
        <w:t>c</w:t>
      </w:r>
      <w:r>
        <w:rPr>
          <w:rFonts w:ascii="Bookman Old Style"/>
          <w:i/>
          <w:spacing w:val="-29"/>
          <w:sz w:val="14"/>
        </w:rPr>
        <w:t xml:space="preserve"> </w:t>
      </w:r>
      <w:r>
        <w:rPr>
          <w:rFonts w:ascii="Lucida Sans Unicode"/>
          <w:smallCaps/>
          <w:w w:val="131"/>
          <w:position w:val="1"/>
          <w:sz w:val="14"/>
        </w:rPr>
        <w:t>j</w:t>
      </w:r>
      <w:r>
        <w:rPr>
          <w:rFonts w:ascii="Lucida Sans Unicode"/>
          <w:position w:val="1"/>
          <w:sz w:val="14"/>
        </w:rPr>
        <w:tab/>
      </w:r>
      <w:r>
        <w:rPr>
          <w:rFonts w:ascii="Bookman Old Style"/>
          <w:i/>
          <w:w w:val="105"/>
          <w:sz w:val="14"/>
        </w:rPr>
        <w:t>c</w:t>
      </w:r>
    </w:p>
    <w:p w14:paraId="54BE3312" w14:textId="77777777" w:rsidR="00187908" w:rsidRDefault="00187908">
      <w:pPr>
        <w:spacing w:line="45" w:lineRule="exact"/>
        <w:jc w:val="center"/>
        <w:rPr>
          <w:rFonts w:ascii="Bookman Old Style"/>
          <w:sz w:val="14"/>
        </w:rPr>
        <w:sectPr w:rsidR="00187908">
          <w:type w:val="continuous"/>
          <w:pgSz w:w="12240" w:h="15840"/>
          <w:pgMar w:top="900" w:right="0" w:bottom="280" w:left="820" w:header="720" w:footer="720" w:gutter="0"/>
          <w:cols w:num="2" w:space="720" w:equalWidth="0">
            <w:col w:w="6412" w:space="40"/>
            <w:col w:w="4968"/>
          </w:cols>
        </w:sectPr>
      </w:pPr>
    </w:p>
    <w:p w14:paraId="1FBA2237" w14:textId="77777777" w:rsidR="00187908" w:rsidRDefault="00105EDE">
      <w:pPr>
        <w:pStyle w:val="BodyText"/>
        <w:spacing w:before="95" w:line="79" w:lineRule="exact"/>
        <w:ind w:left="559"/>
      </w:pPr>
      <w:r>
        <w:rPr>
          <w:rFonts w:ascii="Bookman Old Style"/>
          <w:i/>
        </w:rPr>
        <w:t>C</w:t>
      </w:r>
      <w:r>
        <w:rPr>
          <w:rFonts w:ascii="Bookman Old Style"/>
          <w:i/>
          <w:vertAlign w:val="superscript"/>
        </w:rPr>
        <w:t>o</w:t>
      </w:r>
      <w:r>
        <w:rPr>
          <w:rFonts w:ascii="Bookman Old Style"/>
          <w:i/>
        </w:rPr>
        <w:t xml:space="preserve"> </w:t>
      </w:r>
      <w:r>
        <w:t xml:space="preserve">is a subgraph of </w:t>
      </w:r>
      <w:r>
        <w:rPr>
          <w:rFonts w:ascii="Bookman Old Style"/>
          <w:i/>
        </w:rPr>
        <w:t>C</w:t>
      </w:r>
      <w:r>
        <w:rPr>
          <w:rFonts w:ascii="Bookman Old Style"/>
          <w:i/>
          <w:vertAlign w:val="superscript"/>
        </w:rPr>
        <w:t>o</w:t>
      </w:r>
      <w:r>
        <w:rPr>
          <w:rFonts w:ascii="Bookman Old Style"/>
          <w:i/>
        </w:rPr>
        <w:t xml:space="preserve"> </w:t>
      </w:r>
      <w:r>
        <w:t>or the other way around.</w:t>
      </w:r>
    </w:p>
    <w:p w14:paraId="42BF684E" w14:textId="77777777" w:rsidR="00187908" w:rsidRDefault="00105EDE">
      <w:pPr>
        <w:tabs>
          <w:tab w:val="left" w:pos="1326"/>
        </w:tabs>
        <w:spacing w:before="3" w:line="172" w:lineRule="exact"/>
        <w:ind w:left="559"/>
        <w:rPr>
          <w:rFonts w:ascii="Bookman Old Style" w:hAnsi="Bookman Old Style"/>
          <w:i/>
          <w:sz w:val="14"/>
        </w:rPr>
      </w:pPr>
      <w:r>
        <w:br w:type="column"/>
      </w:r>
      <w:r>
        <w:rPr>
          <w:b/>
          <w:w w:val="105"/>
          <w:sz w:val="14"/>
        </w:rPr>
        <w:t>8</w:t>
      </w:r>
      <w:r>
        <w:rPr>
          <w:b/>
          <w:w w:val="105"/>
          <w:sz w:val="14"/>
        </w:rPr>
        <w:tab/>
      </w:r>
      <w:r>
        <w:rPr>
          <w:b/>
          <w:w w:val="105"/>
          <w:sz w:val="20"/>
        </w:rPr>
        <w:t xml:space="preserve">while </w:t>
      </w:r>
      <w:r>
        <w:rPr>
          <w:rFonts w:ascii="Bookman Old Style" w:hAnsi="Bookman Old Style"/>
          <w:i/>
          <w:w w:val="105"/>
          <w:sz w:val="20"/>
        </w:rPr>
        <w:t>τ</w:t>
      </w:r>
      <w:r>
        <w:rPr>
          <w:rFonts w:ascii="Bookman Old Style" w:hAnsi="Bookman Old Style"/>
          <w:i/>
          <w:w w:val="105"/>
          <w:sz w:val="20"/>
          <w:vertAlign w:val="subscript"/>
        </w:rPr>
        <w:t>v</w:t>
      </w:r>
      <w:r>
        <w:rPr>
          <w:rFonts w:ascii="Arial" w:hAnsi="Arial"/>
          <w:i/>
          <w:w w:val="105"/>
          <w:position w:val="1"/>
          <w:sz w:val="10"/>
        </w:rPr>
        <w:t xml:space="preserve">c </w:t>
      </w:r>
      <w:r>
        <w:rPr>
          <w:rFonts w:ascii="Bookman Old Style" w:hAnsi="Bookman Old Style"/>
          <w:i/>
          <w:w w:val="105"/>
          <w:sz w:val="20"/>
        </w:rPr>
        <w:t>&gt; τ</w:t>
      </w:r>
      <w:r>
        <w:rPr>
          <w:rFonts w:ascii="Bookman Old Style" w:hAnsi="Bookman Old Style"/>
          <w:i/>
          <w:w w:val="105"/>
          <w:sz w:val="20"/>
          <w:vertAlign w:val="subscript"/>
        </w:rPr>
        <w:t>e</w:t>
      </w:r>
      <w:r>
        <w:rPr>
          <w:rFonts w:ascii="Arial" w:hAnsi="Arial"/>
          <w:i/>
          <w:w w:val="105"/>
          <w:position w:val="1"/>
          <w:sz w:val="10"/>
        </w:rPr>
        <w:t xml:space="preserve">m </w:t>
      </w:r>
      <w:r>
        <w:rPr>
          <w:b/>
          <w:w w:val="105"/>
          <w:sz w:val="20"/>
        </w:rPr>
        <w:t>do</w:t>
      </w:r>
      <w:r>
        <w:rPr>
          <w:b/>
          <w:spacing w:val="3"/>
          <w:w w:val="105"/>
          <w:sz w:val="20"/>
        </w:rPr>
        <w:t xml:space="preserve"> </w:t>
      </w:r>
      <w:r>
        <w:rPr>
          <w:rFonts w:ascii="Bookman Old Style" w:hAnsi="Bookman Old Style"/>
          <w:i/>
          <w:w w:val="105"/>
          <w:sz w:val="20"/>
        </w:rPr>
        <w:t>v</w:t>
      </w:r>
      <w:r>
        <w:rPr>
          <w:rFonts w:ascii="Bookman Old Style" w:hAnsi="Bookman Old Style"/>
          <w:i/>
          <w:w w:val="105"/>
          <w:position w:val="-4"/>
          <w:sz w:val="14"/>
        </w:rPr>
        <w:t>p</w:t>
      </w:r>
    </w:p>
    <w:p w14:paraId="44114763" w14:textId="77777777" w:rsidR="00187908" w:rsidRDefault="00105EDE">
      <w:pPr>
        <w:spacing w:line="175" w:lineRule="exact"/>
        <w:ind w:left="81"/>
        <w:rPr>
          <w:sz w:val="20"/>
        </w:rPr>
      </w:pPr>
      <w:r>
        <w:br w:type="column"/>
      </w:r>
      <w:r>
        <w:rPr>
          <w:rFonts w:ascii="Lucida Sans Unicode" w:hAnsi="Lucida Sans Unicode"/>
          <w:sz w:val="20"/>
        </w:rPr>
        <w:t xml:space="preserve">← </w:t>
      </w:r>
      <w:r>
        <w:rPr>
          <w:rFonts w:ascii="Bookman Old Style" w:hAnsi="Bookman Old Style"/>
          <w:i/>
          <w:sz w:val="20"/>
        </w:rPr>
        <w:t>v</w:t>
      </w:r>
      <w:r>
        <w:rPr>
          <w:rFonts w:ascii="Bookman Old Style" w:hAnsi="Bookman Old Style"/>
          <w:i/>
          <w:position w:val="-4"/>
          <w:sz w:val="14"/>
        </w:rPr>
        <w:t>p</w:t>
      </w:r>
      <w:r>
        <w:rPr>
          <w:sz w:val="20"/>
        </w:rPr>
        <w:t>,</w:t>
      </w:r>
    </w:p>
    <w:p w14:paraId="65EC6CA4" w14:textId="77777777" w:rsidR="00187908" w:rsidRDefault="00187908">
      <w:pPr>
        <w:spacing w:line="175" w:lineRule="exact"/>
        <w:rPr>
          <w:sz w:val="20"/>
        </w:rPr>
        <w:sectPr w:rsidR="00187908">
          <w:type w:val="continuous"/>
          <w:pgSz w:w="12240" w:h="15840"/>
          <w:pgMar w:top="900" w:right="0" w:bottom="280" w:left="820" w:header="720" w:footer="720" w:gutter="0"/>
          <w:cols w:num="3" w:space="720" w:equalWidth="0">
            <w:col w:w="4658" w:space="248"/>
            <w:col w:w="3280" w:space="39"/>
            <w:col w:w="3195"/>
          </w:cols>
        </w:sectPr>
      </w:pPr>
    </w:p>
    <w:p w14:paraId="3A10BAF3" w14:textId="77777777" w:rsidR="00187908" w:rsidRDefault="00105EDE">
      <w:pPr>
        <w:pStyle w:val="ListParagraph"/>
        <w:numPr>
          <w:ilvl w:val="2"/>
          <w:numId w:val="3"/>
        </w:numPr>
        <w:tabs>
          <w:tab w:val="left" w:pos="702"/>
          <w:tab w:val="left" w:pos="703"/>
          <w:tab w:val="left" w:pos="2413"/>
          <w:tab w:val="left" w:pos="6435"/>
          <w:tab w:val="left" w:pos="6922"/>
        </w:tabs>
        <w:spacing w:line="89" w:lineRule="exact"/>
        <w:ind w:hanging="345"/>
        <w:jc w:val="left"/>
        <w:rPr>
          <w:rFonts w:ascii="Arial" w:hAnsi="Arial"/>
          <w:i/>
          <w:sz w:val="10"/>
        </w:rPr>
      </w:pPr>
      <w:r>
        <w:rPr>
          <w:rFonts w:ascii="Tahoma" w:hAnsi="Tahoma"/>
          <w:w w:val="110"/>
          <w:sz w:val="14"/>
        </w:rPr>
        <w:t>1</w:t>
      </w:r>
      <w:r>
        <w:rPr>
          <w:rFonts w:ascii="Tahoma" w:hAnsi="Tahoma"/>
          <w:w w:val="110"/>
          <w:sz w:val="14"/>
        </w:rPr>
        <w:tab/>
        <w:t>2</w:t>
      </w:r>
      <w:r>
        <w:rPr>
          <w:rFonts w:ascii="Tahoma" w:hAnsi="Tahoma"/>
          <w:w w:val="110"/>
          <w:sz w:val="14"/>
        </w:rPr>
        <w:tab/>
      </w:r>
      <w:r>
        <w:rPr>
          <w:rFonts w:ascii="Bookman Old Style" w:hAnsi="Bookman Old Style"/>
          <w:i/>
          <w:w w:val="110"/>
          <w:position w:val="-3"/>
          <w:sz w:val="14"/>
        </w:rPr>
        <w:t>c</w:t>
      </w:r>
      <w:r>
        <w:rPr>
          <w:rFonts w:ascii="Bookman Old Style" w:hAnsi="Bookman Old Style"/>
          <w:i/>
          <w:w w:val="110"/>
          <w:position w:val="-3"/>
          <w:sz w:val="14"/>
        </w:rPr>
        <w:tab/>
      </w:r>
      <w:r>
        <w:rPr>
          <w:rFonts w:ascii="Arial" w:hAnsi="Arial"/>
          <w:i/>
          <w:w w:val="115"/>
          <w:position w:val="7"/>
          <w:sz w:val="10"/>
        </w:rPr>
        <w:t>p</w:t>
      </w:r>
    </w:p>
    <w:p w14:paraId="2EE0E148" w14:textId="77777777" w:rsidR="00187908" w:rsidRDefault="00187908">
      <w:pPr>
        <w:spacing w:line="89" w:lineRule="exact"/>
        <w:rPr>
          <w:rFonts w:ascii="Arial" w:hAnsi="Arial"/>
          <w:sz w:val="10"/>
        </w:rPr>
        <w:sectPr w:rsidR="00187908">
          <w:type w:val="continuous"/>
          <w:pgSz w:w="12240" w:h="15840"/>
          <w:pgMar w:top="900" w:right="0" w:bottom="280" w:left="820" w:header="720" w:footer="720" w:gutter="0"/>
          <w:cols w:space="720"/>
        </w:sectPr>
      </w:pPr>
    </w:p>
    <w:p w14:paraId="042F5B4E" w14:textId="3837CF50" w:rsidR="00187908" w:rsidRDefault="00F51443">
      <w:pPr>
        <w:pStyle w:val="ListParagraph"/>
        <w:tabs>
          <w:tab w:val="left" w:pos="560"/>
        </w:tabs>
        <w:spacing w:before="70" w:line="166" w:lineRule="exact"/>
        <w:ind w:left="559" w:firstLine="0"/>
        <w:jc w:val="left"/>
        <w:rPr>
          <w:sz w:val="20"/>
        </w:rPr>
        <w:pPrChange w:id="612" w:author="Rick" w:date="2019-04-10T11:38:00Z">
          <w:pPr>
            <w:pStyle w:val="ListParagraph"/>
            <w:numPr>
              <w:ilvl w:val="2"/>
              <w:numId w:val="3"/>
            </w:numPr>
            <w:tabs>
              <w:tab w:val="left" w:pos="560"/>
            </w:tabs>
            <w:spacing w:before="70" w:line="166" w:lineRule="exact"/>
            <w:ind w:left="559" w:hanging="202"/>
            <w:jc w:val="left"/>
          </w:pPr>
        </w:pPrChange>
      </w:pPr>
      <w:r>
        <w:rPr>
          <w:noProof/>
          <w:lang w:val="en-IN" w:eastAsia="en-IN" w:bidi="hi-IN"/>
        </w:rPr>
        <mc:AlternateContent>
          <mc:Choice Requires="wps">
            <w:drawing>
              <wp:anchor distT="0" distB="0" distL="114300" distR="114300" simplePos="0" relativeHeight="250015744" behindDoc="1" locked="0" layoutInCell="1" allowOverlap="1" wp14:anchorId="3E33A0CC" wp14:editId="203A042E">
                <wp:simplePos x="0" y="0"/>
                <wp:positionH relativeFrom="page">
                  <wp:posOffset>3013075</wp:posOffset>
                </wp:positionH>
                <wp:positionV relativeFrom="paragraph">
                  <wp:posOffset>128905</wp:posOffset>
                </wp:positionV>
                <wp:extent cx="50800" cy="88900"/>
                <wp:effectExtent l="0" t="0" r="0" b="0"/>
                <wp:wrapNone/>
                <wp:docPr id="381"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202DB" w14:textId="77777777" w:rsidR="00121D20" w:rsidRDefault="00121D20">
                            <w:pPr>
                              <w:spacing w:line="134" w:lineRule="exact"/>
                              <w:rPr>
                                <w:rFonts w:ascii="Tahoma"/>
                                <w:sz w:val="14"/>
                              </w:rPr>
                            </w:pPr>
                            <w:r>
                              <w:rPr>
                                <w:rFonts w:ascii="Tahoma"/>
                                <w:w w:val="103"/>
                                <w:sz w:val="14"/>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33A0CC" id="Text Box 380" o:spid="_x0000_s1129" type="#_x0000_t202" style="position:absolute;left:0;text-align:left;margin-left:237.25pt;margin-top:10.15pt;width:4pt;height:7pt;z-index:-2533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" filled="f" stroked="f">
                <v:textbox inset="0,0,0,0">
                  <w:txbxContent>
                    <w:p w14:paraId="06C202DB" w14:textId="77777777" w:rsidR="00121D20" w:rsidRDefault="00121D20">
                      <w:pPr>
                        <w:spacing w:line="134" w:lineRule="exact"/>
                        <w:rPr>
                          <w:rFonts w:ascii="Tahoma"/>
                          <w:sz w:val="14"/>
                        </w:rPr>
                      </w:pPr>
                      <w:r>
                        <w:rPr>
                          <w:rFonts w:ascii="Tahoma"/>
                          <w:w w:val="103"/>
                          <w:sz w:val="14"/>
                        </w:rPr>
                        <w:t>1</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16768" behindDoc="1" locked="0" layoutInCell="1" allowOverlap="1" wp14:anchorId="5DAC7F49" wp14:editId="31B567DC">
                <wp:simplePos x="0" y="0"/>
                <wp:positionH relativeFrom="page">
                  <wp:posOffset>4919345</wp:posOffset>
                </wp:positionH>
                <wp:positionV relativeFrom="paragraph">
                  <wp:posOffset>81280</wp:posOffset>
                </wp:positionV>
                <wp:extent cx="52705" cy="88900"/>
                <wp:effectExtent l="0" t="0" r="0" b="0"/>
                <wp:wrapNone/>
                <wp:docPr id="380"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21F96" w14:textId="77777777" w:rsidR="00121D20" w:rsidRDefault="00121D20">
                            <w:pPr>
                              <w:spacing w:line="137" w:lineRule="exact"/>
                              <w:rPr>
                                <w:rFonts w:ascii="Bookman Old Style"/>
                                <w:i/>
                                <w:sz w:val="14"/>
                              </w:rPr>
                            </w:pPr>
                            <w:r>
                              <w:rPr>
                                <w:rFonts w:ascii="Bookman Old Style"/>
                                <w:i/>
                                <w:w w:val="97"/>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AC7F49" id="Text Box 379" o:spid="_x0000_s1130" type="#_x0000_t202" style="position:absolute;left:0;text-align:left;margin-left:387.35pt;margin-top:6.4pt;width:4.15pt;height:7pt;z-index:-2532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bP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" filled="f" stroked="f">
                <v:textbox inset="0,0,0,0">
                  <w:txbxContent>
                    <w:p w14:paraId="45621F96" w14:textId="77777777" w:rsidR="00121D20" w:rsidRDefault="00121D20">
                      <w:pPr>
                        <w:spacing w:line="137" w:lineRule="exact"/>
                        <w:rPr>
                          <w:rFonts w:ascii="Bookman Old Style"/>
                          <w:i/>
                          <w:sz w:val="14"/>
                        </w:rPr>
                      </w:pPr>
                      <w:r>
                        <w:rPr>
                          <w:rFonts w:ascii="Bookman Old Style"/>
                          <w:i/>
                          <w:w w:val="97"/>
                          <w:sz w:val="14"/>
                        </w:rPr>
                        <w:t>p</w:t>
                      </w:r>
                    </w:p>
                  </w:txbxContent>
                </v:textbox>
                <w10:wrap anchorx="page"/>
              </v:shape>
            </w:pict>
          </mc:Fallback>
        </mc:AlternateContent>
      </w:r>
      <w:ins w:id="613" w:author="Rick" w:date="2019-04-10T11:38:00Z">
        <w:r w:rsidR="00F87E60">
          <w:rPr>
            <w:sz w:val="20"/>
          </w:rPr>
          <w:t xml:space="preserve">We </w:t>
        </w:r>
      </w:ins>
      <w:del w:id="614" w:author="Rick" w:date="2019-04-10T11:38:00Z">
        <w:r w:rsidR="00105EDE" w:rsidDel="00F87E60">
          <w:rPr>
            <w:sz w:val="20"/>
          </w:rPr>
          <w:delText>Assume</w:delText>
        </w:r>
        <w:r w:rsidR="00105EDE" w:rsidDel="00F87E60">
          <w:rPr>
            <w:spacing w:val="15"/>
            <w:sz w:val="20"/>
          </w:rPr>
          <w:delText xml:space="preserve"> </w:delText>
        </w:r>
      </w:del>
      <w:ins w:id="615" w:author="Rick" w:date="2019-04-10T11:38:00Z">
        <w:r w:rsidR="00F87E60">
          <w:rPr>
            <w:sz w:val="20"/>
          </w:rPr>
          <w:t>assume</w:t>
        </w:r>
        <w:r w:rsidR="00F87E60">
          <w:rPr>
            <w:spacing w:val="15"/>
            <w:sz w:val="20"/>
          </w:rPr>
          <w:t xml:space="preserve"> </w:t>
        </w:r>
      </w:ins>
      <w:r w:rsidR="00105EDE">
        <w:rPr>
          <w:sz w:val="20"/>
        </w:rPr>
        <w:t>without</w:t>
      </w:r>
      <w:r w:rsidR="00105EDE">
        <w:rPr>
          <w:spacing w:val="15"/>
          <w:sz w:val="20"/>
        </w:rPr>
        <w:t xml:space="preserve"> </w:t>
      </w:r>
      <w:r w:rsidR="00105EDE">
        <w:rPr>
          <w:sz w:val="20"/>
        </w:rPr>
        <w:t>loss</w:t>
      </w:r>
      <w:r w:rsidR="00105EDE">
        <w:rPr>
          <w:spacing w:val="15"/>
          <w:sz w:val="20"/>
        </w:rPr>
        <w:t xml:space="preserve"> </w:t>
      </w:r>
      <w:r w:rsidR="00105EDE">
        <w:rPr>
          <w:sz w:val="20"/>
        </w:rPr>
        <w:t>of</w:t>
      </w:r>
      <w:r w:rsidR="00105EDE">
        <w:rPr>
          <w:spacing w:val="16"/>
          <w:sz w:val="20"/>
        </w:rPr>
        <w:t xml:space="preserve"> </w:t>
      </w:r>
      <w:r w:rsidR="00105EDE">
        <w:rPr>
          <w:sz w:val="20"/>
        </w:rPr>
        <w:t>generality</w:t>
      </w:r>
      <w:r w:rsidR="00105EDE">
        <w:rPr>
          <w:spacing w:val="15"/>
          <w:sz w:val="20"/>
        </w:rPr>
        <w:t xml:space="preserve"> </w:t>
      </w:r>
      <w:r w:rsidR="00105EDE">
        <w:rPr>
          <w:sz w:val="20"/>
        </w:rPr>
        <w:t>that</w:t>
      </w:r>
      <w:r w:rsidR="00105EDE">
        <w:rPr>
          <w:spacing w:val="15"/>
          <w:sz w:val="20"/>
        </w:rPr>
        <w:t xml:space="preserve"> </w:t>
      </w:r>
      <w:r w:rsidR="00105EDE">
        <w:rPr>
          <w:rFonts w:ascii="Bookman Old Style" w:hAnsi="Bookman Old Style"/>
          <w:i/>
          <w:spacing w:val="7"/>
          <w:sz w:val="20"/>
        </w:rPr>
        <w:t>C</w:t>
      </w:r>
      <w:r w:rsidR="00105EDE">
        <w:rPr>
          <w:rFonts w:ascii="Bookman Old Style" w:hAnsi="Bookman Old Style"/>
          <w:i/>
          <w:spacing w:val="7"/>
          <w:sz w:val="20"/>
          <w:vertAlign w:val="superscript"/>
        </w:rPr>
        <w:t>o</w:t>
      </w:r>
      <w:r w:rsidR="00105EDE">
        <w:rPr>
          <w:rFonts w:ascii="Bookman Old Style" w:hAnsi="Bookman Old Style"/>
          <w:i/>
          <w:spacing w:val="15"/>
          <w:sz w:val="20"/>
        </w:rPr>
        <w:t xml:space="preserve"> </w:t>
      </w:r>
      <w:r w:rsidR="00105EDE">
        <w:rPr>
          <w:sz w:val="20"/>
        </w:rPr>
        <w:t>is</w:t>
      </w:r>
      <w:r w:rsidR="00105EDE">
        <w:rPr>
          <w:spacing w:val="16"/>
          <w:sz w:val="20"/>
        </w:rPr>
        <w:t xml:space="preserve"> </w:t>
      </w:r>
      <w:r w:rsidR="00105EDE">
        <w:rPr>
          <w:sz w:val="20"/>
        </w:rPr>
        <w:t>a</w:t>
      </w:r>
      <w:r w:rsidR="00105EDE">
        <w:rPr>
          <w:spacing w:val="15"/>
          <w:sz w:val="20"/>
        </w:rPr>
        <w:t xml:space="preserve"> </w:t>
      </w:r>
      <w:r w:rsidR="00105EDE">
        <w:rPr>
          <w:sz w:val="20"/>
        </w:rPr>
        <w:t>subgraph</w:t>
      </w:r>
    </w:p>
    <w:p w14:paraId="27CE7224" w14:textId="77777777" w:rsidR="00187908" w:rsidRDefault="00105EDE">
      <w:pPr>
        <w:spacing w:line="237" w:lineRule="exact"/>
        <w:ind w:left="358"/>
        <w:rPr>
          <w:sz w:val="20"/>
        </w:rPr>
      </w:pPr>
      <w:r>
        <w:br w:type="column"/>
      </w:r>
      <w:r>
        <w:rPr>
          <w:rFonts w:ascii="Bookman Old Style" w:hAnsi="Bookman Old Style"/>
          <w:i/>
          <w:sz w:val="20"/>
        </w:rPr>
        <w:t>v</w:t>
      </w:r>
      <w:r>
        <w:rPr>
          <w:rFonts w:ascii="Bookman Old Style" w:hAnsi="Bookman Old Style"/>
          <w:i/>
          <w:position w:val="-4"/>
          <w:sz w:val="14"/>
        </w:rPr>
        <w:t xml:space="preserve">p </w:t>
      </w:r>
      <w:r>
        <w:rPr>
          <w:rFonts w:ascii="Lucida Sans Unicode" w:hAnsi="Lucida Sans Unicode"/>
          <w:sz w:val="20"/>
        </w:rPr>
        <w:t xml:space="preserve">← </w:t>
      </w:r>
      <w:r>
        <w:rPr>
          <w:rFonts w:ascii="Bookman Old Style" w:hAnsi="Bookman Old Style"/>
          <w:i/>
          <w:sz w:val="20"/>
        </w:rPr>
        <w:t>v</w:t>
      </w:r>
      <w:r>
        <w:rPr>
          <w:rFonts w:ascii="Bookman Old Style" w:hAnsi="Bookman Old Style"/>
          <w:i/>
          <w:sz w:val="20"/>
          <w:vertAlign w:val="superscript"/>
        </w:rPr>
        <w:t>c</w:t>
      </w:r>
      <w:r>
        <w:rPr>
          <w:rFonts w:ascii="Bookman Old Style" w:hAnsi="Bookman Old Style"/>
          <w:i/>
          <w:sz w:val="20"/>
        </w:rPr>
        <w:t xml:space="preserve">.parent </w:t>
      </w:r>
      <w:r>
        <w:rPr>
          <w:sz w:val="20"/>
        </w:rPr>
        <w:t>;</w:t>
      </w:r>
    </w:p>
    <w:p w14:paraId="35FD8866" w14:textId="77777777" w:rsidR="00187908" w:rsidRDefault="00187908">
      <w:pPr>
        <w:spacing w:line="237" w:lineRule="exact"/>
        <w:rPr>
          <w:sz w:val="20"/>
        </w:rPr>
        <w:sectPr w:rsidR="00187908">
          <w:type w:val="continuous"/>
          <w:pgSz w:w="12240" w:h="15840"/>
          <w:pgMar w:top="900" w:right="0" w:bottom="280" w:left="820" w:header="720" w:footer="720" w:gutter="0"/>
          <w:cols w:num="2" w:space="720" w:equalWidth="0">
            <w:col w:w="5221" w:space="753"/>
            <w:col w:w="5446"/>
          </w:cols>
        </w:sectPr>
      </w:pPr>
    </w:p>
    <w:p w14:paraId="5A66892B" w14:textId="77777777" w:rsidR="00187908" w:rsidRDefault="00105EDE">
      <w:pPr>
        <w:tabs>
          <w:tab w:val="left" w:pos="2279"/>
          <w:tab w:val="left" w:pos="2784"/>
          <w:tab w:val="left" w:pos="3917"/>
        </w:tabs>
        <w:spacing w:before="57" w:line="20" w:lineRule="exact"/>
        <w:ind w:left="956"/>
        <w:rPr>
          <w:rFonts w:ascii="Bookman Old Style"/>
          <w:i/>
          <w:sz w:val="14"/>
        </w:rPr>
      </w:pPr>
      <w:r>
        <w:rPr>
          <w:rFonts w:ascii="Bookman Old Style"/>
          <w:i/>
          <w:w w:val="105"/>
          <w:sz w:val="14"/>
        </w:rPr>
        <w:t>o</w:t>
      </w:r>
      <w:r>
        <w:rPr>
          <w:rFonts w:ascii="Bookman Old Style"/>
          <w:i/>
          <w:w w:val="105"/>
          <w:sz w:val="14"/>
        </w:rPr>
        <w:tab/>
        <w:t>o</w:t>
      </w:r>
      <w:r>
        <w:rPr>
          <w:rFonts w:ascii="Bookman Old Style"/>
          <w:i/>
          <w:w w:val="105"/>
          <w:sz w:val="14"/>
        </w:rPr>
        <w:tab/>
        <w:t>o</w:t>
      </w:r>
      <w:r>
        <w:rPr>
          <w:rFonts w:ascii="Bookman Old Style"/>
          <w:i/>
          <w:w w:val="105"/>
          <w:sz w:val="14"/>
        </w:rPr>
        <w:tab/>
        <w:t>o</w:t>
      </w:r>
    </w:p>
    <w:p w14:paraId="2AA927D7" w14:textId="77777777" w:rsidR="00187908" w:rsidRDefault="00105EDE">
      <w:pPr>
        <w:tabs>
          <w:tab w:val="left" w:pos="1723"/>
        </w:tabs>
        <w:spacing w:before="3" w:line="75" w:lineRule="exact"/>
        <w:ind w:left="956"/>
        <w:rPr>
          <w:b/>
          <w:sz w:val="20"/>
        </w:rPr>
      </w:pPr>
      <w:r>
        <w:br w:type="column"/>
      </w:r>
      <w:r>
        <w:rPr>
          <w:b/>
          <w:w w:val="110"/>
          <w:sz w:val="14"/>
        </w:rPr>
        <w:t>9</w:t>
      </w:r>
      <w:r>
        <w:rPr>
          <w:b/>
          <w:w w:val="110"/>
          <w:sz w:val="14"/>
        </w:rPr>
        <w:tab/>
      </w:r>
      <w:r>
        <w:rPr>
          <w:b/>
          <w:w w:val="110"/>
          <w:sz w:val="20"/>
        </w:rPr>
        <w:t xml:space="preserve">if </w:t>
      </w:r>
      <w:r>
        <w:rPr>
          <w:rFonts w:ascii="Bookman Old Style" w:hAnsi="Bookman Old Style"/>
          <w:i/>
          <w:w w:val="110"/>
          <w:sz w:val="20"/>
        </w:rPr>
        <w:t>τ</w:t>
      </w:r>
      <w:r>
        <w:rPr>
          <w:rFonts w:ascii="Bookman Old Style" w:hAnsi="Bookman Old Style"/>
          <w:i/>
          <w:w w:val="110"/>
          <w:sz w:val="20"/>
          <w:vertAlign w:val="subscript"/>
        </w:rPr>
        <w:t>v</w:t>
      </w:r>
      <w:r>
        <w:rPr>
          <w:rFonts w:ascii="Arial" w:hAnsi="Arial"/>
          <w:i/>
          <w:w w:val="110"/>
          <w:position w:val="1"/>
          <w:sz w:val="10"/>
        </w:rPr>
        <w:t xml:space="preserve">c </w:t>
      </w:r>
      <w:r>
        <w:rPr>
          <w:rFonts w:ascii="Bookman Old Style" w:hAnsi="Bookman Old Style"/>
          <w:i/>
          <w:w w:val="110"/>
          <w:sz w:val="20"/>
        </w:rPr>
        <w:t>&lt; τ</w:t>
      </w:r>
      <w:r>
        <w:rPr>
          <w:rFonts w:ascii="Bookman Old Style" w:hAnsi="Bookman Old Style"/>
          <w:i/>
          <w:w w:val="110"/>
          <w:sz w:val="20"/>
          <w:vertAlign w:val="subscript"/>
        </w:rPr>
        <w:t>e</w:t>
      </w:r>
      <w:r>
        <w:rPr>
          <w:rFonts w:ascii="Arial" w:hAnsi="Arial"/>
          <w:i/>
          <w:w w:val="110"/>
          <w:position w:val="1"/>
          <w:sz w:val="10"/>
        </w:rPr>
        <w:t>m</w:t>
      </w:r>
      <w:r>
        <w:rPr>
          <w:rFonts w:ascii="Arial" w:hAnsi="Arial"/>
          <w:i/>
          <w:spacing w:val="18"/>
          <w:w w:val="110"/>
          <w:position w:val="1"/>
          <w:sz w:val="10"/>
        </w:rPr>
        <w:t xml:space="preserve"> </w:t>
      </w:r>
      <w:r>
        <w:rPr>
          <w:b/>
          <w:w w:val="110"/>
          <w:sz w:val="20"/>
        </w:rPr>
        <w:t>then</w:t>
      </w:r>
    </w:p>
    <w:p w14:paraId="366A2831" w14:textId="77777777" w:rsidR="00187908" w:rsidRDefault="00187908">
      <w:pPr>
        <w:spacing w:line="75" w:lineRule="exact"/>
        <w:rPr>
          <w:sz w:val="20"/>
        </w:rPr>
        <w:sectPr w:rsidR="00187908">
          <w:type w:val="continuous"/>
          <w:pgSz w:w="12240" w:h="15840"/>
          <w:pgMar w:top="900" w:right="0" w:bottom="280" w:left="820" w:header="720" w:footer="720" w:gutter="0"/>
          <w:cols w:num="2" w:space="720" w:equalWidth="0">
            <w:col w:w="4036" w:space="473"/>
            <w:col w:w="6911"/>
          </w:cols>
        </w:sectPr>
      </w:pPr>
    </w:p>
    <w:p w14:paraId="2194A569" w14:textId="1C5650C8" w:rsidR="00187908" w:rsidRDefault="00F51443">
      <w:pPr>
        <w:tabs>
          <w:tab w:val="left" w:pos="6590"/>
        </w:tabs>
        <w:spacing w:line="179" w:lineRule="exact"/>
        <w:ind w:left="559"/>
        <w:rPr>
          <w:rFonts w:ascii="Arial" w:hAnsi="Arial"/>
          <w:i/>
          <w:sz w:val="10"/>
        </w:rPr>
      </w:pPr>
      <w:r>
        <w:rPr>
          <w:noProof/>
          <w:lang w:val="en-IN" w:eastAsia="en-IN" w:bidi="hi-IN"/>
        </w:rPr>
        <mc:AlternateContent>
          <mc:Choice Requires="wps">
            <w:drawing>
              <wp:anchor distT="0" distB="0" distL="114300" distR="114300" simplePos="0" relativeHeight="250007552" behindDoc="1" locked="0" layoutInCell="1" allowOverlap="1" wp14:anchorId="3D9BF0CE" wp14:editId="49930526">
                <wp:simplePos x="0" y="0"/>
                <wp:positionH relativeFrom="page">
                  <wp:posOffset>4544060</wp:posOffset>
                </wp:positionH>
                <wp:positionV relativeFrom="paragraph">
                  <wp:posOffset>1355090</wp:posOffset>
                </wp:positionV>
                <wp:extent cx="0" cy="0"/>
                <wp:effectExtent l="0" t="0" r="0" b="0"/>
                <wp:wrapNone/>
                <wp:docPr id="379"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D8571C" id="Line 378" o:spid="_x0000_s1026" style="position:absolute;z-index:-2533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8pt,106.7pt" to="357.8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" strokeweight=".14042mm">
                <w10:wrap anchorx="page"/>
              </v:line>
            </w:pict>
          </mc:Fallback>
        </mc:AlternateContent>
      </w:r>
      <w:r w:rsidR="00105EDE">
        <w:rPr>
          <w:w w:val="105"/>
          <w:sz w:val="20"/>
        </w:rPr>
        <w:t xml:space="preserve">of </w:t>
      </w:r>
      <w:r w:rsidR="00105EDE">
        <w:rPr>
          <w:rFonts w:ascii="Bookman Old Style" w:hAnsi="Bookman Old Style"/>
          <w:i/>
          <w:w w:val="105"/>
          <w:sz w:val="20"/>
        </w:rPr>
        <w:t>C</w:t>
      </w:r>
      <w:r w:rsidR="00105EDE">
        <w:rPr>
          <w:rFonts w:ascii="Tahoma" w:hAnsi="Tahoma"/>
          <w:w w:val="105"/>
          <w:position w:val="-4"/>
          <w:sz w:val="14"/>
        </w:rPr>
        <w:t>2</w:t>
      </w:r>
      <w:del w:id="616" w:author="Rick" w:date="2019-04-10T11:38:00Z">
        <w:r w:rsidR="00105EDE" w:rsidDel="00F87E60">
          <w:rPr>
            <w:rFonts w:ascii="Tahoma" w:hAnsi="Tahoma"/>
            <w:w w:val="105"/>
            <w:position w:val="-4"/>
            <w:sz w:val="14"/>
          </w:rPr>
          <w:delText xml:space="preserve"> </w:delText>
        </w:r>
      </w:del>
      <w:r w:rsidR="00105EDE">
        <w:rPr>
          <w:w w:val="105"/>
          <w:sz w:val="20"/>
        </w:rPr>
        <w:t xml:space="preserve">, there is no </w:t>
      </w:r>
      <w:r w:rsidR="00105EDE">
        <w:rPr>
          <w:rFonts w:ascii="Bookman Old Style" w:hAnsi="Bookman Old Style"/>
          <w:i/>
          <w:w w:val="105"/>
          <w:sz w:val="20"/>
        </w:rPr>
        <w:t>C</w:t>
      </w:r>
      <w:r w:rsidR="00105EDE">
        <w:rPr>
          <w:rFonts w:ascii="Tahoma" w:hAnsi="Tahoma"/>
          <w:w w:val="105"/>
          <w:position w:val="-4"/>
          <w:sz w:val="14"/>
        </w:rPr>
        <w:t xml:space="preserve">3 </w:t>
      </w:r>
      <w:del w:id="617" w:author="Rick" w:date="2019-04-10T11:38:00Z">
        <w:r w:rsidR="00105EDE" w:rsidDel="00F87E60">
          <w:rPr>
            <w:rFonts w:ascii="Tahoma" w:hAnsi="Tahoma"/>
            <w:w w:val="105"/>
            <w:position w:val="-4"/>
            <w:sz w:val="14"/>
          </w:rPr>
          <w:delText xml:space="preserve"> </w:delText>
        </w:r>
      </w:del>
      <w:r w:rsidR="00105EDE">
        <w:rPr>
          <w:rFonts w:ascii="Lucida Sans Unicode" w:hAnsi="Lucida Sans Unicode"/>
          <w:w w:val="105"/>
          <w:sz w:val="20"/>
        </w:rPr>
        <w:t xml:space="preserve">∈ </w:t>
      </w:r>
      <w:r w:rsidR="00105EDE">
        <w:rPr>
          <w:rFonts w:ascii="Bookman Old Style" w:hAnsi="Bookman Old Style"/>
          <w:i/>
          <w:w w:val="105"/>
          <w:sz w:val="20"/>
        </w:rPr>
        <w:t xml:space="preserve">tt </w:t>
      </w:r>
      <w:del w:id="618" w:author="Rick" w:date="2019-04-10T11:38:00Z">
        <w:r w:rsidR="00105EDE" w:rsidDel="00F87E60">
          <w:rPr>
            <w:rFonts w:ascii="Bookman Old Style" w:hAnsi="Bookman Old Style"/>
            <w:i/>
            <w:w w:val="105"/>
            <w:sz w:val="20"/>
          </w:rPr>
          <w:delText xml:space="preserve"> </w:delText>
        </w:r>
        <w:r w:rsidR="00105EDE" w:rsidDel="00F87E60">
          <w:rPr>
            <w:w w:val="105"/>
            <w:sz w:val="20"/>
          </w:rPr>
          <w:delText>such that</w:delText>
        </w:r>
      </w:del>
      <w:ins w:id="619" w:author="Rick" w:date="2019-04-10T11:38:00Z">
        <w:r w:rsidR="00F87E60">
          <w:rPr>
            <w:w w:val="105"/>
            <w:sz w:val="20"/>
          </w:rPr>
          <w:t>and</w:t>
        </w:r>
      </w:ins>
      <w:r w:rsidR="00105EDE">
        <w:rPr>
          <w:w w:val="105"/>
          <w:sz w:val="20"/>
        </w:rPr>
        <w:t xml:space="preserve"> </w:t>
      </w:r>
      <w:r w:rsidR="00105EDE">
        <w:rPr>
          <w:rFonts w:ascii="Bookman Old Style" w:hAnsi="Bookman Old Style"/>
          <w:i/>
          <w:w w:val="105"/>
          <w:sz w:val="20"/>
        </w:rPr>
        <w:t>C</w:t>
      </w:r>
      <w:r w:rsidR="00105EDE">
        <w:rPr>
          <w:rFonts w:ascii="Tahoma" w:hAnsi="Tahoma"/>
          <w:w w:val="105"/>
          <w:position w:val="-4"/>
          <w:sz w:val="14"/>
        </w:rPr>
        <w:t xml:space="preserve">1 </w:t>
      </w:r>
      <w:del w:id="620" w:author="Rick" w:date="2019-04-10T11:38:00Z">
        <w:r w:rsidR="00105EDE" w:rsidDel="00F87E60">
          <w:rPr>
            <w:rFonts w:ascii="Tahoma" w:hAnsi="Tahoma"/>
            <w:w w:val="105"/>
            <w:position w:val="-4"/>
            <w:sz w:val="14"/>
          </w:rPr>
          <w:delText xml:space="preserve"> </w:delText>
        </w:r>
      </w:del>
      <w:r w:rsidR="00105EDE">
        <w:rPr>
          <w:w w:val="105"/>
          <w:sz w:val="20"/>
        </w:rPr>
        <w:t>is</w:t>
      </w:r>
      <w:r w:rsidR="00105EDE">
        <w:rPr>
          <w:spacing w:val="29"/>
          <w:w w:val="105"/>
          <w:sz w:val="20"/>
        </w:rPr>
        <w:t xml:space="preserve"> </w:t>
      </w:r>
      <w:r w:rsidR="00105EDE">
        <w:rPr>
          <w:w w:val="105"/>
          <w:sz w:val="20"/>
        </w:rPr>
        <w:t>a</w:t>
      </w:r>
      <w:r w:rsidR="00105EDE">
        <w:rPr>
          <w:spacing w:val="11"/>
          <w:w w:val="105"/>
          <w:sz w:val="20"/>
        </w:rPr>
        <w:t xml:space="preserve"> </w:t>
      </w:r>
      <w:r w:rsidR="00105EDE">
        <w:rPr>
          <w:w w:val="105"/>
          <w:sz w:val="20"/>
        </w:rPr>
        <w:t>subgraph</w:t>
      </w:r>
      <w:r w:rsidR="00105EDE">
        <w:rPr>
          <w:w w:val="105"/>
          <w:sz w:val="20"/>
        </w:rPr>
        <w:tab/>
      </w:r>
      <w:r w:rsidR="00105EDE">
        <w:rPr>
          <w:rFonts w:ascii="Arial" w:hAnsi="Arial"/>
          <w:i/>
          <w:w w:val="105"/>
          <w:sz w:val="10"/>
        </w:rPr>
        <w:t>p</w:t>
      </w:r>
    </w:p>
    <w:p w14:paraId="5E9A7D2B" w14:textId="77777777" w:rsidR="00187908" w:rsidRDefault="00187908">
      <w:pPr>
        <w:spacing w:line="179" w:lineRule="exact"/>
        <w:rPr>
          <w:rFonts w:ascii="Arial" w:hAnsi="Arial"/>
          <w:sz w:val="10"/>
        </w:rPr>
        <w:sectPr w:rsidR="00187908">
          <w:type w:val="continuous"/>
          <w:pgSz w:w="12240" w:h="15840"/>
          <w:pgMar w:top="900" w:right="0" w:bottom="280" w:left="820" w:header="720" w:footer="720" w:gutter="0"/>
          <w:cols w:space="720"/>
        </w:sectPr>
      </w:pPr>
    </w:p>
    <w:p w14:paraId="67C0B429" w14:textId="77777777" w:rsidR="00187908" w:rsidRDefault="00105EDE">
      <w:pPr>
        <w:spacing w:before="56" w:line="133" w:lineRule="exact"/>
        <w:ind w:left="559"/>
        <w:rPr>
          <w:sz w:val="20"/>
        </w:rPr>
      </w:pPr>
      <w:r>
        <w:rPr>
          <w:sz w:val="20"/>
        </w:rPr>
        <w:t xml:space="preserve">of </w:t>
      </w:r>
      <w:r>
        <w:rPr>
          <w:rFonts w:ascii="Bookman Old Style"/>
          <w:i/>
          <w:sz w:val="20"/>
        </w:rPr>
        <w:t>C</w:t>
      </w:r>
      <w:r>
        <w:rPr>
          <w:rFonts w:ascii="Bookman Old Style"/>
          <w:i/>
          <w:sz w:val="20"/>
          <w:vertAlign w:val="superscript"/>
        </w:rPr>
        <w:t>o</w:t>
      </w:r>
      <w:r>
        <w:rPr>
          <w:rFonts w:ascii="Bookman Old Style"/>
          <w:i/>
          <w:sz w:val="20"/>
        </w:rPr>
        <w:t xml:space="preserve"> </w:t>
      </w:r>
      <w:r>
        <w:rPr>
          <w:sz w:val="20"/>
        </w:rPr>
        <w:t xml:space="preserve">and </w:t>
      </w:r>
      <w:r>
        <w:rPr>
          <w:rFonts w:ascii="Bookman Old Style"/>
          <w:i/>
          <w:sz w:val="20"/>
        </w:rPr>
        <w:t>C</w:t>
      </w:r>
      <w:r>
        <w:rPr>
          <w:rFonts w:ascii="Bookman Old Style"/>
          <w:i/>
          <w:sz w:val="20"/>
          <w:vertAlign w:val="superscript"/>
        </w:rPr>
        <w:t>o</w:t>
      </w:r>
      <w:r>
        <w:rPr>
          <w:rFonts w:ascii="Bookman Old Style"/>
          <w:i/>
          <w:sz w:val="20"/>
        </w:rPr>
        <w:t xml:space="preserve"> </w:t>
      </w:r>
      <w:r>
        <w:rPr>
          <w:sz w:val="20"/>
        </w:rPr>
        <w:t xml:space="preserve">is a subgraph of </w:t>
      </w:r>
      <w:r>
        <w:rPr>
          <w:rFonts w:ascii="Bookman Old Style"/>
          <w:i/>
          <w:sz w:val="20"/>
        </w:rPr>
        <w:t>C</w:t>
      </w:r>
      <w:r>
        <w:rPr>
          <w:rFonts w:ascii="Bookman Old Style"/>
          <w:i/>
          <w:sz w:val="20"/>
          <w:vertAlign w:val="superscript"/>
        </w:rPr>
        <w:t>o</w:t>
      </w:r>
      <w:r>
        <w:rPr>
          <w:sz w:val="20"/>
        </w:rPr>
        <w:t>.</w:t>
      </w:r>
    </w:p>
    <w:p w14:paraId="66CC650E" w14:textId="77777777" w:rsidR="00187908" w:rsidRDefault="00105EDE">
      <w:pPr>
        <w:tabs>
          <w:tab w:val="left" w:pos="1695"/>
        </w:tabs>
        <w:spacing w:before="3" w:line="186" w:lineRule="exact"/>
        <w:ind w:left="559"/>
        <w:rPr>
          <w:b/>
          <w:sz w:val="20"/>
        </w:rPr>
      </w:pPr>
      <w:r>
        <w:br w:type="column"/>
      </w:r>
      <w:r>
        <w:rPr>
          <w:b/>
          <w:w w:val="110"/>
          <w:sz w:val="14"/>
        </w:rPr>
        <w:t>10</w:t>
      </w:r>
      <w:r>
        <w:rPr>
          <w:b/>
          <w:w w:val="110"/>
          <w:sz w:val="14"/>
        </w:rPr>
        <w:tab/>
      </w:r>
      <w:r>
        <w:rPr>
          <w:b/>
          <w:w w:val="110"/>
          <w:sz w:val="20"/>
        </w:rPr>
        <w:t xml:space="preserve">if </w:t>
      </w:r>
      <w:r>
        <w:rPr>
          <w:rFonts w:ascii="Bookman Old Style" w:hAnsi="Bookman Old Style"/>
          <w:i/>
          <w:w w:val="110"/>
          <w:sz w:val="20"/>
        </w:rPr>
        <w:t>τ</w:t>
      </w:r>
      <w:r>
        <w:rPr>
          <w:rFonts w:ascii="Bookman Old Style" w:hAnsi="Bookman Old Style"/>
          <w:i/>
          <w:w w:val="110"/>
          <w:sz w:val="20"/>
          <w:vertAlign w:val="subscript"/>
        </w:rPr>
        <w:t>e</w:t>
      </w:r>
      <w:r>
        <w:rPr>
          <w:rFonts w:ascii="Arial" w:hAnsi="Arial"/>
          <w:i/>
          <w:w w:val="110"/>
          <w:position w:val="1"/>
          <w:sz w:val="10"/>
        </w:rPr>
        <w:t xml:space="preserve">m </w:t>
      </w:r>
      <w:r>
        <w:rPr>
          <w:rFonts w:ascii="Arial" w:hAnsi="Arial"/>
          <w:w w:val="110"/>
          <w:sz w:val="20"/>
        </w:rPr>
        <w:t xml:space="preserve">= </w:t>
      </w:r>
      <w:r>
        <w:rPr>
          <w:rFonts w:ascii="Bookman Old Style" w:hAnsi="Bookman Old Style"/>
          <w:i/>
          <w:w w:val="110"/>
          <w:sz w:val="20"/>
        </w:rPr>
        <w:t>τ</w:t>
      </w:r>
      <w:r>
        <w:rPr>
          <w:rFonts w:ascii="Bookman Old Style" w:hAnsi="Bookman Old Style"/>
          <w:i/>
          <w:w w:val="110"/>
          <w:sz w:val="20"/>
          <w:vertAlign w:val="subscript"/>
        </w:rPr>
        <w:t>u</w:t>
      </w:r>
      <w:r>
        <w:rPr>
          <w:rFonts w:ascii="Arial" w:hAnsi="Arial"/>
          <w:i/>
          <w:w w:val="110"/>
          <w:position w:val="1"/>
          <w:sz w:val="10"/>
        </w:rPr>
        <w:t>m</w:t>
      </w:r>
      <w:r>
        <w:rPr>
          <w:rFonts w:ascii="Arial" w:hAnsi="Arial"/>
          <w:i/>
          <w:spacing w:val="20"/>
          <w:w w:val="110"/>
          <w:position w:val="1"/>
          <w:sz w:val="10"/>
        </w:rPr>
        <w:t xml:space="preserve"> </w:t>
      </w:r>
      <w:r>
        <w:rPr>
          <w:b/>
          <w:w w:val="110"/>
          <w:sz w:val="20"/>
        </w:rPr>
        <w:t>then</w:t>
      </w:r>
    </w:p>
    <w:p w14:paraId="4A4DB3F6" w14:textId="77777777" w:rsidR="00187908" w:rsidRDefault="00187908">
      <w:pPr>
        <w:spacing w:line="186" w:lineRule="exact"/>
        <w:rPr>
          <w:sz w:val="20"/>
        </w:rPr>
        <w:sectPr w:rsidR="00187908">
          <w:type w:val="continuous"/>
          <w:pgSz w:w="12240" w:h="15840"/>
          <w:pgMar w:top="900" w:right="0" w:bottom="280" w:left="820" w:header="720" w:footer="720" w:gutter="0"/>
          <w:cols w:num="2" w:space="720" w:equalWidth="0">
            <w:col w:w="3515" w:space="1329"/>
            <w:col w:w="6576"/>
          </w:cols>
        </w:sectPr>
      </w:pPr>
    </w:p>
    <w:p w14:paraId="21FDB119" w14:textId="77777777" w:rsidR="00187908" w:rsidRDefault="00105EDE">
      <w:pPr>
        <w:tabs>
          <w:tab w:val="left" w:pos="1610"/>
          <w:tab w:val="left" w:pos="3322"/>
        </w:tabs>
        <w:spacing w:line="120" w:lineRule="exact"/>
        <w:ind w:left="937"/>
        <w:rPr>
          <w:rFonts w:ascii="Tahoma"/>
          <w:sz w:val="14"/>
        </w:rPr>
      </w:pPr>
      <w:r>
        <w:rPr>
          <w:rFonts w:ascii="Tahoma"/>
          <w:w w:val="105"/>
          <w:sz w:val="14"/>
        </w:rPr>
        <w:t>3</w:t>
      </w:r>
      <w:r>
        <w:rPr>
          <w:rFonts w:ascii="Tahoma"/>
          <w:w w:val="105"/>
          <w:sz w:val="14"/>
        </w:rPr>
        <w:tab/>
        <w:t>3</w:t>
      </w:r>
      <w:r>
        <w:rPr>
          <w:rFonts w:ascii="Tahoma"/>
          <w:w w:val="105"/>
          <w:sz w:val="14"/>
        </w:rPr>
        <w:tab/>
        <w:t>2</w:t>
      </w:r>
    </w:p>
    <w:p w14:paraId="1C7FBF8F" w14:textId="77777777" w:rsidR="00187908" w:rsidRDefault="00105EDE">
      <w:pPr>
        <w:spacing w:line="7" w:lineRule="exact"/>
        <w:ind w:left="315"/>
        <w:rPr>
          <w:rFonts w:ascii="Bookman Old Style"/>
          <w:i/>
          <w:sz w:val="14"/>
        </w:rPr>
      </w:pPr>
      <w:r>
        <w:rPr>
          <w:rFonts w:ascii="Bookman Old Style"/>
          <w:i/>
          <w:w w:val="105"/>
          <w:sz w:val="14"/>
        </w:rPr>
        <w:t>c</w:t>
      </w:r>
    </w:p>
    <w:p w14:paraId="6BE4A29E" w14:textId="77777777" w:rsidR="00187908" w:rsidRDefault="00105EDE">
      <w:pPr>
        <w:tabs>
          <w:tab w:val="left" w:pos="1750"/>
        </w:tabs>
        <w:spacing w:before="22" w:line="106" w:lineRule="exact"/>
        <w:ind w:left="315"/>
        <w:rPr>
          <w:sz w:val="20"/>
        </w:rPr>
      </w:pPr>
      <w:r>
        <w:br w:type="column"/>
      </w:r>
      <w:r>
        <w:rPr>
          <w:b/>
          <w:sz w:val="14"/>
        </w:rPr>
        <w:t>11</w:t>
      </w:r>
      <w:r>
        <w:rPr>
          <w:b/>
          <w:sz w:val="14"/>
        </w:rPr>
        <w:tab/>
      </w:r>
      <w:r>
        <w:rPr>
          <w:rFonts w:ascii="Bookman Old Style" w:hAnsi="Bookman Old Style"/>
          <w:i/>
          <w:spacing w:val="3"/>
          <w:sz w:val="20"/>
        </w:rPr>
        <w:t>v</w:t>
      </w:r>
      <w:r>
        <w:rPr>
          <w:rFonts w:ascii="Bookman Old Style" w:hAnsi="Bookman Old Style"/>
          <w:i/>
          <w:spacing w:val="3"/>
          <w:sz w:val="20"/>
          <w:vertAlign w:val="superscript"/>
        </w:rPr>
        <w:t>c</w:t>
      </w:r>
      <w:r>
        <w:rPr>
          <w:rFonts w:ascii="Bookman Old Style" w:hAnsi="Bookman Old Style"/>
          <w:i/>
          <w:spacing w:val="3"/>
          <w:sz w:val="20"/>
        </w:rPr>
        <w:t xml:space="preserve"> </w:t>
      </w:r>
      <w:r>
        <w:rPr>
          <w:rFonts w:ascii="Lucida Sans Unicode" w:hAnsi="Lucida Sans Unicode"/>
          <w:sz w:val="20"/>
        </w:rPr>
        <w:t xml:space="preserve">← </w:t>
      </w:r>
      <w:r>
        <w:rPr>
          <w:sz w:val="20"/>
        </w:rPr>
        <w:t>create</w:t>
      </w:r>
      <w:r>
        <w:rPr>
          <w:sz w:val="20"/>
          <w:u w:val="single"/>
        </w:rPr>
        <w:t xml:space="preserve"> </w:t>
      </w:r>
      <w:r>
        <w:rPr>
          <w:sz w:val="20"/>
        </w:rPr>
        <w:t>super</w:t>
      </w:r>
      <w:r>
        <w:rPr>
          <w:sz w:val="20"/>
          <w:u w:val="single"/>
        </w:rPr>
        <w:t xml:space="preserve"> </w:t>
      </w:r>
      <w:r>
        <w:rPr>
          <w:sz w:val="20"/>
        </w:rPr>
        <w:t>vertex(</w:t>
      </w:r>
      <w:r>
        <w:rPr>
          <w:rFonts w:ascii="Bookman Old Style" w:hAnsi="Bookman Old Style"/>
          <w:i/>
          <w:sz w:val="20"/>
        </w:rPr>
        <w:t>u</w:t>
      </w:r>
      <w:r>
        <w:rPr>
          <w:sz w:val="20"/>
        </w:rPr>
        <w:t>,</w:t>
      </w:r>
      <w:r>
        <w:rPr>
          <w:spacing w:val="37"/>
          <w:sz w:val="20"/>
        </w:rPr>
        <w:t xml:space="preserve"> </w:t>
      </w:r>
      <w:r>
        <w:rPr>
          <w:rFonts w:ascii="Bookman Old Style" w:hAnsi="Bookman Old Style"/>
          <w:i/>
          <w:spacing w:val="5"/>
          <w:sz w:val="20"/>
        </w:rPr>
        <w:t>v</w:t>
      </w:r>
      <w:r>
        <w:rPr>
          <w:rFonts w:ascii="Bookman Old Style" w:hAnsi="Bookman Old Style"/>
          <w:i/>
          <w:spacing w:val="5"/>
          <w:sz w:val="20"/>
          <w:vertAlign w:val="superscript"/>
        </w:rPr>
        <w:t>c</w:t>
      </w:r>
      <w:r>
        <w:rPr>
          <w:spacing w:val="5"/>
          <w:sz w:val="20"/>
        </w:rPr>
        <w:t>);</w:t>
      </w:r>
    </w:p>
    <w:p w14:paraId="3D3F8727" w14:textId="77777777" w:rsidR="00187908" w:rsidRDefault="00187908">
      <w:pPr>
        <w:spacing w:line="106" w:lineRule="exact"/>
        <w:rPr>
          <w:sz w:val="20"/>
        </w:rPr>
        <w:sectPr w:rsidR="00187908">
          <w:type w:val="continuous"/>
          <w:pgSz w:w="12240" w:h="15840"/>
          <w:pgMar w:top="900" w:right="0" w:bottom="280" w:left="820" w:header="720" w:footer="720" w:gutter="0"/>
          <w:cols w:num="2" w:space="720" w:equalWidth="0">
            <w:col w:w="3442" w:space="1654"/>
            <w:col w:w="6324"/>
          </w:cols>
        </w:sectPr>
      </w:pPr>
    </w:p>
    <w:p w14:paraId="4930B178" w14:textId="1962C094" w:rsidR="00187908" w:rsidRDefault="00F51443">
      <w:pPr>
        <w:pStyle w:val="BodyText"/>
        <w:tabs>
          <w:tab w:val="right" w:pos="5550"/>
        </w:tabs>
        <w:spacing w:before="1" w:line="232" w:lineRule="auto"/>
        <w:ind w:left="159" w:right="38"/>
        <w:rPr>
          <w:b/>
          <w:sz w:val="14"/>
        </w:rPr>
      </w:pPr>
      <w:r>
        <w:rPr>
          <w:noProof/>
          <w:lang w:val="en-IN" w:eastAsia="en-IN" w:bidi="hi-IN"/>
        </w:rPr>
        <mc:AlternateContent>
          <mc:Choice Requires="wps">
            <w:drawing>
              <wp:anchor distT="0" distB="0" distL="114300" distR="114300" simplePos="0" relativeHeight="250008576" behindDoc="1" locked="0" layoutInCell="1" allowOverlap="1" wp14:anchorId="2271EE26" wp14:editId="78BFB6E3">
                <wp:simplePos x="0" y="0"/>
                <wp:positionH relativeFrom="page">
                  <wp:posOffset>4739005</wp:posOffset>
                </wp:positionH>
                <wp:positionV relativeFrom="paragraph">
                  <wp:posOffset>274955</wp:posOffset>
                </wp:positionV>
                <wp:extent cx="0" cy="0"/>
                <wp:effectExtent l="0" t="0" r="0" b="0"/>
                <wp:wrapNone/>
                <wp:docPr id="378"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C26E4E" id="Line 377" o:spid="_x0000_s1026" style="position:absolute;z-index:-2533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21.65pt" to="373.1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" strokeweight=".14042mm">
                <w10:wrap anchorx="page"/>
              </v:line>
            </w:pict>
          </mc:Fallback>
        </mc:AlternateContent>
      </w:r>
      <w:r>
        <w:rPr>
          <w:noProof/>
          <w:lang w:val="en-IN" w:eastAsia="en-IN" w:bidi="hi-IN"/>
        </w:rPr>
        <mc:AlternateContent>
          <mc:Choice Requires="wps">
            <w:drawing>
              <wp:anchor distT="0" distB="0" distL="114300" distR="114300" simplePos="0" relativeHeight="250029056" behindDoc="1" locked="0" layoutInCell="1" allowOverlap="1" wp14:anchorId="07C9DD15" wp14:editId="37B72AE3">
                <wp:simplePos x="0" y="0"/>
                <wp:positionH relativeFrom="page">
                  <wp:posOffset>4867910</wp:posOffset>
                </wp:positionH>
                <wp:positionV relativeFrom="paragraph">
                  <wp:posOffset>104775</wp:posOffset>
                </wp:positionV>
                <wp:extent cx="922020" cy="243840"/>
                <wp:effectExtent l="0" t="0" r="0" b="0"/>
                <wp:wrapNone/>
                <wp:docPr id="377"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34549" w14:textId="77777777" w:rsidR="00121D20" w:rsidRDefault="00121D20">
                            <w:pPr>
                              <w:spacing w:line="280" w:lineRule="exact"/>
                              <w:rPr>
                                <w:sz w:val="20"/>
                              </w:rPr>
                            </w:pP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28"/>
                                <w:sz w:val="20"/>
                              </w:rPr>
                              <w:t xml:space="preserve"> </w:t>
                            </w:r>
                            <w:r>
                              <w:rPr>
                                <w:rFonts w:ascii="Lucida Sans Unicode" w:hAnsi="Lucida Sans Unicode"/>
                                <w:smallCaps/>
                                <w:spacing w:val="10"/>
                                <w:w w:val="122"/>
                                <w:sz w:val="20"/>
                                <w:vertAlign w:val="superscript"/>
                              </w:rPr>
                              <w:t>j</w:t>
                            </w:r>
                            <w:r>
                              <w:rPr>
                                <w:rFonts w:ascii="Bookman Old Style" w:hAnsi="Bookman Old Style"/>
                                <w:i/>
                                <w:w w:val="91"/>
                                <w:sz w:val="20"/>
                              </w:rPr>
                              <w:t>.pa</w:t>
                            </w:r>
                            <w:r>
                              <w:rPr>
                                <w:rFonts w:ascii="Bookman Old Style" w:hAnsi="Bookman Old Style"/>
                                <w:i/>
                                <w:spacing w:val="5"/>
                                <w:w w:val="91"/>
                                <w:sz w:val="20"/>
                              </w:rPr>
                              <w:t>r</w:t>
                            </w:r>
                            <w:r>
                              <w:rPr>
                                <w:rFonts w:ascii="Bookman Old Style" w:hAnsi="Bookman Old Style"/>
                                <w:i/>
                                <w:w w:val="94"/>
                                <w:sz w:val="20"/>
                              </w:rPr>
                              <w:t>ent</w:t>
                            </w:r>
                            <w:r>
                              <w:rPr>
                                <w:rFonts w:ascii="Bookman Old Style" w:hAnsi="Bookman Old Style"/>
                                <w:i/>
                                <w:spacing w:val="-5"/>
                                <w:sz w:val="20"/>
                              </w:rPr>
                              <w:t xml:space="preserve"> </w:t>
                            </w:r>
                            <w:r>
                              <w:rPr>
                                <w:rFonts w:ascii="Lucida Sans Unicode" w:hAnsi="Lucida Sans Unicode"/>
                                <w:w w:val="106"/>
                                <w:sz w:val="20"/>
                              </w:rPr>
                              <w:t>←</w:t>
                            </w:r>
                            <w:r>
                              <w:rPr>
                                <w:rFonts w:ascii="Lucida Sans Unicode" w:hAnsi="Lucida Sans Unicode"/>
                                <w:spacing w:val="-8"/>
                                <w:sz w:val="20"/>
                              </w:rPr>
                              <w:t xml:space="preserve"> </w:t>
                            </w: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16"/>
                                <w:sz w:val="20"/>
                              </w:rPr>
                              <w:t xml:space="preserve"> </w:t>
                            </w:r>
                            <w:r>
                              <w:rPr>
                                <w:spacing w:val="-12"/>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C9DD15" id="Text Box 376" o:spid="_x0000_s1131" type="#_x0000_t202" style="position:absolute;left:0;text-align:left;margin-left:383.3pt;margin-top:8.25pt;width:72.6pt;height:19.2pt;z-index:-2532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0tQ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" filled="f" stroked="f">
                <v:textbox inset="0,0,0,0">
                  <w:txbxContent>
                    <w:p w14:paraId="41B34549" w14:textId="77777777" w:rsidR="00121D20" w:rsidRDefault="00121D20">
                      <w:pPr>
                        <w:spacing w:line="280" w:lineRule="exact"/>
                        <w:rPr>
                          <w:sz w:val="20"/>
                        </w:rPr>
                      </w:pP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28"/>
                          <w:sz w:val="20"/>
                        </w:rPr>
                        <w:t xml:space="preserve"> </w:t>
                      </w:r>
                      <w:r>
                        <w:rPr>
                          <w:rFonts w:ascii="Lucida Sans Unicode" w:hAnsi="Lucida Sans Unicode"/>
                          <w:smallCaps/>
                          <w:spacing w:val="10"/>
                          <w:w w:val="122"/>
                          <w:sz w:val="20"/>
                          <w:vertAlign w:val="superscript"/>
                        </w:rPr>
                        <w:t>j</w:t>
                      </w:r>
                      <w:r>
                        <w:rPr>
                          <w:rFonts w:ascii="Bookman Old Style" w:hAnsi="Bookman Old Style"/>
                          <w:i/>
                          <w:w w:val="91"/>
                          <w:sz w:val="20"/>
                        </w:rPr>
                        <w:t>.pa</w:t>
                      </w:r>
                      <w:r>
                        <w:rPr>
                          <w:rFonts w:ascii="Bookman Old Style" w:hAnsi="Bookman Old Style"/>
                          <w:i/>
                          <w:spacing w:val="5"/>
                          <w:w w:val="91"/>
                          <w:sz w:val="20"/>
                        </w:rPr>
                        <w:t>r</w:t>
                      </w:r>
                      <w:r>
                        <w:rPr>
                          <w:rFonts w:ascii="Bookman Old Style" w:hAnsi="Bookman Old Style"/>
                          <w:i/>
                          <w:w w:val="94"/>
                          <w:sz w:val="20"/>
                        </w:rPr>
                        <w:t>ent</w:t>
                      </w:r>
                      <w:r>
                        <w:rPr>
                          <w:rFonts w:ascii="Bookman Old Style" w:hAnsi="Bookman Old Style"/>
                          <w:i/>
                          <w:spacing w:val="-5"/>
                          <w:sz w:val="20"/>
                        </w:rPr>
                        <w:t xml:space="preserve"> </w:t>
                      </w:r>
                      <w:r>
                        <w:rPr>
                          <w:rFonts w:ascii="Lucida Sans Unicode" w:hAnsi="Lucida Sans Unicode"/>
                          <w:w w:val="106"/>
                          <w:sz w:val="20"/>
                        </w:rPr>
                        <w:t>←</w:t>
                      </w:r>
                      <w:r>
                        <w:rPr>
                          <w:rFonts w:ascii="Lucida Sans Unicode" w:hAnsi="Lucida Sans Unicode"/>
                          <w:spacing w:val="-8"/>
                          <w:sz w:val="20"/>
                        </w:rPr>
                        <w:t xml:space="preserve"> </w:t>
                      </w: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16"/>
                          <w:sz w:val="20"/>
                        </w:rPr>
                        <w:t xml:space="preserve"> </w:t>
                      </w:r>
                      <w:r>
                        <w:rPr>
                          <w:spacing w:val="-12"/>
                          <w:w w:val="99"/>
                          <w:sz w:val="20"/>
                        </w:rPr>
                        <w:t>;</w:t>
                      </w:r>
                    </w:p>
                  </w:txbxContent>
                </v:textbox>
                <w10:wrap anchorx="page"/>
              </v:shape>
            </w:pict>
          </mc:Fallback>
        </mc:AlternateContent>
      </w:r>
      <w:r w:rsidR="00105EDE">
        <w:rPr>
          <w:rFonts w:ascii="Bookman Old Style"/>
          <w:i/>
        </w:rPr>
        <w:t xml:space="preserve">tt </w:t>
      </w:r>
      <w:r w:rsidR="00105EDE">
        <w:t xml:space="preserve">only has vertex weights, which </w:t>
      </w:r>
      <w:del w:id="621" w:author="Rick" w:date="2019-04-10T11:39:00Z">
        <w:r w:rsidR="00105EDE" w:rsidDel="00F87E60">
          <w:delText xml:space="preserve">are </w:delText>
        </w:r>
      </w:del>
      <w:ins w:id="622" w:author="Rick" w:date="2019-04-10T11:39:00Z">
        <w:r w:rsidR="00F87E60">
          <w:t xml:space="preserve">represent </w:t>
        </w:r>
      </w:ins>
      <w:r w:rsidR="00105EDE">
        <w:t>the trussness of the corresponding</w:t>
      </w:r>
      <w:r w:rsidR="00105EDE">
        <w:rPr>
          <w:spacing w:val="18"/>
        </w:rPr>
        <w:t xml:space="preserve"> </w:t>
      </w:r>
      <w:r w:rsidR="00105EDE">
        <w:t>k-truss</w:t>
      </w:r>
      <w:r w:rsidR="00105EDE">
        <w:rPr>
          <w:spacing w:val="19"/>
        </w:rPr>
        <w:t xml:space="preserve"> </w:t>
      </w:r>
      <w:r w:rsidR="00105EDE">
        <w:t>communities.</w:t>
      </w:r>
      <w:r w:rsidR="00105EDE">
        <w:tab/>
      </w:r>
      <w:r w:rsidR="00105EDE">
        <w:rPr>
          <w:b/>
          <w:position w:val="7"/>
          <w:sz w:val="14"/>
        </w:rPr>
        <w:t>12</w:t>
      </w:r>
    </w:p>
    <w:p w14:paraId="6C151B50" w14:textId="77777777" w:rsidR="00187908" w:rsidRDefault="00105EDE">
      <w:pPr>
        <w:pStyle w:val="BodyText"/>
        <w:tabs>
          <w:tab w:val="left" w:pos="5403"/>
        </w:tabs>
        <w:spacing w:before="2" w:line="188" w:lineRule="exact"/>
        <w:ind w:left="358"/>
        <w:rPr>
          <w:b/>
          <w:sz w:val="14"/>
        </w:rPr>
      </w:pPr>
      <w:r>
        <w:t xml:space="preserve">A key property of the community graph is that it is </w:t>
      </w:r>
      <w:del w:id="623" w:author="Rick" w:date="2019-04-10T11:39:00Z">
        <w:r w:rsidDel="00F87E60">
          <w:delText xml:space="preserve"> </w:delText>
        </w:r>
      </w:del>
      <w:r>
        <w:t>a</w:t>
      </w:r>
      <w:r>
        <w:rPr>
          <w:spacing w:val="4"/>
        </w:rPr>
        <w:t xml:space="preserve"> </w:t>
      </w:r>
      <w:r>
        <w:t>forest.</w:t>
      </w:r>
      <w:r>
        <w:tab/>
      </w:r>
      <w:r>
        <w:rPr>
          <w:b/>
          <w:position w:val="5"/>
          <w:sz w:val="14"/>
        </w:rPr>
        <w:t>13</w:t>
      </w:r>
    </w:p>
    <w:p w14:paraId="00C5BA49" w14:textId="77777777" w:rsidR="00187908" w:rsidRDefault="00105EDE">
      <w:pPr>
        <w:tabs>
          <w:tab w:val="left" w:pos="2986"/>
        </w:tabs>
        <w:spacing w:before="31" w:line="143" w:lineRule="exact"/>
        <w:ind w:left="562"/>
        <w:rPr>
          <w:rFonts w:ascii="Bookman Old Style"/>
          <w:i/>
          <w:sz w:val="14"/>
        </w:rPr>
      </w:pPr>
      <w:r>
        <w:br w:type="column"/>
      </w:r>
      <w:r>
        <w:rPr>
          <w:rFonts w:ascii="Bookman Old Style"/>
          <w:i/>
          <w:w w:val="105"/>
          <w:sz w:val="14"/>
        </w:rPr>
        <w:t>u</w:t>
      </w:r>
      <w:r>
        <w:rPr>
          <w:rFonts w:ascii="Bookman Old Style"/>
          <w:i/>
          <w:w w:val="105"/>
          <w:sz w:val="14"/>
        </w:rPr>
        <w:tab/>
        <w:t>p</w:t>
      </w:r>
    </w:p>
    <w:p w14:paraId="3C883D7D" w14:textId="77777777" w:rsidR="00187908" w:rsidRDefault="00105EDE">
      <w:pPr>
        <w:tabs>
          <w:tab w:val="left" w:pos="1764"/>
        </w:tabs>
        <w:spacing w:line="122" w:lineRule="exact"/>
        <w:ind w:left="569"/>
        <w:rPr>
          <w:rFonts w:ascii="Bookman Old Style"/>
          <w:i/>
          <w:sz w:val="14"/>
        </w:rPr>
      </w:pPr>
      <w:r>
        <w:rPr>
          <w:rFonts w:ascii="Bookman Old Style"/>
          <w:i/>
          <w:w w:val="105"/>
          <w:sz w:val="14"/>
        </w:rPr>
        <w:t>c</w:t>
      </w:r>
      <w:r>
        <w:rPr>
          <w:rFonts w:ascii="Bookman Old Style"/>
          <w:i/>
          <w:w w:val="105"/>
          <w:sz w:val="14"/>
        </w:rPr>
        <w:tab/>
        <w:t>c</w:t>
      </w:r>
    </w:p>
    <w:p w14:paraId="51ABBC60" w14:textId="77777777" w:rsidR="00187908" w:rsidRDefault="00105EDE">
      <w:pPr>
        <w:tabs>
          <w:tab w:val="left" w:pos="1757"/>
        </w:tabs>
        <w:spacing w:line="131" w:lineRule="exact"/>
        <w:ind w:left="562"/>
        <w:rPr>
          <w:rFonts w:ascii="Bookman Old Style"/>
          <w:i/>
          <w:sz w:val="14"/>
        </w:rPr>
      </w:pPr>
      <w:r>
        <w:rPr>
          <w:rFonts w:ascii="Bookman Old Style"/>
          <w:i/>
          <w:w w:val="105"/>
          <w:sz w:val="14"/>
        </w:rPr>
        <w:t>p</w:t>
      </w:r>
      <w:r>
        <w:rPr>
          <w:rFonts w:ascii="Bookman Old Style"/>
          <w:i/>
          <w:w w:val="105"/>
          <w:sz w:val="14"/>
        </w:rPr>
        <w:tab/>
        <w:t>u</w:t>
      </w:r>
    </w:p>
    <w:p w14:paraId="44669D9E" w14:textId="77777777" w:rsidR="00187908" w:rsidRDefault="00105EDE">
      <w:pPr>
        <w:pStyle w:val="Heading1"/>
        <w:spacing w:line="218" w:lineRule="exact"/>
      </w:pPr>
      <w:r>
        <w:t>else</w:t>
      </w:r>
    </w:p>
    <w:p w14:paraId="2FB9A212" w14:textId="77777777" w:rsidR="00187908" w:rsidRDefault="00187908">
      <w:pPr>
        <w:spacing w:line="218" w:lineRule="exact"/>
        <w:sectPr w:rsidR="00187908">
          <w:type w:val="continuous"/>
          <w:pgSz w:w="12240" w:h="15840"/>
          <w:pgMar w:top="900" w:right="0" w:bottom="280" w:left="820" w:header="720" w:footer="720" w:gutter="0"/>
          <w:cols w:num="2" w:space="720" w:equalWidth="0">
            <w:col w:w="5592" w:space="789"/>
            <w:col w:w="5039"/>
          </w:cols>
        </w:sectPr>
      </w:pPr>
    </w:p>
    <w:p w14:paraId="7F8B670D" w14:textId="318B40FE" w:rsidR="00187908" w:rsidRDefault="00F51443">
      <w:pPr>
        <w:tabs>
          <w:tab w:val="left" w:pos="6846"/>
        </w:tabs>
        <w:spacing w:line="244" w:lineRule="exact"/>
        <w:ind w:left="5411"/>
        <w:rPr>
          <w:sz w:val="20"/>
        </w:rPr>
      </w:pPr>
      <w:r>
        <w:rPr>
          <w:noProof/>
          <w:lang w:val="en-IN" w:eastAsia="en-IN" w:bidi="hi-IN"/>
        </w:rPr>
        <mc:AlternateContent>
          <mc:Choice Requires="wps">
            <w:drawing>
              <wp:anchor distT="0" distB="0" distL="114300" distR="114300" simplePos="0" relativeHeight="250009600" behindDoc="1" locked="0" layoutInCell="1" allowOverlap="1" wp14:anchorId="663327B9" wp14:editId="75A762EE">
                <wp:simplePos x="0" y="0"/>
                <wp:positionH relativeFrom="page">
                  <wp:posOffset>4739005</wp:posOffset>
                </wp:positionH>
                <wp:positionV relativeFrom="paragraph">
                  <wp:posOffset>472440</wp:posOffset>
                </wp:positionV>
                <wp:extent cx="0" cy="0"/>
                <wp:effectExtent l="0" t="0" r="0" b="0"/>
                <wp:wrapNone/>
                <wp:docPr id="376"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3387E0" id="Line 375" o:spid="_x0000_s1026" style="position:absolute;z-index:-2533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37.2pt" to="373.1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" strokeweight=".14042mm">
                <w10:wrap anchorx="page"/>
              </v:line>
            </w:pict>
          </mc:Fallback>
        </mc:AlternateContent>
      </w:r>
      <w:r>
        <w:rPr>
          <w:noProof/>
          <w:lang w:val="en-IN" w:eastAsia="en-IN" w:bidi="hi-IN"/>
        </w:rPr>
        <mc:AlternateContent>
          <mc:Choice Requires="wps">
            <w:drawing>
              <wp:anchor distT="0" distB="0" distL="114300" distR="114300" simplePos="0" relativeHeight="251770880" behindDoc="0" locked="0" layoutInCell="1" allowOverlap="1" wp14:anchorId="5387CDC8" wp14:editId="1E519826">
                <wp:simplePos x="0" y="0"/>
                <wp:positionH relativeFrom="page">
                  <wp:posOffset>621665</wp:posOffset>
                </wp:positionH>
                <wp:positionV relativeFrom="paragraph">
                  <wp:posOffset>34925</wp:posOffset>
                </wp:positionV>
                <wp:extent cx="3188970" cy="153035"/>
                <wp:effectExtent l="0" t="0" r="0" b="0"/>
                <wp:wrapNone/>
                <wp:docPr id="375"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9EEF3" w14:textId="77777777" w:rsidR="00121D20" w:rsidRDefault="00121D20">
                            <w:pPr>
                              <w:pStyle w:val="BodyText"/>
                              <w:spacing w:line="227" w:lineRule="exact"/>
                            </w:pPr>
                            <w:r>
                              <w:t>For the sake of space, we omit the proofs here. This property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87CDC8" id="Text Box 374" o:spid="_x0000_s1132" type="#_x0000_t202" style="position:absolute;left:0;text-align:left;margin-left:48.95pt;margin-top:2.75pt;width:251.1pt;height:12.0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RYswIAALU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" filled="f" stroked="f">
                <v:textbox inset="0,0,0,0">
                  <w:txbxContent>
                    <w:p w14:paraId="6239EEF3" w14:textId="77777777" w:rsidR="00121D20" w:rsidRDefault="00121D20">
                      <w:pPr>
                        <w:pStyle w:val="BodyText"/>
                        <w:spacing w:line="227" w:lineRule="exact"/>
                      </w:pPr>
                      <w:r>
                        <w:t>For the sake of space, we omit the proofs here. This property</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25984" behindDoc="1" locked="0" layoutInCell="1" allowOverlap="1" wp14:anchorId="1BEE48E0" wp14:editId="590027F7">
                <wp:simplePos x="0" y="0"/>
                <wp:positionH relativeFrom="page">
                  <wp:posOffset>4929505</wp:posOffset>
                </wp:positionH>
                <wp:positionV relativeFrom="paragraph">
                  <wp:posOffset>81915</wp:posOffset>
                </wp:positionV>
                <wp:extent cx="48260" cy="88900"/>
                <wp:effectExtent l="0" t="0" r="0" b="0"/>
                <wp:wrapNone/>
                <wp:docPr id="374"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91A9C" w14:textId="77777777" w:rsidR="00121D20" w:rsidRDefault="00121D20">
                            <w:pPr>
                              <w:spacing w:line="137" w:lineRule="exact"/>
                              <w:rPr>
                                <w:rFonts w:ascii="Bookman Old Style"/>
                                <w:i/>
                                <w:sz w:val="14"/>
                              </w:rPr>
                            </w:pPr>
                            <w:r>
                              <w:rPr>
                                <w:rFonts w:ascii="Bookman Old Style"/>
                                <w:i/>
                                <w:w w:val="99"/>
                                <w:sz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EE48E0" id="Text Box 373" o:spid="_x0000_s1133" type="#_x0000_t202" style="position:absolute;left:0;text-align:left;margin-left:388.15pt;margin-top:6.45pt;width:3.8pt;height:7pt;z-index:-2532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" filled="f" stroked="f">
                <v:textbox inset="0,0,0,0">
                  <w:txbxContent>
                    <w:p w14:paraId="45B91A9C" w14:textId="77777777" w:rsidR="00121D20" w:rsidRDefault="00121D20">
                      <w:pPr>
                        <w:spacing w:line="137" w:lineRule="exact"/>
                        <w:rPr>
                          <w:rFonts w:ascii="Bookman Old Style"/>
                          <w:i/>
                          <w:sz w:val="14"/>
                        </w:rPr>
                      </w:pPr>
                      <w:r>
                        <w:rPr>
                          <w:rFonts w:ascii="Bookman Old Style"/>
                          <w:i/>
                          <w:w w:val="99"/>
                          <w:sz w:val="14"/>
                        </w:rPr>
                        <w:t>e</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27008" behindDoc="1" locked="0" layoutInCell="1" allowOverlap="1" wp14:anchorId="1F6E7D56" wp14:editId="05607172">
                <wp:simplePos x="0" y="0"/>
                <wp:positionH relativeFrom="page">
                  <wp:posOffset>6444615</wp:posOffset>
                </wp:positionH>
                <wp:positionV relativeFrom="paragraph">
                  <wp:posOffset>81915</wp:posOffset>
                </wp:positionV>
                <wp:extent cx="52705" cy="88900"/>
                <wp:effectExtent l="0" t="0" r="0" b="0"/>
                <wp:wrapNone/>
                <wp:docPr id="373"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F1CD8" w14:textId="77777777" w:rsidR="00121D20" w:rsidRDefault="00121D20">
                            <w:pPr>
                              <w:spacing w:line="137" w:lineRule="exact"/>
                              <w:rPr>
                                <w:rFonts w:ascii="Bookman Old Style"/>
                                <w:i/>
                                <w:sz w:val="14"/>
                              </w:rPr>
                            </w:pPr>
                            <w:r>
                              <w:rPr>
                                <w:rFonts w:ascii="Bookman Old Style"/>
                                <w:i/>
                                <w:w w:val="97"/>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6E7D56" id="Text Box 372" o:spid="_x0000_s1134" type="#_x0000_t202" style="position:absolute;left:0;text-align:left;margin-left:507.45pt;margin-top:6.45pt;width:4.15pt;height:7pt;z-index:-2532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DkktA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" filled="f" stroked="f">
                <v:textbox inset="0,0,0,0">
                  <w:txbxContent>
                    <w:p w14:paraId="233F1CD8" w14:textId="77777777" w:rsidR="00121D20" w:rsidRDefault="00121D20">
                      <w:pPr>
                        <w:spacing w:line="137" w:lineRule="exact"/>
                        <w:rPr>
                          <w:rFonts w:ascii="Bookman Old Style"/>
                          <w:i/>
                          <w:sz w:val="14"/>
                        </w:rPr>
                      </w:pPr>
                      <w:r>
                        <w:rPr>
                          <w:rFonts w:ascii="Bookman Old Style"/>
                          <w:i/>
                          <w:w w:val="97"/>
                          <w:sz w:val="14"/>
                        </w:rPr>
                        <w:t>p</w:t>
                      </w:r>
                    </w:p>
                  </w:txbxContent>
                </v:textbox>
                <w10:wrap anchorx="page"/>
              </v:shape>
            </w:pict>
          </mc:Fallback>
        </mc:AlternateContent>
      </w:r>
      <w:r w:rsidR="00105EDE">
        <w:rPr>
          <w:b/>
          <w:sz w:val="14"/>
        </w:rPr>
        <w:t>14</w:t>
      </w:r>
      <w:r w:rsidR="00105EDE">
        <w:rPr>
          <w:b/>
          <w:sz w:val="14"/>
        </w:rPr>
        <w:tab/>
      </w:r>
      <w:r w:rsidR="00105EDE">
        <w:rPr>
          <w:rFonts w:ascii="Bookman Old Style" w:hAnsi="Bookman Old Style"/>
          <w:i/>
          <w:spacing w:val="3"/>
          <w:sz w:val="20"/>
        </w:rPr>
        <w:t>v</w:t>
      </w:r>
      <w:r w:rsidR="00105EDE">
        <w:rPr>
          <w:rFonts w:ascii="Bookman Old Style" w:hAnsi="Bookman Old Style"/>
          <w:i/>
          <w:spacing w:val="3"/>
          <w:sz w:val="20"/>
          <w:vertAlign w:val="superscript"/>
        </w:rPr>
        <w:t>c</w:t>
      </w:r>
      <w:r w:rsidR="00105EDE">
        <w:rPr>
          <w:rFonts w:ascii="Bookman Old Style" w:hAnsi="Bookman Old Style"/>
          <w:i/>
          <w:spacing w:val="3"/>
          <w:sz w:val="20"/>
        </w:rPr>
        <w:t xml:space="preserve"> </w:t>
      </w:r>
      <w:r w:rsidR="00105EDE">
        <w:rPr>
          <w:rFonts w:ascii="Lucida Sans Unicode" w:hAnsi="Lucida Sans Unicode"/>
          <w:sz w:val="20"/>
        </w:rPr>
        <w:t xml:space="preserve">← </w:t>
      </w:r>
      <w:r w:rsidR="00105EDE">
        <w:rPr>
          <w:sz w:val="20"/>
        </w:rPr>
        <w:t>create</w:t>
      </w:r>
      <w:r w:rsidR="00105EDE">
        <w:rPr>
          <w:sz w:val="20"/>
          <w:u w:val="single"/>
        </w:rPr>
        <w:t xml:space="preserve">  </w:t>
      </w:r>
      <w:r w:rsidR="00105EDE">
        <w:rPr>
          <w:sz w:val="20"/>
        </w:rPr>
        <w:t>super</w:t>
      </w:r>
      <w:r w:rsidR="00105EDE">
        <w:rPr>
          <w:sz w:val="20"/>
          <w:u w:val="single"/>
        </w:rPr>
        <w:t xml:space="preserve">  </w:t>
      </w:r>
      <w:r w:rsidR="00105EDE">
        <w:rPr>
          <w:sz w:val="20"/>
        </w:rPr>
        <w:t>vertex(</w:t>
      </w:r>
      <w:r w:rsidR="00105EDE">
        <w:rPr>
          <w:rFonts w:ascii="Bookman Old Style" w:hAnsi="Bookman Old Style"/>
          <w:i/>
          <w:sz w:val="20"/>
        </w:rPr>
        <w:t>e</w:t>
      </w:r>
      <w:r w:rsidR="00105EDE">
        <w:rPr>
          <w:sz w:val="20"/>
        </w:rPr>
        <w:t>,</w:t>
      </w:r>
      <w:r w:rsidR="00105EDE">
        <w:rPr>
          <w:spacing w:val="4"/>
          <w:sz w:val="20"/>
        </w:rPr>
        <w:t xml:space="preserve"> </w:t>
      </w:r>
      <w:r w:rsidR="00105EDE">
        <w:rPr>
          <w:rFonts w:ascii="Bookman Old Style" w:hAnsi="Bookman Old Style"/>
          <w:i/>
          <w:spacing w:val="5"/>
          <w:sz w:val="20"/>
        </w:rPr>
        <w:t>v</w:t>
      </w:r>
      <w:r w:rsidR="00105EDE">
        <w:rPr>
          <w:rFonts w:ascii="Bookman Old Style" w:hAnsi="Bookman Old Style"/>
          <w:i/>
          <w:spacing w:val="5"/>
          <w:sz w:val="20"/>
          <w:vertAlign w:val="superscript"/>
        </w:rPr>
        <w:t>c</w:t>
      </w:r>
      <w:r w:rsidR="00105EDE">
        <w:rPr>
          <w:spacing w:val="5"/>
          <w:sz w:val="20"/>
        </w:rPr>
        <w:t>);</w:t>
      </w:r>
    </w:p>
    <w:p w14:paraId="21FD47C0" w14:textId="77777777" w:rsidR="00187908" w:rsidRDefault="00105EDE">
      <w:pPr>
        <w:tabs>
          <w:tab w:val="left" w:pos="6846"/>
        </w:tabs>
        <w:spacing w:line="49" w:lineRule="exact"/>
        <w:ind w:left="5411"/>
        <w:rPr>
          <w:sz w:val="20"/>
        </w:rPr>
      </w:pPr>
      <w:r>
        <w:rPr>
          <w:b/>
          <w:sz w:val="14"/>
        </w:rPr>
        <w:t>15</w:t>
      </w:r>
      <w:r>
        <w:rPr>
          <w:b/>
          <w:sz w:val="14"/>
        </w:rPr>
        <w:tab/>
      </w:r>
      <w:r>
        <w:rPr>
          <w:rFonts w:ascii="Bookman Old Style" w:hAnsi="Bookman Old Style"/>
          <w:i/>
          <w:spacing w:val="3"/>
          <w:sz w:val="20"/>
        </w:rPr>
        <w:t>v</w:t>
      </w:r>
      <w:r>
        <w:rPr>
          <w:rFonts w:ascii="Bookman Old Style" w:hAnsi="Bookman Old Style"/>
          <w:i/>
          <w:spacing w:val="3"/>
          <w:sz w:val="20"/>
          <w:vertAlign w:val="superscript"/>
        </w:rPr>
        <w:t>c</w:t>
      </w:r>
      <w:r>
        <w:rPr>
          <w:rFonts w:ascii="Bookman Old Style" w:hAnsi="Bookman Old Style"/>
          <w:i/>
          <w:spacing w:val="3"/>
          <w:sz w:val="20"/>
        </w:rPr>
        <w:t xml:space="preserve"> </w:t>
      </w:r>
      <w:r>
        <w:rPr>
          <w:rFonts w:ascii="Lucida Sans Unicode" w:hAnsi="Lucida Sans Unicode"/>
          <w:sz w:val="20"/>
        </w:rPr>
        <w:t xml:space="preserve">← </w:t>
      </w:r>
      <w:r>
        <w:rPr>
          <w:sz w:val="20"/>
        </w:rPr>
        <w:t>create</w:t>
      </w:r>
      <w:r>
        <w:rPr>
          <w:sz w:val="20"/>
          <w:u w:val="single"/>
        </w:rPr>
        <w:t xml:space="preserve">  </w:t>
      </w:r>
      <w:r>
        <w:rPr>
          <w:sz w:val="20"/>
        </w:rPr>
        <w:t>super</w:t>
      </w:r>
      <w:r>
        <w:rPr>
          <w:sz w:val="20"/>
          <w:u w:val="single"/>
        </w:rPr>
        <w:t xml:space="preserve">  </w:t>
      </w:r>
      <w:r>
        <w:rPr>
          <w:sz w:val="20"/>
        </w:rPr>
        <w:t>vertex(</w:t>
      </w:r>
      <w:r>
        <w:rPr>
          <w:rFonts w:ascii="Bookman Old Style" w:hAnsi="Bookman Old Style"/>
          <w:i/>
          <w:sz w:val="20"/>
        </w:rPr>
        <w:t>u</w:t>
      </w:r>
      <w:r>
        <w:rPr>
          <w:sz w:val="20"/>
        </w:rPr>
        <w:t>,</w:t>
      </w:r>
      <w:r>
        <w:rPr>
          <w:spacing w:val="26"/>
          <w:sz w:val="20"/>
        </w:rPr>
        <w:t xml:space="preserve"> </w:t>
      </w:r>
      <w:r>
        <w:rPr>
          <w:rFonts w:ascii="Bookman Old Style" w:hAnsi="Bookman Old Style"/>
          <w:i/>
          <w:spacing w:val="4"/>
          <w:sz w:val="20"/>
        </w:rPr>
        <w:t>v</w:t>
      </w:r>
      <w:r>
        <w:rPr>
          <w:rFonts w:ascii="Bookman Old Style" w:hAnsi="Bookman Old Style"/>
          <w:i/>
          <w:spacing w:val="4"/>
          <w:sz w:val="20"/>
          <w:vertAlign w:val="superscript"/>
        </w:rPr>
        <w:t>c</w:t>
      </w:r>
      <w:r>
        <w:rPr>
          <w:spacing w:val="4"/>
          <w:sz w:val="20"/>
        </w:rPr>
        <w:t>);</w:t>
      </w:r>
    </w:p>
    <w:p w14:paraId="0CB64521" w14:textId="77777777" w:rsidR="00187908" w:rsidRDefault="00187908">
      <w:pPr>
        <w:spacing w:line="49" w:lineRule="exact"/>
        <w:rPr>
          <w:sz w:val="20"/>
        </w:rPr>
        <w:sectPr w:rsidR="00187908">
          <w:type w:val="continuous"/>
          <w:pgSz w:w="12240" w:h="15840"/>
          <w:pgMar w:top="900" w:right="0" w:bottom="280" w:left="820" w:header="720" w:footer="720" w:gutter="0"/>
          <w:cols w:space="720"/>
        </w:sectPr>
      </w:pPr>
    </w:p>
    <w:p w14:paraId="4786B531" w14:textId="34F86564" w:rsidR="00187908" w:rsidRDefault="00F51443">
      <w:pPr>
        <w:pStyle w:val="BodyText"/>
        <w:tabs>
          <w:tab w:val="left" w:pos="3223"/>
          <w:tab w:val="left" w:pos="4942"/>
          <w:tab w:val="left" w:pos="5387"/>
        </w:tabs>
        <w:spacing w:line="244" w:lineRule="auto"/>
        <w:ind w:left="159" w:right="38"/>
        <w:rPr>
          <w:b/>
          <w:sz w:val="14"/>
        </w:rPr>
      </w:pPr>
      <w:r>
        <w:rPr>
          <w:noProof/>
          <w:lang w:val="en-IN" w:eastAsia="en-IN" w:bidi="hi-IN"/>
        </w:rPr>
        <mc:AlternateContent>
          <mc:Choice Requires="wps">
            <w:drawing>
              <wp:anchor distT="0" distB="0" distL="114300" distR="114300" simplePos="0" relativeHeight="250017792" behindDoc="1" locked="0" layoutInCell="1" allowOverlap="1" wp14:anchorId="6CCB1C6A" wp14:editId="48988398">
                <wp:simplePos x="0" y="0"/>
                <wp:positionH relativeFrom="page">
                  <wp:posOffset>2448560</wp:posOffset>
                </wp:positionH>
                <wp:positionV relativeFrom="paragraph">
                  <wp:posOffset>931545</wp:posOffset>
                </wp:positionV>
                <wp:extent cx="1176020" cy="219710"/>
                <wp:effectExtent l="0" t="0" r="0" b="0"/>
                <wp:wrapNone/>
                <wp:docPr id="372"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90CDE" w14:textId="77777777" w:rsidR="00121D20" w:rsidRDefault="00121D20">
                            <w:pPr>
                              <w:pStyle w:val="BodyText"/>
                              <w:tabs>
                                <w:tab w:val="left" w:pos="1718"/>
                              </w:tabs>
                              <w:spacing w:line="242"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CB1C6A" id="Text Box 371" o:spid="_x0000_s1135" type="#_x0000_t202" style="position:absolute;left:0;text-align:left;margin-left:192.8pt;margin-top:73.35pt;width:92.6pt;height:17.3pt;z-index:-2532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" filled="f" stroked="f">
                <v:textbox inset="0,0,0,0">
                  <w:txbxContent>
                    <w:p w14:paraId="54D90CDE" w14:textId="77777777" w:rsidR="00121D20" w:rsidRDefault="00121D20">
                      <w:pPr>
                        <w:pStyle w:val="BodyText"/>
                        <w:tabs>
                          <w:tab w:val="left" w:pos="1718"/>
                        </w:tabs>
                        <w:spacing w:line="242" w:lineRule="exact"/>
                        <w:rPr>
                          <w:rFonts w:ascii="Lucida Sans Unicode" w:hAnsi="Lucida Sans Unicode"/>
                        </w:rPr>
                      </w:pPr>
                      <w:r>
                        <w:rPr>
                          <w:rFonts w:ascii="Lucida Sans Unicode" w:hAnsi="Lucida Sans Unicode"/>
                          <w:w w:val="95"/>
                        </w:rPr>
                        <w:t>∈</w:t>
                      </w:r>
                      <w:r>
                        <w:rPr>
                          <w:rFonts w:ascii="Lucida Sans Unicode" w:hAnsi="Lucida Sans Unicode"/>
                          <w:w w:val="95"/>
                        </w:rPr>
                        <w:tab/>
                      </w:r>
                      <w:r>
                        <w:rPr>
                          <w:rFonts w:ascii="Lucida Sans Unicode" w:hAnsi="Lucida Sans Unicode"/>
                          <w:spacing w:val="-20"/>
                          <w:w w:val="90"/>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30080" behindDoc="1" locked="0" layoutInCell="1" allowOverlap="1" wp14:anchorId="470DF5FC" wp14:editId="7213FA0C">
                <wp:simplePos x="0" y="0"/>
                <wp:positionH relativeFrom="page">
                  <wp:posOffset>4867910</wp:posOffset>
                </wp:positionH>
                <wp:positionV relativeFrom="paragraph">
                  <wp:posOffset>116840</wp:posOffset>
                </wp:positionV>
                <wp:extent cx="911860" cy="243840"/>
                <wp:effectExtent l="0" t="0" r="0" b="0"/>
                <wp:wrapNone/>
                <wp:docPr id="371"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A6D1C" w14:textId="77777777" w:rsidR="00121D20" w:rsidRDefault="00121D20">
                            <w:pPr>
                              <w:spacing w:line="280" w:lineRule="exact"/>
                              <w:rPr>
                                <w:sz w:val="20"/>
                              </w:rPr>
                            </w:pP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28"/>
                                <w:sz w:val="20"/>
                              </w:rPr>
                              <w:t xml:space="preserve"> </w:t>
                            </w:r>
                            <w:r>
                              <w:rPr>
                                <w:rFonts w:ascii="Lucida Sans Unicode" w:hAnsi="Lucida Sans Unicode"/>
                                <w:smallCaps/>
                                <w:spacing w:val="10"/>
                                <w:w w:val="122"/>
                                <w:sz w:val="20"/>
                                <w:vertAlign w:val="superscript"/>
                              </w:rPr>
                              <w:t>j</w:t>
                            </w:r>
                            <w:r>
                              <w:rPr>
                                <w:rFonts w:ascii="Bookman Old Style" w:hAnsi="Bookman Old Style"/>
                                <w:i/>
                                <w:w w:val="91"/>
                                <w:sz w:val="20"/>
                              </w:rPr>
                              <w:t>.pa</w:t>
                            </w:r>
                            <w:r>
                              <w:rPr>
                                <w:rFonts w:ascii="Bookman Old Style" w:hAnsi="Bookman Old Style"/>
                                <w:i/>
                                <w:spacing w:val="5"/>
                                <w:w w:val="91"/>
                                <w:sz w:val="20"/>
                              </w:rPr>
                              <w:t>r</w:t>
                            </w:r>
                            <w:r>
                              <w:rPr>
                                <w:rFonts w:ascii="Bookman Old Style" w:hAnsi="Bookman Old Style"/>
                                <w:i/>
                                <w:w w:val="94"/>
                                <w:sz w:val="20"/>
                              </w:rPr>
                              <w:t>ent</w:t>
                            </w:r>
                            <w:r>
                              <w:rPr>
                                <w:rFonts w:ascii="Bookman Old Style" w:hAnsi="Bookman Old Style"/>
                                <w:i/>
                                <w:spacing w:val="-5"/>
                                <w:sz w:val="20"/>
                              </w:rPr>
                              <w:t xml:space="preserve"> </w:t>
                            </w:r>
                            <w:r>
                              <w:rPr>
                                <w:rFonts w:ascii="Lucida Sans Unicode" w:hAnsi="Lucida Sans Unicode"/>
                                <w:w w:val="106"/>
                                <w:sz w:val="20"/>
                              </w:rPr>
                              <w:t>←</w:t>
                            </w:r>
                            <w:r>
                              <w:rPr>
                                <w:rFonts w:ascii="Lucida Sans Unicode" w:hAnsi="Lucida Sans Unicode"/>
                                <w:spacing w:val="-8"/>
                                <w:sz w:val="20"/>
                              </w:rPr>
                              <w:t xml:space="preserve"> </w:t>
                            </w:r>
                            <w:r>
                              <w:rPr>
                                <w:rFonts w:ascii="Bookman Old Style" w:hAnsi="Bookman Old Style"/>
                                <w:i/>
                                <w:w w:val="89"/>
                                <w:sz w:val="20"/>
                              </w:rPr>
                              <w:t>v</w:t>
                            </w:r>
                            <w:r>
                              <w:rPr>
                                <w:rFonts w:ascii="Bookman Old Style" w:hAnsi="Bookman Old Style"/>
                                <w:i/>
                                <w:spacing w:val="28"/>
                                <w:sz w:val="20"/>
                              </w:rPr>
                              <w:t xml:space="preserve"> </w:t>
                            </w:r>
                            <w:r>
                              <w:rPr>
                                <w:spacing w:val="-12"/>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0DF5FC" id="Text Box 370" o:spid="_x0000_s1136" type="#_x0000_t202" style="position:absolute;left:0;text-align:left;margin-left:383.3pt;margin-top:9.2pt;width:71.8pt;height:19.2pt;z-index:-2532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" filled="f" stroked="f">
                <v:textbox inset="0,0,0,0">
                  <w:txbxContent>
                    <w:p w14:paraId="252A6D1C" w14:textId="77777777" w:rsidR="00121D20" w:rsidRDefault="00121D20">
                      <w:pPr>
                        <w:spacing w:line="280" w:lineRule="exact"/>
                        <w:rPr>
                          <w:sz w:val="20"/>
                        </w:rPr>
                      </w:pPr>
                      <w:r>
                        <w:rPr>
                          <w:rFonts w:ascii="Bookman Old Style" w:hAnsi="Bookman Old Style"/>
                          <w:i/>
                          <w:w w:val="89"/>
                          <w:sz w:val="20"/>
                        </w:rPr>
                        <w:t>v</w:t>
                      </w:r>
                      <w:r>
                        <w:rPr>
                          <w:rFonts w:ascii="Bookman Old Style" w:hAnsi="Bookman Old Style"/>
                          <w:i/>
                          <w:sz w:val="20"/>
                        </w:rPr>
                        <w:t xml:space="preserve"> </w:t>
                      </w:r>
                      <w:r>
                        <w:rPr>
                          <w:rFonts w:ascii="Bookman Old Style" w:hAnsi="Bookman Old Style"/>
                          <w:i/>
                          <w:spacing w:val="-28"/>
                          <w:sz w:val="20"/>
                        </w:rPr>
                        <w:t xml:space="preserve"> </w:t>
                      </w:r>
                      <w:r>
                        <w:rPr>
                          <w:rFonts w:ascii="Lucida Sans Unicode" w:hAnsi="Lucida Sans Unicode"/>
                          <w:smallCaps/>
                          <w:spacing w:val="10"/>
                          <w:w w:val="122"/>
                          <w:sz w:val="20"/>
                          <w:vertAlign w:val="superscript"/>
                        </w:rPr>
                        <w:t>j</w:t>
                      </w:r>
                      <w:r>
                        <w:rPr>
                          <w:rFonts w:ascii="Bookman Old Style" w:hAnsi="Bookman Old Style"/>
                          <w:i/>
                          <w:w w:val="91"/>
                          <w:sz w:val="20"/>
                        </w:rPr>
                        <w:t>.pa</w:t>
                      </w:r>
                      <w:r>
                        <w:rPr>
                          <w:rFonts w:ascii="Bookman Old Style" w:hAnsi="Bookman Old Style"/>
                          <w:i/>
                          <w:spacing w:val="5"/>
                          <w:w w:val="91"/>
                          <w:sz w:val="20"/>
                        </w:rPr>
                        <w:t>r</w:t>
                      </w:r>
                      <w:r>
                        <w:rPr>
                          <w:rFonts w:ascii="Bookman Old Style" w:hAnsi="Bookman Old Style"/>
                          <w:i/>
                          <w:w w:val="94"/>
                          <w:sz w:val="20"/>
                        </w:rPr>
                        <w:t>ent</w:t>
                      </w:r>
                      <w:r>
                        <w:rPr>
                          <w:rFonts w:ascii="Bookman Old Style" w:hAnsi="Bookman Old Style"/>
                          <w:i/>
                          <w:spacing w:val="-5"/>
                          <w:sz w:val="20"/>
                        </w:rPr>
                        <w:t xml:space="preserve"> </w:t>
                      </w:r>
                      <w:r>
                        <w:rPr>
                          <w:rFonts w:ascii="Lucida Sans Unicode" w:hAnsi="Lucida Sans Unicode"/>
                          <w:w w:val="106"/>
                          <w:sz w:val="20"/>
                        </w:rPr>
                        <w:t>←</w:t>
                      </w:r>
                      <w:r>
                        <w:rPr>
                          <w:rFonts w:ascii="Lucida Sans Unicode" w:hAnsi="Lucida Sans Unicode"/>
                          <w:spacing w:val="-8"/>
                          <w:sz w:val="20"/>
                        </w:rPr>
                        <w:t xml:space="preserve"> </w:t>
                      </w:r>
                      <w:r>
                        <w:rPr>
                          <w:rFonts w:ascii="Bookman Old Style" w:hAnsi="Bookman Old Style"/>
                          <w:i/>
                          <w:w w:val="89"/>
                          <w:sz w:val="20"/>
                        </w:rPr>
                        <w:t>v</w:t>
                      </w:r>
                      <w:r>
                        <w:rPr>
                          <w:rFonts w:ascii="Bookman Old Style" w:hAnsi="Bookman Old Style"/>
                          <w:i/>
                          <w:spacing w:val="28"/>
                          <w:sz w:val="20"/>
                        </w:rPr>
                        <w:t xml:space="preserve"> </w:t>
                      </w:r>
                      <w:r>
                        <w:rPr>
                          <w:spacing w:val="-12"/>
                          <w:w w:val="99"/>
                          <w:sz w:val="20"/>
                        </w:rPr>
                        <w:t>;</w:t>
                      </w:r>
                    </w:p>
                  </w:txbxContent>
                </v:textbox>
                <w10:wrap anchorx="page"/>
              </v:shape>
            </w:pict>
          </mc:Fallback>
        </mc:AlternateContent>
      </w:r>
      <w:r w:rsidR="00105EDE">
        <w:t>enable us to</w:t>
      </w:r>
      <w:del w:id="624" w:author="Rick" w:date="2019-04-10T11:39:00Z">
        <w:r w:rsidR="00105EDE" w:rsidDel="00F87E60">
          <w:delText xml:space="preserve"> </w:delText>
        </w:r>
      </w:del>
      <w:r w:rsidR="00105EDE">
        <w:t xml:space="preserve"> easily</w:t>
      </w:r>
      <w:del w:id="625" w:author="Rick" w:date="2019-04-10T11:39:00Z">
        <w:r w:rsidR="00105EDE" w:rsidDel="00F87E60">
          <w:delText xml:space="preserve"> </w:delText>
        </w:r>
      </w:del>
      <w:r w:rsidR="00105EDE">
        <w:t xml:space="preserve"> construct </w:t>
      </w:r>
      <w:del w:id="626" w:author="Rick" w:date="2019-04-10T11:39:00Z">
        <w:r w:rsidR="00105EDE" w:rsidDel="00F87E60">
          <w:delText xml:space="preserve"> </w:delText>
        </w:r>
      </w:del>
      <w:r w:rsidR="00105EDE">
        <w:t xml:space="preserve">the </w:t>
      </w:r>
      <w:del w:id="627" w:author="Rick" w:date="2019-04-10T11:39:00Z">
        <w:r w:rsidR="00105EDE" w:rsidDel="00F87E60">
          <w:delText xml:space="preserve"> </w:delText>
        </w:r>
      </w:del>
      <w:r w:rsidR="00105EDE">
        <w:t xml:space="preserve">community </w:t>
      </w:r>
      <w:del w:id="628" w:author="Rick" w:date="2019-04-10T11:39:00Z">
        <w:r w:rsidR="00105EDE" w:rsidDel="00F87E60">
          <w:delText xml:space="preserve"> </w:delText>
        </w:r>
      </w:del>
      <w:r w:rsidR="00105EDE">
        <w:t xml:space="preserve">graph </w:t>
      </w:r>
      <w:del w:id="629" w:author="Rick" w:date="2019-04-10T11:39:00Z">
        <w:r w:rsidR="00105EDE" w:rsidDel="00F87E60">
          <w:delText xml:space="preserve"> </w:delText>
        </w:r>
      </w:del>
      <w:r w:rsidR="00105EDE">
        <w:t xml:space="preserve">with </w:t>
      </w:r>
      <w:del w:id="630" w:author="Rick" w:date="2019-04-10T11:39:00Z">
        <w:r w:rsidR="00105EDE" w:rsidDel="00F87E60">
          <w:delText xml:space="preserve"> </w:delText>
        </w:r>
      </w:del>
      <w:r w:rsidR="00105EDE">
        <w:t xml:space="preserve">a </w:t>
      </w:r>
      <w:del w:id="631" w:author="Rick" w:date="2019-04-10T11:39:00Z">
        <w:r w:rsidR="00105EDE" w:rsidDel="00F87E60">
          <w:delText xml:space="preserve">single </w:delText>
        </w:r>
      </w:del>
      <w:ins w:id="632" w:author="Rick" w:date="2019-04-10T11:39:00Z">
        <w:r w:rsidR="00F87E60">
          <w:t xml:space="preserve">single </w:t>
        </w:r>
      </w:ins>
      <w:del w:id="633" w:author="Rick" w:date="2019-04-10T11:39:00Z">
        <w:r w:rsidR="00105EDE" w:rsidDel="00F87E60">
          <w:delText xml:space="preserve"> </w:delText>
        </w:r>
      </w:del>
      <w:r w:rsidR="00105EDE">
        <w:t xml:space="preserve">breath </w:t>
      </w:r>
      <w:del w:id="634" w:author="Rick" w:date="2019-04-10T11:39:00Z">
        <w:r w:rsidR="00105EDE" w:rsidDel="00F87E60">
          <w:delText xml:space="preserve"> </w:delText>
        </w:r>
      </w:del>
      <w:r w:rsidR="00105EDE">
        <w:t xml:space="preserve">first </w:t>
      </w:r>
      <w:del w:id="635" w:author="Rick" w:date="2019-04-10T11:39:00Z">
        <w:r w:rsidR="00105EDE" w:rsidDel="00F87E60">
          <w:delText xml:space="preserve"> </w:delText>
        </w:r>
      </w:del>
      <w:r w:rsidR="00105EDE">
        <w:t xml:space="preserve">search </w:t>
      </w:r>
      <w:del w:id="636" w:author="Rick" w:date="2019-04-10T11:39:00Z">
        <w:r w:rsidR="00105EDE" w:rsidDel="00F87E60">
          <w:delText xml:space="preserve"> </w:delText>
        </w:r>
      </w:del>
      <w:r w:rsidR="00105EDE">
        <w:t xml:space="preserve">(BFS) </w:t>
      </w:r>
      <w:del w:id="637" w:author="Rick" w:date="2019-04-10T11:39:00Z">
        <w:r w:rsidR="00105EDE" w:rsidDel="00F87E60">
          <w:delText xml:space="preserve"> </w:delText>
        </w:r>
      </w:del>
      <w:r w:rsidR="00105EDE">
        <w:t xml:space="preserve">on </w:t>
      </w:r>
      <w:del w:id="638" w:author="Rick" w:date="2019-04-10T11:39:00Z">
        <w:r w:rsidR="00105EDE" w:rsidDel="00F87E60">
          <w:delText xml:space="preserve"> </w:delText>
        </w:r>
      </w:del>
      <w:r w:rsidR="00105EDE">
        <w:t xml:space="preserve">the </w:t>
      </w:r>
      <w:del w:id="639" w:author="Rick" w:date="2019-04-10T11:39:00Z">
        <w:r w:rsidR="00105EDE" w:rsidDel="00F87E60">
          <w:delText xml:space="preserve"> </w:delText>
        </w:r>
      </w:del>
      <w:r w:rsidR="00105EDE">
        <w:t>bottom</w:t>
      </w:r>
      <w:del w:id="640" w:author="Rick" w:date="2019-04-10T11:39:00Z">
        <w:r w:rsidR="00105EDE" w:rsidDel="00F87E60">
          <w:rPr>
            <w:spacing w:val="28"/>
          </w:rPr>
          <w:delText xml:space="preserve"> </w:delText>
        </w:r>
      </w:del>
      <w:ins w:id="641" w:author="Rick" w:date="2019-04-10T11:39:00Z">
        <w:r w:rsidR="00F87E60">
          <w:rPr>
            <w:spacing w:val="28"/>
          </w:rPr>
          <w:t>-</w:t>
        </w:r>
      </w:ins>
      <w:r w:rsidR="00105EDE">
        <w:t>level</w:t>
      </w:r>
      <w:r w:rsidR="00105EDE">
        <w:rPr>
          <w:spacing w:val="48"/>
        </w:rPr>
        <w:t xml:space="preserve"> </w:t>
      </w:r>
      <w:r w:rsidR="00105EDE">
        <w:t>index</w:t>
      </w:r>
      <w:r w:rsidR="00105EDE">
        <w:tab/>
      </w:r>
      <w:r w:rsidR="00105EDE">
        <w:rPr>
          <w:b/>
          <w:spacing w:val="-9"/>
          <w:position w:val="5"/>
          <w:sz w:val="14"/>
        </w:rPr>
        <w:t xml:space="preserve">16 </w:t>
      </w:r>
      <w:r w:rsidR="00105EDE">
        <w:rPr>
          <w:rFonts w:ascii="Bookman Old Style"/>
          <w:i/>
          <w:spacing w:val="2"/>
        </w:rPr>
        <w:t>tt</w:t>
      </w:r>
      <w:r w:rsidR="00105EDE">
        <w:rPr>
          <w:rFonts w:ascii="Bookman Old Style"/>
          <w:i/>
          <w:spacing w:val="2"/>
          <w:vertAlign w:val="superscript"/>
        </w:rPr>
        <w:t>m</w:t>
      </w:r>
      <w:r w:rsidR="00105EDE">
        <w:rPr>
          <w:spacing w:val="2"/>
        </w:rPr>
        <w:t>.</w:t>
      </w:r>
      <w:r w:rsidR="00105EDE">
        <w:rPr>
          <w:spacing w:val="34"/>
        </w:rPr>
        <w:t xml:space="preserve"> </w:t>
      </w:r>
      <w:r w:rsidR="00105EDE">
        <w:t>The</w:t>
      </w:r>
      <w:r w:rsidR="00105EDE">
        <w:rPr>
          <w:spacing w:val="34"/>
        </w:rPr>
        <w:t xml:space="preserve"> </w:t>
      </w:r>
      <w:r w:rsidR="00105EDE">
        <w:t>traversal</w:t>
      </w:r>
      <w:r w:rsidR="00105EDE">
        <w:rPr>
          <w:spacing w:val="34"/>
        </w:rPr>
        <w:t xml:space="preserve"> </w:t>
      </w:r>
      <w:r w:rsidR="00105EDE">
        <w:t>algorithm</w:t>
      </w:r>
      <w:r w:rsidR="00105EDE">
        <w:rPr>
          <w:spacing w:val="34"/>
        </w:rPr>
        <w:t xml:space="preserve"> </w:t>
      </w:r>
      <w:r w:rsidR="00105EDE">
        <w:t>create</w:t>
      </w:r>
      <w:ins w:id="642" w:author="Rick" w:date="2019-04-10T11:40:00Z">
        <w:r w:rsidR="00F87E60">
          <w:t>s</w:t>
        </w:r>
      </w:ins>
      <w:r w:rsidR="00105EDE">
        <w:rPr>
          <w:spacing w:val="35"/>
        </w:rPr>
        <w:t xml:space="preserve"> </w:t>
      </w:r>
      <w:r w:rsidR="00105EDE">
        <w:t>a</w:t>
      </w:r>
      <w:r w:rsidR="00105EDE">
        <w:rPr>
          <w:spacing w:val="34"/>
        </w:rPr>
        <w:t xml:space="preserve"> </w:t>
      </w:r>
      <w:r w:rsidR="00105EDE">
        <w:t>tree</w:t>
      </w:r>
      <w:r w:rsidR="00105EDE">
        <w:rPr>
          <w:spacing w:val="34"/>
        </w:rPr>
        <w:t xml:space="preserve"> </w:t>
      </w:r>
      <w:r w:rsidR="00105EDE">
        <w:t>in</w:t>
      </w:r>
      <w:r w:rsidR="00105EDE">
        <w:rPr>
          <w:spacing w:val="34"/>
        </w:rPr>
        <w:t xml:space="preserve"> </w:t>
      </w:r>
      <w:r w:rsidR="00105EDE">
        <w:t>the</w:t>
      </w:r>
      <w:r w:rsidR="00105EDE">
        <w:rPr>
          <w:spacing w:val="34"/>
        </w:rPr>
        <w:t xml:space="preserve"> </w:t>
      </w:r>
      <w:r w:rsidR="00105EDE">
        <w:t>community</w:t>
      </w:r>
      <w:r w:rsidR="00105EDE">
        <w:tab/>
      </w:r>
      <w:r w:rsidR="00105EDE">
        <w:rPr>
          <w:b/>
          <w:position w:val="4"/>
          <w:sz w:val="14"/>
        </w:rPr>
        <w:t xml:space="preserve">17 </w:t>
      </w:r>
      <w:r w:rsidR="00105EDE">
        <w:t xml:space="preserve">graph </w:t>
      </w:r>
      <w:del w:id="643" w:author="Rick" w:date="2019-04-10T11:40:00Z">
        <w:r w:rsidR="00105EDE" w:rsidDel="00F87E60">
          <w:delText xml:space="preserve"> </w:delText>
        </w:r>
      </w:del>
      <w:r w:rsidR="00105EDE">
        <w:rPr>
          <w:rFonts w:ascii="Bookman Old Style"/>
          <w:i/>
        </w:rPr>
        <w:t>tt</w:t>
      </w:r>
      <w:r w:rsidR="00105EDE">
        <w:rPr>
          <w:rFonts w:ascii="Bookman Old Style"/>
          <w:i/>
          <w:vertAlign w:val="superscript"/>
        </w:rPr>
        <w:t>c</w:t>
      </w:r>
      <w:r w:rsidR="00105EDE">
        <w:rPr>
          <w:rFonts w:ascii="Bookman Old Style"/>
          <w:i/>
        </w:rPr>
        <w:t xml:space="preserve"> </w:t>
      </w:r>
      <w:r w:rsidR="00105EDE">
        <w:t xml:space="preserve">of </w:t>
      </w:r>
      <w:del w:id="644" w:author="Rick" w:date="2019-04-10T11:40:00Z">
        <w:r w:rsidR="00105EDE" w:rsidDel="00F87E60">
          <w:delText xml:space="preserve"> </w:delText>
        </w:r>
      </w:del>
      <w:r w:rsidR="00105EDE">
        <w:t xml:space="preserve">each </w:t>
      </w:r>
      <w:del w:id="645" w:author="Rick" w:date="2019-04-10T11:40:00Z">
        <w:r w:rsidR="00105EDE" w:rsidDel="00F87E60">
          <w:delText xml:space="preserve"> </w:delText>
        </w:r>
      </w:del>
      <w:r w:rsidR="00105EDE">
        <w:t xml:space="preserve">connected </w:t>
      </w:r>
      <w:del w:id="646" w:author="Rick" w:date="2019-04-10T11:40:00Z">
        <w:r w:rsidR="00105EDE" w:rsidDel="00F87E60">
          <w:delText xml:space="preserve"> </w:delText>
        </w:r>
      </w:del>
      <w:r w:rsidR="00105EDE">
        <w:t xml:space="preserve">component </w:t>
      </w:r>
      <w:del w:id="647" w:author="Rick" w:date="2019-04-10T11:40:00Z">
        <w:r w:rsidR="00105EDE" w:rsidDel="00F87E60">
          <w:delText xml:space="preserve"> </w:delText>
        </w:r>
      </w:del>
      <w:r w:rsidR="00105EDE">
        <w:t>in</w:t>
      </w:r>
      <w:r w:rsidR="00105EDE">
        <w:rPr>
          <w:spacing w:val="-16"/>
        </w:rPr>
        <w:t xml:space="preserve"> </w:t>
      </w:r>
      <w:r w:rsidR="00105EDE">
        <w:rPr>
          <w:rFonts w:ascii="Bookman Old Style"/>
          <w:i/>
          <w:spacing w:val="2"/>
        </w:rPr>
        <w:t>tt</w:t>
      </w:r>
      <w:r w:rsidR="00105EDE">
        <w:rPr>
          <w:rFonts w:ascii="Bookman Old Style"/>
          <w:i/>
          <w:spacing w:val="2"/>
          <w:vertAlign w:val="superscript"/>
        </w:rPr>
        <w:t>m</w:t>
      </w:r>
      <w:r w:rsidR="00105EDE">
        <w:rPr>
          <w:spacing w:val="2"/>
        </w:rPr>
        <w:t xml:space="preserve">. </w:t>
      </w:r>
      <w:r w:rsidR="00105EDE">
        <w:rPr>
          <w:spacing w:val="-8"/>
        </w:rPr>
        <w:t>To</w:t>
      </w:r>
      <w:r w:rsidR="00105EDE">
        <w:rPr>
          <w:spacing w:val="29"/>
        </w:rPr>
        <w:t xml:space="preserve"> </w:t>
      </w:r>
      <w:r w:rsidR="00105EDE">
        <w:t>construct</w:t>
      </w:r>
      <w:r w:rsidR="00105EDE">
        <w:tab/>
      </w:r>
      <w:r w:rsidR="00105EDE">
        <w:rPr>
          <w:b/>
          <w:position w:val="4"/>
          <w:sz w:val="14"/>
        </w:rPr>
        <w:t xml:space="preserve">18 </w:t>
      </w:r>
      <w:r w:rsidR="00105EDE">
        <w:t xml:space="preserve">a </w:t>
      </w:r>
      <w:del w:id="648" w:author="Rick" w:date="2019-04-10T11:40:00Z">
        <w:r w:rsidR="00105EDE" w:rsidDel="00F87E60">
          <w:delText xml:space="preserve"> </w:delText>
        </w:r>
      </w:del>
      <w:r w:rsidR="00105EDE">
        <w:t xml:space="preserve">tree </w:t>
      </w:r>
      <w:del w:id="649" w:author="Rick" w:date="2019-04-10T11:40:00Z">
        <w:r w:rsidR="00105EDE" w:rsidDel="00F87E60">
          <w:delText xml:space="preserve"> </w:delText>
        </w:r>
      </w:del>
      <w:r w:rsidR="00105EDE">
        <w:t xml:space="preserve">in </w:t>
      </w:r>
      <w:del w:id="650" w:author="Rick" w:date="2019-04-10T11:40:00Z">
        <w:r w:rsidR="00105EDE" w:rsidDel="00F87E60">
          <w:delText xml:space="preserve"> </w:delText>
        </w:r>
      </w:del>
      <w:r w:rsidR="00105EDE">
        <w:rPr>
          <w:rFonts w:ascii="Bookman Old Style"/>
          <w:i/>
          <w:spacing w:val="2"/>
        </w:rPr>
        <w:t>tt</w:t>
      </w:r>
      <w:r w:rsidR="00105EDE">
        <w:rPr>
          <w:rFonts w:ascii="Bookman Old Style"/>
          <w:i/>
          <w:spacing w:val="2"/>
          <w:vertAlign w:val="superscript"/>
        </w:rPr>
        <w:t>c</w:t>
      </w:r>
      <w:r w:rsidR="00105EDE">
        <w:rPr>
          <w:spacing w:val="2"/>
        </w:rPr>
        <w:t xml:space="preserve">, </w:t>
      </w:r>
      <w:del w:id="651" w:author="Rick" w:date="2019-04-10T11:40:00Z">
        <w:r w:rsidR="00105EDE" w:rsidDel="00F87E60">
          <w:rPr>
            <w:spacing w:val="2"/>
          </w:rPr>
          <w:delText xml:space="preserve"> </w:delText>
        </w:r>
      </w:del>
      <w:r w:rsidR="00105EDE">
        <w:t xml:space="preserve">the </w:t>
      </w:r>
      <w:del w:id="652" w:author="Rick" w:date="2019-04-10T11:40:00Z">
        <w:r w:rsidR="00105EDE" w:rsidDel="00F87E60">
          <w:delText xml:space="preserve"> </w:delText>
        </w:r>
      </w:del>
      <w:r w:rsidR="00105EDE">
        <w:t xml:space="preserve">algorithm </w:t>
      </w:r>
      <w:del w:id="653" w:author="Rick" w:date="2019-04-10T11:40:00Z">
        <w:r w:rsidR="00105EDE" w:rsidDel="00F87E60">
          <w:delText xml:space="preserve"> </w:delText>
        </w:r>
      </w:del>
      <w:r w:rsidR="00105EDE">
        <w:t xml:space="preserve">iteratively </w:t>
      </w:r>
      <w:del w:id="654" w:author="Rick" w:date="2019-04-10T11:40:00Z">
        <w:r w:rsidR="00105EDE" w:rsidDel="00F87E60">
          <w:delText xml:space="preserve"> </w:delText>
        </w:r>
      </w:del>
      <w:r w:rsidR="00105EDE">
        <w:t>processes</w:t>
      </w:r>
      <w:r w:rsidR="00105EDE">
        <w:rPr>
          <w:spacing w:val="-5"/>
        </w:rPr>
        <w:t xml:space="preserve"> </w:t>
      </w:r>
      <w:r w:rsidR="00105EDE">
        <w:t>vertices</w:t>
      </w:r>
      <w:r w:rsidR="00105EDE">
        <w:rPr>
          <w:spacing w:val="43"/>
        </w:rPr>
        <w:t xml:space="preserve"> </w:t>
      </w:r>
      <w:r w:rsidR="00105EDE">
        <w:t>in</w:t>
      </w:r>
      <w:r w:rsidR="00105EDE">
        <w:tab/>
      </w:r>
      <w:r w:rsidR="00105EDE">
        <w:rPr>
          <w:b/>
          <w:position w:val="4"/>
          <w:sz w:val="14"/>
        </w:rPr>
        <w:t xml:space="preserve">19 </w:t>
      </w:r>
      <w:r w:rsidR="00105EDE">
        <w:rPr>
          <w:rFonts w:ascii="Bookman Old Style"/>
          <w:i/>
        </w:rPr>
        <w:t>tt</w:t>
      </w:r>
      <w:r w:rsidR="00105EDE">
        <w:rPr>
          <w:rFonts w:ascii="Bookman Old Style"/>
          <w:i/>
          <w:vertAlign w:val="superscript"/>
        </w:rPr>
        <w:t>m</w:t>
      </w:r>
      <w:r w:rsidR="00105EDE">
        <w:rPr>
          <w:rFonts w:ascii="Bookman Old Style"/>
          <w:i/>
        </w:rPr>
        <w:t xml:space="preserve"> </w:t>
      </w:r>
      <w:del w:id="655" w:author="Rick" w:date="2019-04-10T11:41:00Z">
        <w:r w:rsidR="00105EDE" w:rsidDel="00F87E60">
          <w:rPr>
            <w:rFonts w:ascii="Bookman Old Style"/>
            <w:i/>
          </w:rPr>
          <w:delText xml:space="preserve"> </w:delText>
        </w:r>
      </w:del>
      <w:r w:rsidR="00105EDE">
        <w:t xml:space="preserve">using </w:t>
      </w:r>
      <w:del w:id="656" w:author="Rick" w:date="2019-04-10T11:40:00Z">
        <w:r w:rsidR="00105EDE" w:rsidDel="00F87E60">
          <w:delText xml:space="preserve"> </w:delText>
        </w:r>
      </w:del>
      <w:r w:rsidR="00105EDE">
        <w:t xml:space="preserve">the </w:t>
      </w:r>
      <w:del w:id="657" w:author="Rick" w:date="2019-04-10T11:40:00Z">
        <w:r w:rsidR="00105EDE" w:rsidDel="00F87E60">
          <w:delText xml:space="preserve"> </w:delText>
        </w:r>
      </w:del>
      <w:r w:rsidR="00105EDE">
        <w:t xml:space="preserve">BFS </w:t>
      </w:r>
      <w:del w:id="658" w:author="Rick" w:date="2019-04-10T11:40:00Z">
        <w:r w:rsidR="00105EDE" w:rsidDel="00F87E60">
          <w:delText xml:space="preserve"> </w:delText>
        </w:r>
      </w:del>
      <w:r w:rsidR="00105EDE">
        <w:t xml:space="preserve">and </w:t>
      </w:r>
      <w:del w:id="659" w:author="Rick" w:date="2019-04-10T11:40:00Z">
        <w:r w:rsidR="00105EDE" w:rsidDel="00F87E60">
          <w:delText xml:space="preserve"> </w:delText>
        </w:r>
      </w:del>
      <w:r w:rsidR="00105EDE">
        <w:t xml:space="preserve">map </w:t>
      </w:r>
      <w:del w:id="660" w:author="Rick" w:date="2019-04-10T11:40:00Z">
        <w:r w:rsidR="00105EDE" w:rsidDel="00F87E60">
          <w:delText xml:space="preserve"> </w:delText>
        </w:r>
      </w:del>
      <w:r w:rsidR="00105EDE">
        <w:t xml:space="preserve">vertices </w:t>
      </w:r>
      <w:del w:id="661" w:author="Rick" w:date="2019-04-10T11:40:00Z">
        <w:r w:rsidR="00105EDE" w:rsidDel="00F87E60">
          <w:delText xml:space="preserve"> </w:delText>
        </w:r>
      </w:del>
      <w:r w:rsidR="00105EDE">
        <w:t xml:space="preserve">in </w:t>
      </w:r>
      <w:del w:id="662" w:author="Rick" w:date="2019-04-10T11:40:00Z">
        <w:r w:rsidR="00105EDE" w:rsidDel="00F87E60">
          <w:delText xml:space="preserve"> </w:delText>
        </w:r>
      </w:del>
      <w:r w:rsidR="00105EDE">
        <w:rPr>
          <w:rFonts w:ascii="Bookman Old Style"/>
          <w:i/>
        </w:rPr>
        <w:t>tt</w:t>
      </w:r>
      <w:r w:rsidR="00105EDE">
        <w:rPr>
          <w:rFonts w:ascii="Bookman Old Style"/>
          <w:i/>
          <w:vertAlign w:val="superscript"/>
        </w:rPr>
        <w:t>m</w:t>
      </w:r>
      <w:r w:rsidR="00105EDE">
        <w:rPr>
          <w:rFonts w:ascii="Bookman Old Style"/>
          <w:i/>
        </w:rPr>
        <w:t xml:space="preserve"> </w:t>
      </w:r>
      <w:ins w:id="663" w:author="Rick" w:date="2019-04-10T11:40:00Z">
        <w:r w:rsidR="00F87E60" w:rsidRPr="00F87E60">
          <w:rPr>
            <w:rFonts w:asciiTheme="majorBidi" w:hAnsiTheme="majorBidi" w:cstheme="majorBidi"/>
            <w:iCs/>
            <w:rPrChange w:id="664" w:author="Rick" w:date="2019-04-10T11:41:00Z">
              <w:rPr>
                <w:rFonts w:ascii="Bookman Old Style"/>
                <w:i/>
              </w:rPr>
            </w:rPrChange>
          </w:rPr>
          <w:t>t</w:t>
        </w:r>
        <w:r w:rsidR="00F87E60" w:rsidRPr="00F87E60">
          <w:rPr>
            <w:rPrChange w:id="665" w:author="Rick" w:date="2019-04-10T11:41:00Z">
              <w:rPr>
                <w:rFonts w:ascii="Bookman Old Style"/>
                <w:i/>
              </w:rPr>
            </w:rPrChange>
          </w:rPr>
          <w:t>o</w:t>
        </w:r>
        <w:r w:rsidR="00F87E60">
          <w:rPr>
            <w:rFonts w:ascii="Bookman Old Style"/>
            <w:i/>
          </w:rPr>
          <w:t xml:space="preserve"> </w:t>
        </w:r>
      </w:ins>
      <w:del w:id="666" w:author="Rick" w:date="2019-04-10T11:40:00Z">
        <w:r w:rsidR="00105EDE" w:rsidDel="00F87E60">
          <w:rPr>
            <w:rFonts w:ascii="Bookman Old Style"/>
            <w:i/>
          </w:rPr>
          <w:delText xml:space="preserve"> </w:delText>
        </w:r>
        <w:r w:rsidR="00105EDE" w:rsidDel="00F87E60">
          <w:delText xml:space="preserve">to </w:delText>
        </w:r>
        <w:r w:rsidR="00105EDE" w:rsidDel="00F87E60">
          <w:rPr>
            <w:spacing w:val="1"/>
          </w:rPr>
          <w:delText xml:space="preserve"> </w:delText>
        </w:r>
      </w:del>
      <w:r w:rsidR="00105EDE">
        <w:t xml:space="preserve">vertices </w:t>
      </w:r>
      <w:del w:id="667" w:author="Rick" w:date="2019-04-10T11:41:00Z">
        <w:r w:rsidR="00105EDE" w:rsidDel="00F87E60">
          <w:rPr>
            <w:spacing w:val="2"/>
          </w:rPr>
          <w:delText xml:space="preserve"> </w:delText>
        </w:r>
      </w:del>
      <w:r w:rsidR="00105EDE">
        <w:t>in</w:t>
      </w:r>
      <w:r w:rsidR="00105EDE">
        <w:tab/>
      </w:r>
      <w:r w:rsidR="00105EDE">
        <w:rPr>
          <w:b/>
          <w:spacing w:val="-9"/>
          <w:position w:val="4"/>
          <w:sz w:val="14"/>
        </w:rPr>
        <w:t xml:space="preserve">20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 xml:space="preserve">The map between a </w:t>
      </w:r>
      <w:del w:id="668" w:author="Rick" w:date="2019-04-10T11:41:00Z">
        <w:r w:rsidR="00105EDE" w:rsidDel="00F87E60">
          <w:rPr>
            <w:spacing w:val="26"/>
          </w:rPr>
          <w:delText xml:space="preserve"> </w:delText>
        </w:r>
      </w:del>
      <w:r w:rsidR="00105EDE">
        <w:t>vertex</w:t>
      </w:r>
      <w:r w:rsidR="00105EDE">
        <w:rPr>
          <w:spacing w:val="16"/>
        </w:rPr>
        <w:t xml:space="preserve"> </w:t>
      </w:r>
      <w:r w:rsidR="00105EDE">
        <w:rPr>
          <w:rFonts w:ascii="Bookman Old Style"/>
          <w:i/>
        </w:rPr>
        <w:t>u</w:t>
      </w:r>
      <w:r w:rsidR="00105EDE">
        <w:rPr>
          <w:rFonts w:ascii="Bookman Old Style"/>
          <w:i/>
          <w:vertAlign w:val="superscript"/>
        </w:rPr>
        <w:t>m</w:t>
      </w:r>
      <w:r w:rsidR="00105EDE">
        <w:rPr>
          <w:rFonts w:ascii="Bookman Old Style"/>
          <w:i/>
        </w:rPr>
        <w:tab/>
        <w:t>tt</w:t>
      </w:r>
      <w:r w:rsidR="00105EDE">
        <w:rPr>
          <w:rFonts w:ascii="Bookman Old Style"/>
          <w:i/>
          <w:vertAlign w:val="superscript"/>
        </w:rPr>
        <w:t>m</w:t>
      </w:r>
      <w:r w:rsidR="00105EDE">
        <w:rPr>
          <w:rFonts w:ascii="Bookman Old Style"/>
          <w:i/>
        </w:rPr>
        <w:t xml:space="preserve"> </w:t>
      </w:r>
      <w:r w:rsidR="00105EDE">
        <w:t xml:space="preserve">to a </w:t>
      </w:r>
      <w:del w:id="669" w:author="Rick" w:date="2019-04-10T11:41:00Z">
        <w:r w:rsidR="00105EDE" w:rsidDel="00F87E60">
          <w:rPr>
            <w:spacing w:val="4"/>
          </w:rPr>
          <w:delText xml:space="preserve"> </w:delText>
        </w:r>
      </w:del>
      <w:r w:rsidR="00105EDE">
        <w:t>vertex</w:t>
      </w:r>
      <w:r w:rsidR="00105EDE">
        <w:rPr>
          <w:spacing w:val="17"/>
        </w:rPr>
        <w:t xml:space="preserve"> </w:t>
      </w:r>
      <w:r w:rsidR="00105EDE">
        <w:rPr>
          <w:rFonts w:ascii="Bookman Old Style"/>
          <w:i/>
          <w:spacing w:val="3"/>
        </w:rPr>
        <w:t>v</w:t>
      </w:r>
      <w:r w:rsidR="00105EDE">
        <w:rPr>
          <w:rFonts w:ascii="Bookman Old Style"/>
          <w:i/>
          <w:spacing w:val="3"/>
          <w:vertAlign w:val="superscript"/>
        </w:rPr>
        <w:t>c</w:t>
      </w:r>
      <w:r w:rsidR="00105EDE">
        <w:rPr>
          <w:rFonts w:ascii="Bookman Old Style"/>
          <w:i/>
          <w:spacing w:val="3"/>
        </w:rPr>
        <w:tab/>
      </w:r>
      <w:r w:rsidR="00105EDE">
        <w:rPr>
          <w:rFonts w:ascii="Bookman Old Style"/>
          <w:i/>
        </w:rPr>
        <w:t>tt</w:t>
      </w:r>
      <w:r w:rsidR="00105EDE">
        <w:rPr>
          <w:rFonts w:ascii="Bookman Old Style"/>
          <w:i/>
          <w:vertAlign w:val="superscript"/>
        </w:rPr>
        <w:t>c</w:t>
      </w:r>
      <w:r w:rsidR="00105EDE">
        <w:rPr>
          <w:rFonts w:ascii="Bookman Old Style"/>
          <w:i/>
        </w:rPr>
        <w:tab/>
      </w:r>
      <w:r w:rsidR="00105EDE">
        <w:rPr>
          <w:b/>
          <w:position w:val="4"/>
          <w:sz w:val="14"/>
        </w:rPr>
        <w:t xml:space="preserve">21 </w:t>
      </w:r>
      <w:r w:rsidR="00105EDE">
        <w:t xml:space="preserve">means </w:t>
      </w:r>
      <w:ins w:id="670" w:author="Rick" w:date="2019-04-10T11:42:00Z">
        <w:r w:rsidR="00F87E60">
          <w:t xml:space="preserve">that </w:t>
        </w:r>
      </w:ins>
      <w:r w:rsidR="00105EDE">
        <w:t xml:space="preserve">the k-truss community represented by </w:t>
      </w:r>
      <w:r w:rsidR="00105EDE">
        <w:rPr>
          <w:rFonts w:ascii="Bookman Old Style"/>
          <w:i/>
          <w:spacing w:val="3"/>
        </w:rPr>
        <w:t>v</w:t>
      </w:r>
      <w:r w:rsidR="00105EDE">
        <w:rPr>
          <w:rFonts w:ascii="Bookman Old Style"/>
          <w:i/>
          <w:spacing w:val="3"/>
          <w:vertAlign w:val="superscript"/>
        </w:rPr>
        <w:t>c</w:t>
      </w:r>
      <w:r w:rsidR="00105EDE">
        <w:rPr>
          <w:rFonts w:ascii="Bookman Old Style"/>
          <w:i/>
          <w:spacing w:val="-35"/>
        </w:rPr>
        <w:t xml:space="preserve"> </w:t>
      </w:r>
      <w:r w:rsidR="00105EDE">
        <w:t>has the</w:t>
      </w:r>
      <w:r w:rsidR="00105EDE">
        <w:rPr>
          <w:spacing w:val="-3"/>
        </w:rPr>
        <w:t xml:space="preserve"> </w:t>
      </w:r>
      <w:r w:rsidR="00105EDE">
        <w:t>highest</w:t>
      </w:r>
      <w:r w:rsidR="00105EDE">
        <w:tab/>
      </w:r>
      <w:r w:rsidR="00105EDE">
        <w:rPr>
          <w:b/>
          <w:spacing w:val="-9"/>
          <w:position w:val="4"/>
          <w:sz w:val="14"/>
        </w:rPr>
        <w:t xml:space="preserve">22 </w:t>
      </w:r>
      <w:r w:rsidR="00105EDE">
        <w:t>trussness among all k-truss communities that contains</w:t>
      </w:r>
      <w:r w:rsidR="00105EDE">
        <w:rPr>
          <w:spacing w:val="-12"/>
        </w:rPr>
        <w:t xml:space="preserve"> </w:t>
      </w:r>
      <w:r w:rsidR="00105EDE">
        <w:t>the</w:t>
      </w:r>
      <w:r w:rsidR="00105EDE">
        <w:rPr>
          <w:spacing w:val="-1"/>
        </w:rPr>
        <w:t xml:space="preserve"> </w:t>
      </w:r>
      <w:r w:rsidR="00105EDE">
        <w:t>edge</w:t>
      </w:r>
      <w:ins w:id="671" w:author="Rick" w:date="2019-04-10T11:42:00Z">
        <w:r w:rsidR="00F87E60">
          <w:t xml:space="preserve"> </w:t>
        </w:r>
      </w:ins>
      <w:del w:id="672" w:author="Rick" w:date="2019-04-10T11:42:00Z">
        <w:r w:rsidR="00105EDE" w:rsidDel="00F87E60">
          <w:tab/>
        </w:r>
      </w:del>
      <w:r w:rsidR="00105EDE">
        <w:rPr>
          <w:b/>
          <w:position w:val="4"/>
          <w:sz w:val="14"/>
        </w:rPr>
        <w:t xml:space="preserve">23 </w:t>
      </w:r>
      <w:r w:rsidR="00105EDE">
        <w:t>represented</w:t>
      </w:r>
      <w:r w:rsidR="00105EDE">
        <w:rPr>
          <w:spacing w:val="27"/>
        </w:rPr>
        <w:t xml:space="preserve"> </w:t>
      </w:r>
      <w:r w:rsidR="00105EDE">
        <w:t>by</w:t>
      </w:r>
      <w:r w:rsidR="00105EDE">
        <w:rPr>
          <w:spacing w:val="27"/>
        </w:rPr>
        <w:t xml:space="preserve"> </w:t>
      </w:r>
      <w:r w:rsidR="00105EDE">
        <w:rPr>
          <w:rFonts w:ascii="Bookman Old Style"/>
          <w:i/>
          <w:spacing w:val="3"/>
        </w:rPr>
        <w:t>u</w:t>
      </w:r>
      <w:r w:rsidR="00105EDE">
        <w:rPr>
          <w:rFonts w:ascii="Bookman Old Style"/>
          <w:i/>
          <w:spacing w:val="3"/>
          <w:vertAlign w:val="superscript"/>
        </w:rPr>
        <w:t>m</w:t>
      </w:r>
      <w:r w:rsidR="00105EDE">
        <w:rPr>
          <w:spacing w:val="3"/>
        </w:rPr>
        <w:t>.</w:t>
      </w:r>
      <w:r w:rsidR="00105EDE">
        <w:rPr>
          <w:spacing w:val="28"/>
        </w:rPr>
        <w:t xml:space="preserve"> </w:t>
      </w:r>
      <w:r w:rsidR="00105EDE">
        <w:rPr>
          <w:spacing w:val="-8"/>
        </w:rPr>
        <w:t>We</w:t>
      </w:r>
      <w:r w:rsidR="00105EDE">
        <w:rPr>
          <w:spacing w:val="27"/>
        </w:rPr>
        <w:t xml:space="preserve"> </w:t>
      </w:r>
      <w:r w:rsidR="00105EDE">
        <w:t>store</w:t>
      </w:r>
      <w:r w:rsidR="00105EDE">
        <w:rPr>
          <w:spacing w:val="27"/>
        </w:rPr>
        <w:t xml:space="preserve"> </w:t>
      </w:r>
      <w:r w:rsidR="00105EDE">
        <w:t>this</w:t>
      </w:r>
      <w:r w:rsidR="00105EDE">
        <w:rPr>
          <w:spacing w:val="27"/>
        </w:rPr>
        <w:t xml:space="preserve"> </w:t>
      </w:r>
      <w:r w:rsidR="00105EDE">
        <w:t>mapping</w:t>
      </w:r>
      <w:r w:rsidR="00105EDE">
        <w:rPr>
          <w:spacing w:val="28"/>
        </w:rPr>
        <w:t xml:space="preserve"> </w:t>
      </w:r>
      <w:r w:rsidR="00105EDE">
        <w:t>in</w:t>
      </w:r>
      <w:r w:rsidR="00105EDE">
        <w:rPr>
          <w:spacing w:val="27"/>
        </w:rPr>
        <w:t xml:space="preserve"> </w:t>
      </w:r>
      <w:r w:rsidR="00105EDE">
        <w:t>a</w:t>
      </w:r>
      <w:r w:rsidR="00105EDE">
        <w:rPr>
          <w:spacing w:val="28"/>
        </w:rPr>
        <w:t xml:space="preserve"> </w:t>
      </w:r>
      <w:r w:rsidR="00105EDE">
        <w:t>lookup</w:t>
      </w:r>
      <w:r w:rsidR="00105EDE">
        <w:rPr>
          <w:spacing w:val="26"/>
        </w:rPr>
        <w:t xml:space="preserve"> </w:t>
      </w:r>
      <w:r w:rsidR="00105EDE">
        <w:t>table</w:t>
      </w:r>
      <w:r w:rsidR="00105EDE">
        <w:tab/>
      </w:r>
      <w:r w:rsidR="00105EDE">
        <w:rPr>
          <w:b/>
          <w:position w:val="4"/>
          <w:sz w:val="14"/>
        </w:rPr>
        <w:t xml:space="preserve">24 </w:t>
      </w:r>
      <w:r w:rsidR="00105EDE">
        <w:rPr>
          <w:rFonts w:ascii="Bookman Old Style"/>
          <w:i/>
          <w:spacing w:val="8"/>
        </w:rPr>
        <w:t>H</w:t>
      </w:r>
      <w:r w:rsidR="00105EDE">
        <w:rPr>
          <w:spacing w:val="8"/>
        </w:rPr>
        <w:t xml:space="preserve">. </w:t>
      </w:r>
      <w:del w:id="673" w:author="Rick" w:date="2019-04-10T11:42:00Z">
        <w:r w:rsidR="00105EDE" w:rsidDel="00F87E60">
          <w:rPr>
            <w:spacing w:val="8"/>
          </w:rPr>
          <w:delText xml:space="preserve"> </w:delText>
        </w:r>
      </w:del>
      <w:r w:rsidR="00105EDE">
        <w:t>For</w:t>
      </w:r>
      <w:del w:id="674" w:author="Rick" w:date="2019-04-10T11:42:00Z">
        <w:r w:rsidR="00105EDE" w:rsidDel="00F87E60">
          <w:delText xml:space="preserve"> </w:delText>
        </w:r>
      </w:del>
      <w:r w:rsidR="00105EDE">
        <w:t xml:space="preserve"> example, </w:t>
      </w:r>
      <w:del w:id="675" w:author="Rick" w:date="2019-04-10T11:42:00Z">
        <w:r w:rsidR="00105EDE" w:rsidDel="00F87E60">
          <w:delText xml:space="preserve"> </w:delText>
        </w:r>
      </w:del>
      <w:r w:rsidR="00105EDE">
        <w:t xml:space="preserve">in </w:t>
      </w:r>
      <w:del w:id="676" w:author="Rick" w:date="2019-04-10T11:42:00Z">
        <w:r w:rsidR="00105EDE" w:rsidDel="00F87E60">
          <w:delText xml:space="preserve"> </w:delText>
        </w:r>
      </w:del>
      <w:r w:rsidR="00105EDE">
        <w:t xml:space="preserve">our </w:t>
      </w:r>
      <w:del w:id="677" w:author="Rick" w:date="2019-04-10T11:42:00Z">
        <w:r w:rsidR="00105EDE" w:rsidDel="00F87E60">
          <w:delText xml:space="preserve"> </w:delText>
        </w:r>
      </w:del>
      <w:r w:rsidR="00105EDE">
        <w:t xml:space="preserve">example </w:t>
      </w:r>
      <w:del w:id="678" w:author="Rick" w:date="2019-04-10T11:42:00Z">
        <w:r w:rsidR="00105EDE" w:rsidDel="00F87E60">
          <w:delText xml:space="preserve"> </w:delText>
        </w:r>
      </w:del>
      <w:r w:rsidR="00105EDE">
        <w:t xml:space="preserve">graph </w:t>
      </w:r>
      <w:del w:id="679" w:author="Rick" w:date="2019-04-10T11:42:00Z">
        <w:r w:rsidR="00105EDE" w:rsidDel="00F87E60">
          <w:delText xml:space="preserve"> </w:delText>
        </w:r>
      </w:del>
      <w:r w:rsidR="00105EDE">
        <w:t xml:space="preserve">in </w:t>
      </w:r>
      <w:del w:id="680" w:author="Rick" w:date="2019-04-10T11:42:00Z">
        <w:r w:rsidR="00105EDE" w:rsidDel="00F87E60">
          <w:delText xml:space="preserve"> </w:delText>
        </w:r>
      </w:del>
      <w:r w:rsidR="00105EDE">
        <w:fldChar w:fldCharType="begin"/>
      </w:r>
      <w:r w:rsidR="00105EDE">
        <w:instrText xml:space="preserve"> HYPERLINK \l "_bookmark3" </w:instrText>
      </w:r>
      <w:r w:rsidR="00105EDE">
        <w:fldChar w:fldCharType="separate"/>
      </w:r>
      <w:r w:rsidR="00105EDE">
        <w:t xml:space="preserve">Figure </w:t>
      </w:r>
      <w:del w:id="681" w:author="Rick" w:date="2019-04-10T11:42:00Z">
        <w:r w:rsidR="00105EDE" w:rsidDel="00F87E60">
          <w:rPr>
            <w:spacing w:val="6"/>
          </w:rPr>
          <w:delText xml:space="preserve"> </w:delText>
        </w:r>
      </w:del>
      <w:r w:rsidR="00105EDE">
        <w:t>2,</w:t>
      </w:r>
      <w:r w:rsidR="00105EDE">
        <w:fldChar w:fldCharType="end"/>
      </w:r>
      <w:r w:rsidR="00105EDE">
        <w:t xml:space="preserve"> </w:t>
      </w:r>
      <w:del w:id="682" w:author="Rick" w:date="2019-04-10T11:42:00Z">
        <w:r w:rsidR="00105EDE" w:rsidDel="00F87E60">
          <w:rPr>
            <w:spacing w:val="2"/>
          </w:rPr>
          <w:delText xml:space="preserve"> </w:delText>
        </w:r>
      </w:del>
      <w:r w:rsidR="00105EDE">
        <w:t>edge</w:t>
      </w:r>
      <w:r w:rsidR="00105EDE">
        <w:tab/>
      </w:r>
      <w:r w:rsidR="00105EDE">
        <w:rPr>
          <w:b/>
          <w:position w:val="4"/>
          <w:sz w:val="14"/>
        </w:rPr>
        <w:t>25</w:t>
      </w:r>
    </w:p>
    <w:p w14:paraId="15E1E71B" w14:textId="77777777" w:rsidR="00187908" w:rsidRDefault="00105EDE">
      <w:pPr>
        <w:tabs>
          <w:tab w:val="left" w:pos="3599"/>
        </w:tabs>
        <w:spacing w:before="52" w:line="141" w:lineRule="exact"/>
        <w:ind w:left="1176"/>
        <w:rPr>
          <w:rFonts w:ascii="Bookman Old Style"/>
          <w:i/>
          <w:sz w:val="14"/>
        </w:rPr>
      </w:pPr>
      <w:r>
        <w:br w:type="column"/>
      </w:r>
      <w:r>
        <w:rPr>
          <w:rFonts w:ascii="Bookman Old Style"/>
          <w:i/>
          <w:w w:val="105"/>
          <w:sz w:val="14"/>
        </w:rPr>
        <w:t>u</w:t>
      </w:r>
      <w:r>
        <w:rPr>
          <w:rFonts w:ascii="Bookman Old Style"/>
          <w:i/>
          <w:w w:val="105"/>
          <w:sz w:val="14"/>
        </w:rPr>
        <w:tab/>
        <w:t>e</w:t>
      </w:r>
    </w:p>
    <w:p w14:paraId="166BA32B" w14:textId="77777777" w:rsidR="00187908" w:rsidRDefault="00105EDE">
      <w:pPr>
        <w:tabs>
          <w:tab w:val="left" w:pos="2378"/>
        </w:tabs>
        <w:spacing w:line="120" w:lineRule="exact"/>
        <w:ind w:left="1183"/>
        <w:rPr>
          <w:rFonts w:ascii="Bookman Old Style"/>
          <w:i/>
          <w:sz w:val="14"/>
        </w:rPr>
      </w:pPr>
      <w:r>
        <w:rPr>
          <w:rFonts w:ascii="Bookman Old Style"/>
          <w:i/>
          <w:w w:val="105"/>
          <w:sz w:val="14"/>
        </w:rPr>
        <w:t>c</w:t>
      </w:r>
      <w:r>
        <w:rPr>
          <w:rFonts w:ascii="Bookman Old Style"/>
          <w:i/>
          <w:w w:val="105"/>
          <w:sz w:val="14"/>
        </w:rPr>
        <w:tab/>
        <w:t>c</w:t>
      </w:r>
    </w:p>
    <w:p w14:paraId="3A5F707A" w14:textId="77777777" w:rsidR="00187908" w:rsidRDefault="00105EDE">
      <w:pPr>
        <w:tabs>
          <w:tab w:val="left" w:pos="2371"/>
        </w:tabs>
        <w:spacing w:line="131" w:lineRule="exact"/>
        <w:ind w:left="1176"/>
        <w:rPr>
          <w:rFonts w:ascii="Bookman Old Style"/>
          <w:i/>
          <w:sz w:val="14"/>
        </w:rPr>
      </w:pPr>
      <w:r>
        <w:rPr>
          <w:rFonts w:ascii="Bookman Old Style"/>
          <w:i/>
          <w:sz w:val="14"/>
        </w:rPr>
        <w:t>p</w:t>
      </w:r>
      <w:r>
        <w:rPr>
          <w:rFonts w:ascii="Bookman Old Style"/>
          <w:i/>
          <w:sz w:val="14"/>
        </w:rPr>
        <w:tab/>
        <w:t>e</w:t>
      </w:r>
    </w:p>
    <w:p w14:paraId="7A6AD993" w14:textId="77777777" w:rsidR="00187908" w:rsidRDefault="00105EDE">
      <w:pPr>
        <w:pStyle w:val="Heading1"/>
        <w:spacing w:line="249" w:lineRule="auto"/>
        <w:ind w:left="466" w:right="4549" w:firstLine="306"/>
      </w:pPr>
      <w:r>
        <w:t>end</w:t>
      </w:r>
      <w:r>
        <w:rPr>
          <w:w w:val="99"/>
        </w:rPr>
        <w:t xml:space="preserve"> </w:t>
      </w:r>
      <w:r>
        <w:t>else</w:t>
      </w:r>
    </w:p>
    <w:p w14:paraId="7029D3C3" w14:textId="145E7B98" w:rsidR="00187908" w:rsidRDefault="00F51443">
      <w:pPr>
        <w:spacing w:line="227" w:lineRule="exact"/>
        <w:ind w:left="772"/>
        <w:rPr>
          <w:b/>
          <w:sz w:val="20"/>
        </w:rPr>
      </w:pPr>
      <w:r>
        <w:rPr>
          <w:noProof/>
          <w:lang w:val="en-IN" w:eastAsia="en-IN" w:bidi="hi-IN"/>
        </w:rPr>
        <mc:AlternateContent>
          <mc:Choice Requires="wps">
            <w:drawing>
              <wp:anchor distT="0" distB="0" distL="114300" distR="114300" simplePos="0" relativeHeight="250010624" behindDoc="1" locked="0" layoutInCell="1" allowOverlap="1" wp14:anchorId="7DA2988A" wp14:editId="16BAB92C">
                <wp:simplePos x="0" y="0"/>
                <wp:positionH relativeFrom="page">
                  <wp:posOffset>4544060</wp:posOffset>
                </wp:positionH>
                <wp:positionV relativeFrom="paragraph">
                  <wp:posOffset>777240</wp:posOffset>
                </wp:positionV>
                <wp:extent cx="0" cy="0"/>
                <wp:effectExtent l="0" t="0" r="0" b="0"/>
                <wp:wrapNone/>
                <wp:docPr id="370"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AE9A4D" id="Line 369" o:spid="_x0000_s1026" style="position:absolute;z-index:-2533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7.8pt,61.2pt" to="357.8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" strokeweight=".14042mm">
                <w10:wrap anchorx="page"/>
              </v:line>
            </w:pict>
          </mc:Fallback>
        </mc:AlternateContent>
      </w:r>
      <w:r w:rsidR="00105EDE">
        <w:rPr>
          <w:b/>
          <w:w w:val="115"/>
          <w:sz w:val="20"/>
        </w:rPr>
        <w:t xml:space="preserve">if </w:t>
      </w:r>
      <w:r w:rsidR="00105EDE">
        <w:rPr>
          <w:rFonts w:ascii="Bookman Old Style" w:hAnsi="Bookman Old Style"/>
          <w:i/>
          <w:w w:val="115"/>
          <w:sz w:val="20"/>
        </w:rPr>
        <w:t>τ</w:t>
      </w:r>
      <w:r w:rsidR="00105EDE">
        <w:rPr>
          <w:rFonts w:ascii="Bookman Old Style" w:hAnsi="Bookman Old Style"/>
          <w:i/>
          <w:w w:val="115"/>
          <w:sz w:val="20"/>
          <w:vertAlign w:val="subscript"/>
        </w:rPr>
        <w:t>e</w:t>
      </w:r>
      <w:r w:rsidR="00105EDE">
        <w:rPr>
          <w:rFonts w:ascii="Arial" w:hAnsi="Arial"/>
          <w:i/>
          <w:w w:val="115"/>
          <w:position w:val="1"/>
          <w:sz w:val="10"/>
        </w:rPr>
        <w:t xml:space="preserve">m </w:t>
      </w:r>
      <w:r w:rsidR="00105EDE">
        <w:rPr>
          <w:rFonts w:ascii="Arial" w:hAnsi="Arial"/>
          <w:w w:val="115"/>
          <w:sz w:val="20"/>
        </w:rPr>
        <w:t xml:space="preserve">= </w:t>
      </w:r>
      <w:r w:rsidR="00105EDE">
        <w:rPr>
          <w:rFonts w:ascii="Bookman Old Style" w:hAnsi="Bookman Old Style"/>
          <w:i/>
          <w:w w:val="115"/>
          <w:sz w:val="20"/>
        </w:rPr>
        <w:t>τ</w:t>
      </w:r>
      <w:r w:rsidR="00105EDE">
        <w:rPr>
          <w:rFonts w:ascii="Bookman Old Style" w:hAnsi="Bookman Old Style"/>
          <w:i/>
          <w:w w:val="115"/>
          <w:sz w:val="20"/>
          <w:vertAlign w:val="subscript"/>
        </w:rPr>
        <w:t>u</w:t>
      </w:r>
      <w:r w:rsidR="00105EDE">
        <w:rPr>
          <w:rFonts w:ascii="Arial" w:hAnsi="Arial"/>
          <w:i/>
          <w:w w:val="115"/>
          <w:position w:val="1"/>
          <w:sz w:val="10"/>
        </w:rPr>
        <w:t xml:space="preserve">m </w:t>
      </w:r>
      <w:r w:rsidR="00105EDE">
        <w:rPr>
          <w:b/>
          <w:w w:val="115"/>
          <w:sz w:val="20"/>
        </w:rPr>
        <w:t>then</w:t>
      </w:r>
    </w:p>
    <w:p w14:paraId="0FADC752" w14:textId="2912DE3B" w:rsidR="00187908" w:rsidRDefault="00F51443">
      <w:pPr>
        <w:tabs>
          <w:tab w:val="left" w:pos="620"/>
        </w:tabs>
        <w:spacing w:line="137" w:lineRule="exact"/>
        <w:ind w:right="3529"/>
        <w:jc w:val="right"/>
        <w:rPr>
          <w:rFonts w:ascii="Bookman Old Style"/>
          <w:i/>
          <w:sz w:val="14"/>
        </w:rPr>
      </w:pPr>
      <w:r>
        <w:rPr>
          <w:noProof/>
          <w:lang w:val="en-IN" w:eastAsia="en-IN" w:bidi="hi-IN"/>
        </w:rPr>
        <mc:AlternateContent>
          <mc:Choice Requires="wps">
            <w:drawing>
              <wp:anchor distT="0" distB="0" distL="114300" distR="114300" simplePos="0" relativeHeight="251757568" behindDoc="0" locked="0" layoutInCell="1" allowOverlap="1" wp14:anchorId="61C2D7B9" wp14:editId="24E6107A">
                <wp:simplePos x="0" y="0"/>
                <wp:positionH relativeFrom="page">
                  <wp:posOffset>4739005</wp:posOffset>
                </wp:positionH>
                <wp:positionV relativeFrom="paragraph">
                  <wp:posOffset>174625</wp:posOffset>
                </wp:positionV>
                <wp:extent cx="0" cy="0"/>
                <wp:effectExtent l="0" t="0" r="0" b="0"/>
                <wp:wrapNone/>
                <wp:docPr id="369"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B50C96" id="Line 368"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13.75pt" to="373.1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" strokeweight=".14042mm">
                <w10:wrap anchorx="page"/>
              </v:line>
            </w:pict>
          </mc:Fallback>
        </mc:AlternateContent>
      </w:r>
      <w:r>
        <w:rPr>
          <w:noProof/>
          <w:lang w:val="en-IN" w:eastAsia="en-IN" w:bidi="hi-IN"/>
        </w:rPr>
        <mc:AlternateContent>
          <mc:Choice Requires="wps">
            <w:drawing>
              <wp:anchor distT="0" distB="0" distL="114300" distR="114300" simplePos="0" relativeHeight="250018816" behindDoc="1" locked="0" layoutInCell="1" allowOverlap="1" wp14:anchorId="0ADABC23" wp14:editId="0F6BCE9D">
                <wp:simplePos x="0" y="0"/>
                <wp:positionH relativeFrom="page">
                  <wp:posOffset>4867910</wp:posOffset>
                </wp:positionH>
                <wp:positionV relativeFrom="paragraph">
                  <wp:posOffset>8890</wp:posOffset>
                </wp:positionV>
                <wp:extent cx="706120" cy="238760"/>
                <wp:effectExtent l="0" t="0" r="0" b="0"/>
                <wp:wrapNone/>
                <wp:docPr id="368"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2D43A" w14:textId="77777777" w:rsidR="00121D20" w:rsidRDefault="00121D20">
                            <w:pPr>
                              <w:spacing w:line="272" w:lineRule="exact"/>
                              <w:rPr>
                                <w:sz w:val="20"/>
                              </w:rPr>
                            </w:pPr>
                            <w:r>
                              <w:rPr>
                                <w:rFonts w:ascii="Bookman Old Style" w:hAnsi="Bookman Old Style"/>
                                <w:i/>
                                <w:spacing w:val="5"/>
                                <w:sz w:val="20"/>
                              </w:rPr>
                              <w:t>H</w:t>
                            </w:r>
                            <w:r>
                              <w:rPr>
                                <w:rFonts w:ascii="Arial" w:hAnsi="Arial"/>
                                <w:spacing w:val="5"/>
                                <w:sz w:val="20"/>
                              </w:rPr>
                              <w:t>[</w:t>
                            </w:r>
                            <w:r>
                              <w:rPr>
                                <w:rFonts w:ascii="Bookman Old Style" w:hAnsi="Bookman Old Style"/>
                                <w:i/>
                                <w:spacing w:val="5"/>
                                <w:sz w:val="20"/>
                              </w:rPr>
                              <w:t xml:space="preserve">u </w:t>
                            </w:r>
                            <w:r>
                              <w:rPr>
                                <w:rFonts w:ascii="Arial" w:hAnsi="Arial"/>
                                <w:sz w:val="20"/>
                              </w:rPr>
                              <w:t xml:space="preserve">] </w:t>
                            </w:r>
                            <w:r>
                              <w:rPr>
                                <w:rFonts w:ascii="Lucida Sans Unicode" w:hAnsi="Lucida Sans Unicode"/>
                                <w:sz w:val="20"/>
                              </w:rPr>
                              <w:t xml:space="preserve">← </w:t>
                            </w:r>
                            <w:r>
                              <w:rPr>
                                <w:rFonts w:ascii="Bookman Old Style" w:hAnsi="Bookman Old Style"/>
                                <w:i/>
                                <w:sz w:val="20"/>
                              </w:rPr>
                              <w:t xml:space="preserve">v </w:t>
                            </w:r>
                            <w:r>
                              <w:rPr>
                                <w:spacing w:val="-18"/>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DABC23" id="Text Box 367" o:spid="_x0000_s1137" type="#_x0000_t202" style="position:absolute;left:0;text-align:left;margin-left:383.3pt;margin-top:.7pt;width:55.6pt;height:18.8pt;z-index:-2532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H9tAIAALQ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" filled="f" stroked="f">
                <v:textbox inset="0,0,0,0">
                  <w:txbxContent>
                    <w:p w14:paraId="4662D43A" w14:textId="77777777" w:rsidR="00121D20" w:rsidRDefault="00121D20">
                      <w:pPr>
                        <w:spacing w:line="272" w:lineRule="exact"/>
                        <w:rPr>
                          <w:sz w:val="20"/>
                        </w:rPr>
                      </w:pPr>
                      <w:r>
                        <w:rPr>
                          <w:rFonts w:ascii="Bookman Old Style" w:hAnsi="Bookman Old Style"/>
                          <w:i/>
                          <w:spacing w:val="5"/>
                          <w:sz w:val="20"/>
                        </w:rPr>
                        <w:t>H</w:t>
                      </w:r>
                      <w:r>
                        <w:rPr>
                          <w:rFonts w:ascii="Arial" w:hAnsi="Arial"/>
                          <w:spacing w:val="5"/>
                          <w:sz w:val="20"/>
                        </w:rPr>
                        <w:t>[</w:t>
                      </w:r>
                      <w:r>
                        <w:rPr>
                          <w:rFonts w:ascii="Bookman Old Style" w:hAnsi="Bookman Old Style"/>
                          <w:i/>
                          <w:spacing w:val="5"/>
                          <w:sz w:val="20"/>
                        </w:rPr>
                        <w:t xml:space="preserve">u </w:t>
                      </w:r>
                      <w:r>
                        <w:rPr>
                          <w:rFonts w:ascii="Arial" w:hAnsi="Arial"/>
                          <w:sz w:val="20"/>
                        </w:rPr>
                        <w:t xml:space="preserve">] </w:t>
                      </w:r>
                      <w:r>
                        <w:rPr>
                          <w:rFonts w:ascii="Lucida Sans Unicode" w:hAnsi="Lucida Sans Unicode"/>
                          <w:sz w:val="20"/>
                        </w:rPr>
                        <w:t xml:space="preserve">← </w:t>
                      </w:r>
                      <w:r>
                        <w:rPr>
                          <w:rFonts w:ascii="Bookman Old Style" w:hAnsi="Bookman Old Style"/>
                          <w:i/>
                          <w:sz w:val="20"/>
                        </w:rPr>
                        <w:t xml:space="preserve">v </w:t>
                      </w:r>
                      <w:r>
                        <w:rPr>
                          <w:spacing w:val="-18"/>
                          <w:sz w:val="20"/>
                        </w:rPr>
                        <w:t>;</w:t>
                      </w:r>
                    </w:p>
                  </w:txbxContent>
                </v:textbox>
                <w10:wrap anchorx="page"/>
              </v:shape>
            </w:pict>
          </mc:Fallback>
        </mc:AlternateContent>
      </w:r>
      <w:r w:rsidR="00105EDE">
        <w:rPr>
          <w:rFonts w:ascii="Bookman Old Style"/>
          <w:i/>
          <w:w w:val="110"/>
          <w:sz w:val="14"/>
        </w:rPr>
        <w:t>m</w:t>
      </w:r>
      <w:r w:rsidR="00105EDE">
        <w:rPr>
          <w:rFonts w:ascii="Bookman Old Style"/>
          <w:i/>
          <w:w w:val="110"/>
          <w:sz w:val="14"/>
        </w:rPr>
        <w:tab/>
      </w:r>
      <w:r w:rsidR="00105EDE">
        <w:rPr>
          <w:rFonts w:ascii="Bookman Old Style"/>
          <w:i/>
          <w:w w:val="105"/>
          <w:sz w:val="14"/>
        </w:rPr>
        <w:t>c</w:t>
      </w:r>
    </w:p>
    <w:p w14:paraId="18C4426C" w14:textId="77777777" w:rsidR="00187908" w:rsidRDefault="00105EDE">
      <w:pPr>
        <w:spacing w:line="131" w:lineRule="exact"/>
        <w:ind w:right="3525"/>
        <w:jc w:val="right"/>
        <w:rPr>
          <w:rFonts w:ascii="Bookman Old Style"/>
          <w:i/>
          <w:sz w:val="14"/>
        </w:rPr>
      </w:pPr>
      <w:r>
        <w:rPr>
          <w:rFonts w:ascii="Bookman Old Style"/>
          <w:i/>
          <w:w w:val="97"/>
          <w:sz w:val="14"/>
        </w:rPr>
        <w:t>p</w:t>
      </w:r>
    </w:p>
    <w:p w14:paraId="3C34F477" w14:textId="77777777" w:rsidR="00187908" w:rsidRDefault="00105EDE">
      <w:pPr>
        <w:tabs>
          <w:tab w:val="left" w:pos="2080"/>
          <w:tab w:val="left" w:pos="2611"/>
        </w:tabs>
        <w:spacing w:line="213" w:lineRule="exact"/>
        <w:ind w:left="772"/>
        <w:rPr>
          <w:sz w:val="20"/>
        </w:rPr>
      </w:pPr>
      <w:r>
        <w:rPr>
          <w:b/>
          <w:sz w:val="20"/>
        </w:rPr>
        <w:t>else</w:t>
      </w:r>
      <w:r>
        <w:rPr>
          <w:b/>
          <w:sz w:val="20"/>
        </w:rPr>
        <w:tab/>
      </w:r>
      <w:r>
        <w:rPr>
          <w:w w:val="99"/>
          <w:sz w:val="20"/>
          <w:u w:val="single"/>
        </w:rPr>
        <w:t xml:space="preserve"> </w:t>
      </w:r>
      <w:r>
        <w:rPr>
          <w:sz w:val="20"/>
          <w:u w:val="single"/>
        </w:rPr>
        <w:t xml:space="preserve"> </w:t>
      </w:r>
      <w:r>
        <w:rPr>
          <w:spacing w:val="-6"/>
          <w:sz w:val="20"/>
          <w:u w:val="single"/>
        </w:rPr>
        <w:t xml:space="preserve"> </w:t>
      </w:r>
      <w:r>
        <w:rPr>
          <w:sz w:val="20"/>
        </w:rPr>
        <w:tab/>
      </w:r>
      <w:r>
        <w:rPr>
          <w:w w:val="99"/>
          <w:sz w:val="20"/>
          <w:u w:val="single"/>
        </w:rPr>
        <w:t xml:space="preserve"> </w:t>
      </w:r>
      <w:r>
        <w:rPr>
          <w:spacing w:val="-6"/>
          <w:sz w:val="20"/>
          <w:u w:val="single"/>
        </w:rPr>
        <w:t xml:space="preserve"> </w:t>
      </w:r>
    </w:p>
    <w:p w14:paraId="56933ACB" w14:textId="5783F708" w:rsidR="00187908" w:rsidRDefault="00F51443">
      <w:pPr>
        <w:tabs>
          <w:tab w:val="left" w:pos="3606"/>
        </w:tabs>
        <w:spacing w:line="139" w:lineRule="exact"/>
        <w:ind w:left="1183"/>
        <w:rPr>
          <w:rFonts w:ascii="Bookman Old Style"/>
          <w:i/>
          <w:sz w:val="14"/>
        </w:rPr>
      </w:pPr>
      <w:r>
        <w:rPr>
          <w:noProof/>
          <w:lang w:val="en-IN" w:eastAsia="en-IN" w:bidi="hi-IN"/>
        </w:rPr>
        <mc:AlternateContent>
          <mc:Choice Requires="wps">
            <w:drawing>
              <wp:anchor distT="0" distB="0" distL="114300" distR="114300" simplePos="0" relativeHeight="251758592" behindDoc="0" locked="0" layoutInCell="1" allowOverlap="1" wp14:anchorId="04703BB9" wp14:editId="55090EA7">
                <wp:simplePos x="0" y="0"/>
                <wp:positionH relativeFrom="page">
                  <wp:posOffset>4739005</wp:posOffset>
                </wp:positionH>
                <wp:positionV relativeFrom="paragraph">
                  <wp:posOffset>175260</wp:posOffset>
                </wp:positionV>
                <wp:extent cx="0" cy="0"/>
                <wp:effectExtent l="0" t="0" r="0" b="0"/>
                <wp:wrapNone/>
                <wp:docPr id="367"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F711452" id="Line 366" o:spid="_x0000_s1026" style="position:absolute;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3.15pt,13.8pt" to="373.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E6GgIAAD8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" strokeweight=".14042mm">
                <w10:wrap anchorx="page"/>
              </v:line>
            </w:pict>
          </mc:Fallback>
        </mc:AlternateContent>
      </w:r>
      <w:r>
        <w:rPr>
          <w:noProof/>
          <w:lang w:val="en-IN" w:eastAsia="en-IN" w:bidi="hi-IN"/>
        </w:rPr>
        <mc:AlternateContent>
          <mc:Choice Requires="wps">
            <w:drawing>
              <wp:anchor distT="0" distB="0" distL="114300" distR="114300" simplePos="0" relativeHeight="250031104" behindDoc="1" locked="0" layoutInCell="1" allowOverlap="1" wp14:anchorId="60AFD3BD" wp14:editId="33017FD7">
                <wp:simplePos x="0" y="0"/>
                <wp:positionH relativeFrom="page">
                  <wp:posOffset>4867910</wp:posOffset>
                </wp:positionH>
                <wp:positionV relativeFrom="paragraph">
                  <wp:posOffset>10160</wp:posOffset>
                </wp:positionV>
                <wp:extent cx="1736090" cy="238760"/>
                <wp:effectExtent l="0" t="0" r="0" b="0"/>
                <wp:wrapNone/>
                <wp:docPr id="366"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09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7ABA" w14:textId="77777777" w:rsidR="00121D20" w:rsidRDefault="00121D20">
                            <w:pPr>
                              <w:pStyle w:val="BodyText"/>
                              <w:spacing w:line="272" w:lineRule="exact"/>
                            </w:pPr>
                            <w:r>
                              <w:rPr>
                                <w:rFonts w:ascii="Bookman Old Style" w:hAnsi="Bookman Old Style"/>
                                <w:i/>
                              </w:rPr>
                              <w:t xml:space="preserve">v </w:t>
                            </w:r>
                            <w:r>
                              <w:rPr>
                                <w:rFonts w:ascii="Lucida Sans Unicode" w:hAnsi="Lucida Sans Unicode"/>
                              </w:rPr>
                              <w:t xml:space="preserve">← </w:t>
                            </w:r>
                            <w:r>
                              <w:t>create super vertex(</w:t>
                            </w:r>
                            <w:r>
                              <w:rPr>
                                <w:rFonts w:ascii="Bookman Old Style" w:hAnsi="Bookman Old Style"/>
                                <w:i/>
                              </w:rPr>
                              <w:t>u</w:t>
                            </w:r>
                            <w:r>
                              <w:t xml:space="preserve">, </w:t>
                            </w:r>
                            <w:r>
                              <w:rPr>
                                <w:rFonts w:ascii="Bookman Old Style" w:hAnsi="Bookman Old Style"/>
                                <w:i/>
                              </w:rPr>
                              <w:t xml:space="preserve">v </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AFD3BD" id="Text Box 365" o:spid="_x0000_s1138" type="#_x0000_t202" style="position:absolute;left:0;text-align:left;margin-left:383.3pt;margin-top:.8pt;width:136.7pt;height:18.8pt;z-index:-2532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LkjtA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" filled="f" stroked="f">
                <v:textbox inset="0,0,0,0">
                  <w:txbxContent>
                    <w:p w14:paraId="09E07ABA" w14:textId="77777777" w:rsidR="00121D20" w:rsidRDefault="00121D20">
                      <w:pPr>
                        <w:pStyle w:val="BodyText"/>
                        <w:spacing w:line="272" w:lineRule="exact"/>
                      </w:pPr>
                      <w:r>
                        <w:rPr>
                          <w:rFonts w:ascii="Bookman Old Style" w:hAnsi="Bookman Old Style"/>
                          <w:i/>
                        </w:rPr>
                        <w:t xml:space="preserve">v </w:t>
                      </w:r>
                      <w:r>
                        <w:rPr>
                          <w:rFonts w:ascii="Lucida Sans Unicode" w:hAnsi="Lucida Sans Unicode"/>
                        </w:rPr>
                        <w:t xml:space="preserve">← </w:t>
                      </w:r>
                      <w:r>
                        <w:t>create super vertex(</w:t>
                      </w:r>
                      <w:r>
                        <w:rPr>
                          <w:rFonts w:ascii="Bookman Old Style" w:hAnsi="Bookman Old Style"/>
                          <w:i/>
                        </w:rPr>
                        <w:t>u</w:t>
                      </w:r>
                      <w:r>
                        <w:t xml:space="preserve">, </w:t>
                      </w:r>
                      <w:r>
                        <w:rPr>
                          <w:rFonts w:ascii="Bookman Old Style" w:hAnsi="Bookman Old Style"/>
                          <w:i/>
                        </w:rPr>
                        <w:t xml:space="preserve">v </w:t>
                      </w:r>
                      <w:r>
                        <w:t>);</w:t>
                      </w:r>
                    </w:p>
                  </w:txbxContent>
                </v:textbox>
                <w10:wrap anchorx="page"/>
              </v:shape>
            </w:pict>
          </mc:Fallback>
        </mc:AlternateContent>
      </w:r>
      <w:r w:rsidR="00105EDE">
        <w:rPr>
          <w:rFonts w:ascii="Bookman Old Style"/>
          <w:i/>
          <w:w w:val="105"/>
          <w:sz w:val="14"/>
        </w:rPr>
        <w:t>c</w:t>
      </w:r>
      <w:r w:rsidR="00105EDE">
        <w:rPr>
          <w:rFonts w:ascii="Bookman Old Style"/>
          <w:i/>
          <w:w w:val="105"/>
          <w:sz w:val="14"/>
        </w:rPr>
        <w:tab/>
        <w:t>c</w:t>
      </w:r>
    </w:p>
    <w:p w14:paraId="6943551C" w14:textId="77777777" w:rsidR="00187908" w:rsidRDefault="00105EDE">
      <w:pPr>
        <w:tabs>
          <w:tab w:val="left" w:pos="3599"/>
        </w:tabs>
        <w:spacing w:line="131" w:lineRule="exact"/>
        <w:ind w:left="1176"/>
        <w:rPr>
          <w:rFonts w:ascii="Bookman Old Style"/>
          <w:i/>
          <w:sz w:val="14"/>
        </w:rPr>
      </w:pPr>
      <w:r>
        <w:rPr>
          <w:rFonts w:ascii="Bookman Old Style"/>
          <w:i/>
          <w:w w:val="105"/>
          <w:sz w:val="14"/>
        </w:rPr>
        <w:t>u</w:t>
      </w:r>
      <w:r>
        <w:rPr>
          <w:rFonts w:ascii="Bookman Old Style"/>
          <w:i/>
          <w:w w:val="105"/>
          <w:sz w:val="14"/>
        </w:rPr>
        <w:tab/>
        <w:t>p</w:t>
      </w:r>
    </w:p>
    <w:p w14:paraId="57250B6E" w14:textId="77777777" w:rsidR="00187908" w:rsidRDefault="00105EDE">
      <w:pPr>
        <w:pStyle w:val="Heading1"/>
        <w:spacing w:line="249" w:lineRule="auto"/>
        <w:ind w:left="466" w:right="4549" w:firstLine="306"/>
      </w:pPr>
      <w:r>
        <w:t>end</w:t>
      </w:r>
      <w:r>
        <w:rPr>
          <w:w w:val="99"/>
        </w:rPr>
        <w:t xml:space="preserve"> </w:t>
      </w:r>
      <w:r>
        <w:t>end</w:t>
      </w:r>
    </w:p>
    <w:p w14:paraId="43346941" w14:textId="77777777" w:rsidR="00187908" w:rsidRDefault="00105EDE">
      <w:pPr>
        <w:ind w:left="159"/>
        <w:rPr>
          <w:b/>
          <w:sz w:val="20"/>
        </w:rPr>
      </w:pPr>
      <w:r>
        <w:rPr>
          <w:b/>
          <w:sz w:val="20"/>
        </w:rPr>
        <w:t>end</w:t>
      </w:r>
    </w:p>
    <w:p w14:paraId="4CB6CAD7" w14:textId="77777777" w:rsidR="00187908" w:rsidRDefault="00187908">
      <w:pPr>
        <w:rPr>
          <w:sz w:val="20"/>
        </w:rPr>
        <w:sectPr w:rsidR="00187908">
          <w:type w:val="continuous"/>
          <w:pgSz w:w="12240" w:h="15840"/>
          <w:pgMar w:top="900" w:right="0" w:bottom="280" w:left="820" w:header="720" w:footer="720" w:gutter="0"/>
          <w:cols w:num="2" w:space="720" w:equalWidth="0">
            <w:col w:w="5592" w:space="175"/>
            <w:col w:w="5653"/>
          </w:cols>
        </w:sectPr>
      </w:pPr>
    </w:p>
    <w:p w14:paraId="1B9066FC" w14:textId="262AA5F2" w:rsidR="00187908" w:rsidRDefault="00105EDE">
      <w:pPr>
        <w:pStyle w:val="BodyText"/>
        <w:spacing w:before="12" w:line="232" w:lineRule="auto"/>
        <w:ind w:left="159"/>
        <w:jc w:val="both"/>
      </w:pPr>
      <w:r>
        <w:rPr>
          <w:rFonts w:ascii="Arial"/>
        </w:rPr>
        <w:t>1</w:t>
      </w:r>
      <w:r>
        <w:rPr>
          <w:rFonts w:ascii="Bookman Old Style"/>
          <w:i/>
        </w:rPr>
        <w:t xml:space="preserve">, </w:t>
      </w:r>
      <w:r>
        <w:rPr>
          <w:rFonts w:ascii="Arial"/>
        </w:rPr>
        <w:t xml:space="preserve">4 </w:t>
      </w:r>
      <w:r>
        <w:t xml:space="preserve">belongs to three k-truss communities </w:t>
      </w:r>
      <w:del w:id="683" w:author="Rick" w:date="2019-04-10T12:03:00Z">
        <w:r w:rsidDel="00BE0C14">
          <w:delText xml:space="preserve">which </w:delText>
        </w:r>
      </w:del>
      <w:del w:id="684" w:author="Rick" w:date="2019-04-10T11:43:00Z">
        <w:r w:rsidDel="00F87E60">
          <w:delText xml:space="preserve">is </w:delText>
        </w:r>
      </w:del>
      <w:r>
        <w:rPr>
          <w:spacing w:val="-3"/>
        </w:rPr>
        <w:t xml:space="preserve">denoted </w:t>
      </w:r>
      <w:del w:id="685" w:author="Rick" w:date="2019-04-10T11:43:00Z">
        <w:r w:rsidDel="00F87E60">
          <w:rPr>
            <w:spacing w:val="-3"/>
          </w:rPr>
          <w:delText xml:space="preserve">  </w:delText>
        </w:r>
      </w:del>
      <w:r>
        <w:t xml:space="preserve">as </w:t>
      </w:r>
      <w:r>
        <w:rPr>
          <w:rFonts w:ascii="Bookman Old Style"/>
          <w:i/>
          <w:spacing w:val="3"/>
        </w:rPr>
        <w:t>C</w:t>
      </w:r>
      <w:r>
        <w:rPr>
          <w:rFonts w:ascii="Tahoma"/>
          <w:spacing w:val="3"/>
          <w:vertAlign w:val="subscript"/>
        </w:rPr>
        <w:t>0</w:t>
      </w:r>
      <w:r>
        <w:rPr>
          <w:rFonts w:ascii="Bookman Old Style"/>
          <w:i/>
          <w:spacing w:val="3"/>
        </w:rPr>
        <w:t>, C</w:t>
      </w:r>
      <w:r>
        <w:rPr>
          <w:rFonts w:ascii="Tahoma"/>
          <w:spacing w:val="3"/>
          <w:vertAlign w:val="subscript"/>
        </w:rPr>
        <w:t>1</w:t>
      </w:r>
      <w:r>
        <w:rPr>
          <w:rFonts w:ascii="Bookman Old Style"/>
          <w:i/>
          <w:spacing w:val="3"/>
        </w:rPr>
        <w:t xml:space="preserve">, </w:t>
      </w:r>
      <w:ins w:id="686" w:author="Rick" w:date="2019-04-10T12:04:00Z">
        <w:r w:rsidR="00BE0C14" w:rsidRPr="00BE0C14">
          <w:rPr>
            <w:rFonts w:asciiTheme="majorBidi" w:hAnsiTheme="majorBidi" w:cstheme="majorBidi"/>
            <w:iCs/>
            <w:spacing w:val="3"/>
            <w:rPrChange w:id="687" w:author="Rick" w:date="2019-04-10T12:04:00Z">
              <w:rPr>
                <w:rFonts w:ascii="Bookman Old Style"/>
                <w:iCs/>
                <w:spacing w:val="3"/>
              </w:rPr>
            </w:rPrChange>
          </w:rPr>
          <w:t xml:space="preserve">and </w:t>
        </w:r>
      </w:ins>
      <w:r>
        <w:rPr>
          <w:rFonts w:ascii="Bookman Old Style"/>
          <w:i/>
        </w:rPr>
        <w:t>C</w:t>
      </w:r>
      <w:r>
        <w:rPr>
          <w:rFonts w:ascii="Tahoma"/>
          <w:vertAlign w:val="subscript"/>
        </w:rPr>
        <w:t>3</w:t>
      </w:r>
      <w:r>
        <w:rPr>
          <w:rFonts w:ascii="Tahoma"/>
        </w:rPr>
        <w:t xml:space="preserve"> </w:t>
      </w:r>
      <w:r>
        <w:t xml:space="preserve">in </w:t>
      </w:r>
      <w:hyperlink w:anchor="_bookmark9" w:history="1">
        <w:r>
          <w:t xml:space="preserve">Figure 4. </w:t>
        </w:r>
      </w:hyperlink>
      <w:r>
        <w:t xml:space="preserve">Since </w:t>
      </w:r>
      <w:r>
        <w:rPr>
          <w:rFonts w:ascii="Bookman Old Style"/>
          <w:i/>
        </w:rPr>
        <w:t>C</w:t>
      </w:r>
      <w:r>
        <w:rPr>
          <w:rFonts w:ascii="Tahoma"/>
          <w:vertAlign w:val="subscript"/>
        </w:rPr>
        <w:t>3</w:t>
      </w:r>
      <w:r>
        <w:rPr>
          <w:rFonts w:ascii="Tahoma"/>
        </w:rPr>
        <w:t xml:space="preserve"> </w:t>
      </w:r>
      <w:r>
        <w:t>has the highest trussness of</w:t>
      </w:r>
      <w:r>
        <w:rPr>
          <w:spacing w:val="17"/>
        </w:rPr>
        <w:t xml:space="preserve"> </w:t>
      </w:r>
      <w:r>
        <w:rPr>
          <w:rFonts w:ascii="Arial"/>
        </w:rPr>
        <w:t>5</w:t>
      </w:r>
      <w:r>
        <w:t>,</w:t>
      </w:r>
      <w:r>
        <w:rPr>
          <w:spacing w:val="18"/>
        </w:rPr>
        <w:t xml:space="preserve"> </w:t>
      </w:r>
      <w:r>
        <w:t>edge</w:t>
      </w:r>
      <w:r>
        <w:rPr>
          <w:spacing w:val="18"/>
        </w:rPr>
        <w:t xml:space="preserve"> </w:t>
      </w:r>
      <w:r>
        <w:rPr>
          <w:rFonts w:ascii="Arial"/>
        </w:rPr>
        <w:t>1</w:t>
      </w:r>
      <w:r>
        <w:rPr>
          <w:rFonts w:ascii="Bookman Old Style"/>
          <w:i/>
        </w:rPr>
        <w:t>,</w:t>
      </w:r>
      <w:r>
        <w:rPr>
          <w:rFonts w:ascii="Bookman Old Style"/>
          <w:i/>
          <w:spacing w:val="-28"/>
        </w:rPr>
        <w:t xml:space="preserve"> </w:t>
      </w:r>
      <w:r>
        <w:rPr>
          <w:rFonts w:ascii="Arial"/>
        </w:rPr>
        <w:t>4</w:t>
      </w:r>
      <w:r>
        <w:rPr>
          <w:rFonts w:ascii="Arial"/>
          <w:spacing w:val="13"/>
        </w:rPr>
        <w:t xml:space="preserve"> </w:t>
      </w:r>
      <w:r>
        <w:t>is</w:t>
      </w:r>
      <w:r>
        <w:rPr>
          <w:spacing w:val="18"/>
        </w:rPr>
        <w:t xml:space="preserve"> </w:t>
      </w:r>
      <w:r>
        <w:t>mapped</w:t>
      </w:r>
      <w:r>
        <w:rPr>
          <w:spacing w:val="18"/>
        </w:rPr>
        <w:t xml:space="preserve"> </w:t>
      </w:r>
      <w:r>
        <w:t>to</w:t>
      </w:r>
      <w:r>
        <w:rPr>
          <w:spacing w:val="18"/>
        </w:rPr>
        <w:t xml:space="preserve"> </w:t>
      </w:r>
      <w:r>
        <w:rPr>
          <w:rFonts w:ascii="Bookman Old Style"/>
          <w:i/>
          <w:spacing w:val="3"/>
        </w:rPr>
        <w:t>C</w:t>
      </w:r>
      <w:r>
        <w:rPr>
          <w:rFonts w:ascii="Tahoma"/>
          <w:spacing w:val="3"/>
          <w:vertAlign w:val="subscript"/>
        </w:rPr>
        <w:t>3</w:t>
      </w:r>
      <w:r>
        <w:rPr>
          <w:spacing w:val="3"/>
        </w:rPr>
        <w:t>.</w:t>
      </w:r>
    </w:p>
    <w:p w14:paraId="0DCB92F6" w14:textId="77777777" w:rsidR="00187908" w:rsidRDefault="00105EDE">
      <w:pPr>
        <w:spacing w:line="203" w:lineRule="exact"/>
        <w:ind w:left="159"/>
        <w:rPr>
          <w:b/>
          <w:sz w:val="20"/>
        </w:rPr>
      </w:pPr>
      <w:r>
        <w:br w:type="column"/>
      </w:r>
      <w:r>
        <w:rPr>
          <w:b/>
          <w:sz w:val="14"/>
        </w:rPr>
        <w:t xml:space="preserve">26 </w:t>
      </w:r>
      <w:r>
        <w:rPr>
          <w:b/>
          <w:sz w:val="20"/>
        </w:rPr>
        <w:t>end</w:t>
      </w:r>
    </w:p>
    <w:p w14:paraId="55D1B0CC" w14:textId="77777777" w:rsidR="00187908" w:rsidRDefault="00105EDE">
      <w:pPr>
        <w:spacing w:before="7"/>
        <w:ind w:left="159"/>
        <w:rPr>
          <w:rFonts w:ascii="Bookman Old Style"/>
          <w:i/>
          <w:sz w:val="20"/>
        </w:rPr>
      </w:pPr>
      <w:r>
        <w:rPr>
          <w:b/>
          <w:sz w:val="14"/>
        </w:rPr>
        <w:t xml:space="preserve">27 </w:t>
      </w:r>
      <w:r>
        <w:rPr>
          <w:b/>
          <w:sz w:val="20"/>
        </w:rPr>
        <w:t xml:space="preserve">return </w:t>
      </w:r>
      <w:r>
        <w:rPr>
          <w:rFonts w:ascii="Bookman Old Style"/>
          <w:i/>
          <w:sz w:val="20"/>
        </w:rPr>
        <w:t>tt</w:t>
      </w:r>
      <w:r>
        <w:rPr>
          <w:rFonts w:ascii="Bookman Old Style"/>
          <w:i/>
          <w:sz w:val="20"/>
          <w:vertAlign w:val="superscript"/>
        </w:rPr>
        <w:t>c</w:t>
      </w:r>
      <w:r>
        <w:rPr>
          <w:rFonts w:ascii="Arial"/>
          <w:sz w:val="20"/>
        </w:rPr>
        <w:t>(</w:t>
      </w:r>
      <w:r>
        <w:rPr>
          <w:rFonts w:ascii="Bookman Old Style"/>
          <w:i/>
          <w:sz w:val="20"/>
        </w:rPr>
        <w:t xml:space="preserve">V </w:t>
      </w:r>
      <w:r>
        <w:rPr>
          <w:rFonts w:ascii="Bookman Old Style"/>
          <w:i/>
          <w:sz w:val="20"/>
          <w:vertAlign w:val="superscript"/>
        </w:rPr>
        <w:t>c</w:t>
      </w:r>
      <w:r>
        <w:rPr>
          <w:rFonts w:ascii="Bookman Old Style"/>
          <w:i/>
          <w:sz w:val="20"/>
        </w:rPr>
        <w:t>, E</w:t>
      </w:r>
      <w:r>
        <w:rPr>
          <w:rFonts w:ascii="Bookman Old Style"/>
          <w:i/>
          <w:sz w:val="20"/>
          <w:vertAlign w:val="superscript"/>
        </w:rPr>
        <w:t>c</w:t>
      </w:r>
      <w:r>
        <w:rPr>
          <w:rFonts w:ascii="Arial"/>
          <w:sz w:val="20"/>
        </w:rPr>
        <w:t>)</w:t>
      </w:r>
      <w:r>
        <w:rPr>
          <w:i/>
          <w:sz w:val="20"/>
        </w:rPr>
        <w:t xml:space="preserve">, </w:t>
      </w:r>
      <w:r>
        <w:rPr>
          <w:rFonts w:ascii="Bookman Old Style"/>
          <w:i/>
          <w:sz w:val="20"/>
        </w:rPr>
        <w:t>H</w:t>
      </w:r>
    </w:p>
    <w:p w14:paraId="68785C3F" w14:textId="77777777" w:rsidR="00187908" w:rsidRDefault="00187908">
      <w:pPr>
        <w:pStyle w:val="BodyText"/>
        <w:spacing w:before="6"/>
        <w:rPr>
          <w:rFonts w:ascii="Bookman Old Style"/>
          <w:i/>
          <w:sz w:val="5"/>
        </w:rPr>
      </w:pPr>
    </w:p>
    <w:p w14:paraId="6C77CA6E" w14:textId="06DB1144" w:rsidR="00187908" w:rsidRDefault="00F51443">
      <w:pPr>
        <w:pStyle w:val="BodyText"/>
        <w:spacing w:line="20" w:lineRule="exact"/>
        <w:ind w:left="191"/>
        <w:rPr>
          <w:rFonts w:ascii="Bookman Old Style"/>
          <w:sz w:val="2"/>
        </w:rPr>
      </w:pPr>
      <w:r>
        <w:rPr>
          <w:rFonts w:ascii="Bookman Old Style"/>
          <w:noProof/>
          <w:sz w:val="2"/>
          <w:lang w:val="en-IN" w:eastAsia="en-IN" w:bidi="hi-IN"/>
        </w:rPr>
        <mc:AlternateContent>
          <mc:Choice Requires="wpg">
            <w:drawing>
              <wp:inline distT="0" distB="0" distL="0" distR="0" wp14:anchorId="545AE7F4" wp14:editId="17C8A127">
                <wp:extent cx="3188970" cy="10160"/>
                <wp:effectExtent l="13970" t="6985" r="6985" b="1905"/>
                <wp:docPr id="364"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0160"/>
                          <a:chOff x="0" y="0"/>
                          <a:chExt cx="5022" cy="16"/>
                        </a:xfrm>
                      </wpg:grpSpPr>
                      <wps:wsp>
                        <wps:cNvPr id="365" name="Line 364"/>
                        <wps:cNvCnPr>
                          <a:cxnSpLocks noChangeShapeType="1"/>
                        </wps:cNvCnPr>
                        <wps:spPr bwMode="auto">
                          <a:xfrm>
                            <a:off x="0" y="8"/>
                            <a:ext cx="5021"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DCE3436" id="Group 363" o:spid="_x0000_s1026" style="width:251.1pt;height:.8pt;mso-position-horizontal-relative:char;mso-position-vertical-relative:line" coordsize="50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">
                <v:line id="Line 364" o:spid="_x0000_s1027" style="position:absolute;visibility:visible;mso-wrap-style:square" from="0,8" to="5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" strokeweight=".28117mm"/>
                <w10:anchorlock/>
              </v:group>
            </w:pict>
          </mc:Fallback>
        </mc:AlternateContent>
      </w:r>
    </w:p>
    <w:p w14:paraId="4A9DCD3B" w14:textId="77777777" w:rsidR="00187908" w:rsidRDefault="00187908">
      <w:pPr>
        <w:spacing w:line="20" w:lineRule="exact"/>
        <w:rPr>
          <w:rFonts w:ascii="Bookman Old Style"/>
          <w:sz w:val="2"/>
        </w:rPr>
        <w:sectPr w:rsidR="00187908">
          <w:type w:val="continuous"/>
          <w:pgSz w:w="12240" w:h="15840"/>
          <w:pgMar w:top="900" w:right="0" w:bottom="280" w:left="820" w:header="720" w:footer="720" w:gutter="0"/>
          <w:cols w:num="2" w:space="720" w:equalWidth="0">
            <w:col w:w="5181" w:space="40"/>
            <w:col w:w="6199"/>
          </w:cols>
        </w:sectPr>
      </w:pPr>
    </w:p>
    <w:p w14:paraId="22D7203C" w14:textId="3C4B1C96" w:rsidR="00187908" w:rsidDel="00BE0C14" w:rsidRDefault="00F51443">
      <w:pPr>
        <w:pStyle w:val="BodyText"/>
        <w:tabs>
          <w:tab w:val="left" w:pos="4571"/>
        </w:tabs>
        <w:spacing w:line="233" w:lineRule="exact"/>
        <w:ind w:left="358"/>
        <w:rPr>
          <w:del w:id="688" w:author="Rick" w:date="2019-04-10T12:04:00Z"/>
        </w:rPr>
      </w:pPr>
      <w:r>
        <w:rPr>
          <w:noProof/>
          <w:lang w:val="en-IN" w:eastAsia="en-IN" w:bidi="hi-IN"/>
        </w:rPr>
        <mc:AlternateContent>
          <mc:Choice Requires="wps">
            <w:drawing>
              <wp:anchor distT="0" distB="0" distL="114300" distR="114300" simplePos="0" relativeHeight="250019840" behindDoc="1" locked="0" layoutInCell="1" allowOverlap="1" wp14:anchorId="04E10887" wp14:editId="52D479A2">
                <wp:simplePos x="0" y="0"/>
                <wp:positionH relativeFrom="page">
                  <wp:posOffset>3185795</wp:posOffset>
                </wp:positionH>
                <wp:positionV relativeFrom="paragraph">
                  <wp:posOffset>88265</wp:posOffset>
                </wp:positionV>
                <wp:extent cx="196850" cy="88900"/>
                <wp:effectExtent l="0" t="0" r="0" b="0"/>
                <wp:wrapNone/>
                <wp:docPr id="363"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0F8" w14:textId="77777777" w:rsidR="00121D20" w:rsidRDefault="00121D20">
                            <w:pPr>
                              <w:spacing w:line="137" w:lineRule="exact"/>
                              <w:rPr>
                                <w:rFonts w:ascii="Bookman Old Style"/>
                                <w:i/>
                                <w:sz w:val="14"/>
                              </w:rPr>
                            </w:pPr>
                            <w:r>
                              <w:rPr>
                                <w:rFonts w:ascii="Bookman Old Style"/>
                                <w:i/>
                                <w:w w:val="95"/>
                                <w:sz w:val="14"/>
                              </w:rPr>
                              <w:t>seed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E10887" id="Text Box 362" o:spid="_x0000_s1139" type="#_x0000_t202" style="position:absolute;left:0;text-align:left;margin-left:250.85pt;margin-top:6.95pt;width:15.5pt;height:7pt;z-index:-2532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LeBswIAALM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" filled="f" stroked="f">
                <v:textbox inset="0,0,0,0">
                  <w:txbxContent>
                    <w:p w14:paraId="7FC4B0F8" w14:textId="77777777" w:rsidR="00121D20" w:rsidRDefault="00121D20">
                      <w:pPr>
                        <w:spacing w:line="137" w:lineRule="exact"/>
                        <w:rPr>
                          <w:rFonts w:ascii="Bookman Old Style"/>
                          <w:i/>
                          <w:sz w:val="14"/>
                        </w:rPr>
                      </w:pPr>
                      <w:r>
                        <w:rPr>
                          <w:rFonts w:ascii="Bookman Old Style"/>
                          <w:i/>
                          <w:w w:val="95"/>
                          <w:sz w:val="14"/>
                        </w:rPr>
                        <w:t>seed</w:t>
                      </w:r>
                    </w:p>
                  </w:txbxContent>
                </v:textbox>
                <w10:wrap anchorx="page"/>
              </v:shape>
            </w:pict>
          </mc:Fallback>
        </mc:AlternateContent>
      </w:r>
      <w:r w:rsidR="00105EDE">
        <w:t>When the traversal algorithm reaches a</w:t>
      </w:r>
      <w:r w:rsidR="00105EDE">
        <w:rPr>
          <w:spacing w:val="25"/>
        </w:rPr>
        <w:t xml:space="preserve"> </w:t>
      </w:r>
      <w:r w:rsidR="00105EDE">
        <w:t>vertex</w:t>
      </w:r>
      <w:r w:rsidR="00105EDE">
        <w:rPr>
          <w:spacing w:val="4"/>
        </w:rPr>
        <w:t xml:space="preserve"> </w:t>
      </w:r>
      <w:r w:rsidR="00105EDE">
        <w:rPr>
          <w:rFonts w:ascii="Bookman Old Style"/>
          <w:i/>
          <w:spacing w:val="3"/>
        </w:rPr>
        <w:t>v</w:t>
      </w:r>
      <w:r w:rsidR="00105EDE">
        <w:rPr>
          <w:rFonts w:ascii="Bookman Old Style"/>
          <w:i/>
          <w:spacing w:val="3"/>
          <w:vertAlign w:val="superscript"/>
        </w:rPr>
        <w:t>m</w:t>
      </w:r>
      <w:r w:rsidR="00105EDE">
        <w:rPr>
          <w:rFonts w:ascii="Bookman Old Style"/>
          <w:i/>
          <w:spacing w:val="3"/>
        </w:rPr>
        <w:tab/>
      </w:r>
      <w:r w:rsidR="00105EDE">
        <w:t>belong-</w:t>
      </w:r>
    </w:p>
    <w:p w14:paraId="31FC626F" w14:textId="77777777" w:rsidR="00187908" w:rsidRDefault="00187908">
      <w:pPr>
        <w:pStyle w:val="BodyText"/>
        <w:tabs>
          <w:tab w:val="left" w:pos="4571"/>
        </w:tabs>
        <w:spacing w:line="233" w:lineRule="exact"/>
        <w:ind w:left="358"/>
        <w:sectPr w:rsidR="00187908">
          <w:type w:val="continuous"/>
          <w:pgSz w:w="12240" w:h="15840"/>
          <w:pgMar w:top="900" w:right="0" w:bottom="280" w:left="820" w:header="720" w:footer="720" w:gutter="0"/>
          <w:cols w:space="720"/>
        </w:sectPr>
        <w:pPrChange w:id="689" w:author="Rick" w:date="2019-04-10T12:04:00Z">
          <w:pPr>
            <w:spacing w:line="233" w:lineRule="exact"/>
          </w:pPr>
        </w:pPrChange>
      </w:pPr>
    </w:p>
    <w:p w14:paraId="3A58FE7D" w14:textId="60B50DF1" w:rsidR="00187908" w:rsidRDefault="00F51443">
      <w:pPr>
        <w:pStyle w:val="BodyText"/>
        <w:spacing w:before="6" w:line="244" w:lineRule="auto"/>
        <w:jc w:val="both"/>
        <w:pPrChange w:id="690" w:author="Rick" w:date="2019-04-10T12:04:00Z">
          <w:pPr>
            <w:pStyle w:val="BodyText"/>
            <w:spacing w:before="6" w:line="244" w:lineRule="auto"/>
            <w:ind w:left="159"/>
            <w:jc w:val="both"/>
          </w:pPr>
        </w:pPrChange>
      </w:pPr>
      <w:r>
        <w:rPr>
          <w:noProof/>
          <w:lang w:val="en-IN" w:eastAsia="en-IN" w:bidi="hi-IN"/>
        </w:rPr>
        <mc:AlternateContent>
          <mc:Choice Requires="wps">
            <w:drawing>
              <wp:anchor distT="0" distB="0" distL="114300" distR="114300" simplePos="0" relativeHeight="250022912" behindDoc="1" locked="0" layoutInCell="1" allowOverlap="1" wp14:anchorId="4810E475" wp14:editId="68A52483">
                <wp:simplePos x="0" y="0"/>
                <wp:positionH relativeFrom="page">
                  <wp:posOffset>2032635</wp:posOffset>
                </wp:positionH>
                <wp:positionV relativeFrom="paragraph">
                  <wp:posOffset>998220</wp:posOffset>
                </wp:positionV>
                <wp:extent cx="52705" cy="88900"/>
                <wp:effectExtent l="0" t="0" r="0" b="0"/>
                <wp:wrapNone/>
                <wp:docPr id="362"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E61F1" w14:textId="77777777" w:rsidR="00121D20" w:rsidRDefault="00121D20">
                            <w:pPr>
                              <w:spacing w:line="137" w:lineRule="exact"/>
                              <w:rPr>
                                <w:rFonts w:ascii="Bookman Old Style"/>
                                <w:i/>
                                <w:sz w:val="14"/>
                              </w:rPr>
                            </w:pPr>
                            <w:r>
                              <w:rPr>
                                <w:rFonts w:ascii="Bookman Old Style"/>
                                <w:i/>
                                <w:w w:val="97"/>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10E475" id="Text Box 361" o:spid="_x0000_s1140" type="#_x0000_t202" style="position:absolute;left:0;text-align:left;margin-left:160.05pt;margin-top:78.6pt;width:4.15pt;height:7pt;z-index:-2532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UgtAIAALI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" filled="f" stroked="f">
                <v:textbox inset="0,0,0,0">
                  <w:txbxContent>
                    <w:p w14:paraId="439E61F1" w14:textId="77777777" w:rsidR="00121D20" w:rsidRDefault="00121D20">
                      <w:pPr>
                        <w:spacing w:line="137" w:lineRule="exact"/>
                        <w:rPr>
                          <w:rFonts w:ascii="Bookman Old Style"/>
                          <w:i/>
                          <w:sz w:val="14"/>
                        </w:rPr>
                      </w:pPr>
                      <w:r>
                        <w:rPr>
                          <w:rFonts w:ascii="Bookman Old Style"/>
                          <w:i/>
                          <w:w w:val="97"/>
                          <w:sz w:val="14"/>
                        </w:rPr>
                        <w:t>p</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23936" behindDoc="1" locked="0" layoutInCell="1" allowOverlap="1" wp14:anchorId="4B1925EF" wp14:editId="61059DA3">
                <wp:simplePos x="0" y="0"/>
                <wp:positionH relativeFrom="page">
                  <wp:posOffset>2902585</wp:posOffset>
                </wp:positionH>
                <wp:positionV relativeFrom="paragraph">
                  <wp:posOffset>1301750</wp:posOffset>
                </wp:positionV>
                <wp:extent cx="52705" cy="88900"/>
                <wp:effectExtent l="0" t="0" r="0" b="0"/>
                <wp:wrapNone/>
                <wp:docPr id="361"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BB94D" w14:textId="77777777" w:rsidR="00121D20" w:rsidRDefault="00121D20">
                            <w:pPr>
                              <w:spacing w:line="137" w:lineRule="exact"/>
                              <w:rPr>
                                <w:rFonts w:ascii="Bookman Old Style"/>
                                <w:i/>
                                <w:sz w:val="14"/>
                              </w:rPr>
                            </w:pPr>
                            <w:r>
                              <w:rPr>
                                <w:rFonts w:ascii="Bookman Old Style"/>
                                <w:i/>
                                <w:w w:val="97"/>
                                <w:sz w:val="14"/>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1925EF" id="Text Box 360" o:spid="_x0000_s1141" type="#_x0000_t202" style="position:absolute;left:0;text-align:left;margin-left:228.55pt;margin-top:102.5pt;width:4.15pt;height:7pt;z-index:-2532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E7tQ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" filled="f" stroked="f">
                <v:textbox inset="0,0,0,0">
                  <w:txbxContent>
                    <w:p w14:paraId="26ABB94D" w14:textId="77777777" w:rsidR="00121D20" w:rsidRDefault="00121D20">
                      <w:pPr>
                        <w:spacing w:line="137" w:lineRule="exact"/>
                        <w:rPr>
                          <w:rFonts w:ascii="Bookman Old Style"/>
                          <w:i/>
                          <w:sz w:val="14"/>
                        </w:rPr>
                      </w:pPr>
                      <w:r>
                        <w:rPr>
                          <w:rFonts w:ascii="Bookman Old Style"/>
                          <w:i/>
                          <w:w w:val="97"/>
                          <w:sz w:val="14"/>
                        </w:rPr>
                        <w:t>p</w:t>
                      </w:r>
                    </w:p>
                  </w:txbxContent>
                </v:textbox>
                <w10:wrap anchorx="page"/>
              </v:shape>
            </w:pict>
          </mc:Fallback>
        </mc:AlternateContent>
      </w:r>
      <w:r w:rsidR="00105EDE">
        <w:t>ing to a new connected component, it first create</w:t>
      </w:r>
      <w:ins w:id="691" w:author="Rick" w:date="2019-04-10T12:04:00Z">
        <w:r w:rsidR="00BE0C14">
          <w:t>s</w:t>
        </w:r>
      </w:ins>
      <w:r w:rsidR="00105EDE">
        <w:t xml:space="preserve"> a new </w:t>
      </w:r>
      <w:r w:rsidR="00105EDE">
        <w:rPr>
          <w:spacing w:val="-3"/>
        </w:rPr>
        <w:t>super-</w:t>
      </w:r>
      <w:del w:id="692" w:author="Rick" w:date="2019-04-10T12:04:00Z">
        <w:r w:rsidR="00105EDE" w:rsidDel="00BE0C14">
          <w:rPr>
            <w:spacing w:val="-3"/>
          </w:rPr>
          <w:delText xml:space="preserve"> </w:delText>
        </w:r>
      </w:del>
      <w:r w:rsidR="00105EDE">
        <w:t xml:space="preserve">vertex in </w:t>
      </w:r>
      <w:r w:rsidR="00105EDE">
        <w:rPr>
          <w:rFonts w:ascii="Bookman Old Style"/>
          <w:i/>
        </w:rPr>
        <w:t>tt</w:t>
      </w:r>
      <w:r w:rsidR="00105EDE">
        <w:rPr>
          <w:rFonts w:ascii="Bookman Old Style"/>
          <w:i/>
          <w:vertAlign w:val="superscript"/>
        </w:rPr>
        <w:t>c</w:t>
      </w:r>
      <w:r w:rsidR="00105EDE">
        <w:rPr>
          <w:rFonts w:ascii="Bookman Old Style"/>
          <w:i/>
        </w:rPr>
        <w:t xml:space="preserve"> </w:t>
      </w:r>
      <w:r w:rsidR="00105EDE">
        <w:t>and use</w:t>
      </w:r>
      <w:ins w:id="693" w:author="Rick" w:date="2019-04-10T12:05:00Z">
        <w:r w:rsidR="00BE0C14">
          <w:t>s</w:t>
        </w:r>
      </w:ins>
      <w:r w:rsidR="00105EDE">
        <w:t xml:space="preserve"> it as a start</w:t>
      </w:r>
      <w:ins w:id="694" w:author="Rick" w:date="2019-04-10T12:05:00Z">
        <w:r w:rsidR="00BE0C14">
          <w:t>ing</w:t>
        </w:r>
      </w:ins>
      <w:r w:rsidR="00105EDE">
        <w:t xml:space="preserve"> point to build a new </w:t>
      </w:r>
      <w:r w:rsidR="00105EDE">
        <w:rPr>
          <w:spacing w:val="-6"/>
        </w:rPr>
        <w:t xml:space="preserve">tree </w:t>
      </w:r>
      <w:del w:id="695" w:author="Rick" w:date="2019-04-10T12:05:00Z">
        <w:r w:rsidR="00105EDE" w:rsidDel="00BE0C14">
          <w:rPr>
            <w:spacing w:val="-6"/>
          </w:rPr>
          <w:delText xml:space="preserve">        </w:delText>
        </w:r>
      </w:del>
      <w:r w:rsidR="00105EDE">
        <w:t xml:space="preserve">in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Note that this start</w:t>
      </w:r>
      <w:ins w:id="696" w:author="Rick" w:date="2019-04-10T12:05:00Z">
        <w:r w:rsidR="00BE0C14">
          <w:t>ing</w:t>
        </w:r>
      </w:ins>
      <w:r w:rsidR="00105EDE">
        <w:t xml:space="preserve"> point is not necessarily the root </w:t>
      </w:r>
      <w:r w:rsidR="00105EDE">
        <w:rPr>
          <w:spacing w:val="-11"/>
        </w:rPr>
        <w:t xml:space="preserve">of </w:t>
      </w:r>
      <w:r w:rsidR="00105EDE">
        <w:t xml:space="preserve">the new tree. </w:t>
      </w:r>
      <w:del w:id="697" w:author="Rick" w:date="2019-04-10T12:05:00Z">
        <w:r w:rsidR="00105EDE" w:rsidDel="00BE0C14">
          <w:delText>After that</w:delText>
        </w:r>
      </w:del>
      <w:ins w:id="698" w:author="Rick" w:date="2019-04-10T12:05:00Z">
        <w:r w:rsidR="00BE0C14">
          <w:t>Thereafter</w:t>
        </w:r>
      </w:ins>
      <w:r w:rsidR="00105EDE">
        <w:t xml:space="preserve">, for an arbitrary vertex </w:t>
      </w:r>
      <w:r w:rsidR="00105EDE">
        <w:rPr>
          <w:rFonts w:ascii="Bookman Old Style"/>
          <w:i/>
        </w:rPr>
        <w:t>u</w:t>
      </w:r>
      <w:r w:rsidR="00105EDE">
        <w:rPr>
          <w:rFonts w:ascii="Bookman Old Style"/>
          <w:i/>
          <w:vertAlign w:val="superscript"/>
        </w:rPr>
        <w:t>m</w:t>
      </w:r>
      <w:r w:rsidR="00105EDE">
        <w:rPr>
          <w:rFonts w:ascii="Bookman Old Style"/>
          <w:i/>
        </w:rPr>
        <w:t xml:space="preserve"> </w:t>
      </w:r>
      <w:r w:rsidR="00105EDE">
        <w:t xml:space="preserve">from </w:t>
      </w:r>
      <w:r w:rsidR="00105EDE">
        <w:rPr>
          <w:spacing w:val="-12"/>
        </w:rPr>
        <w:t xml:space="preserve">the </w:t>
      </w:r>
      <w:r w:rsidR="00105EDE">
        <w:t xml:space="preserve">same connected component that has been discovered by </w:t>
      </w:r>
      <w:r w:rsidR="00105EDE">
        <w:rPr>
          <w:spacing w:val="-5"/>
        </w:rPr>
        <w:t xml:space="preserve">the </w:t>
      </w:r>
      <w:r w:rsidR="00105EDE">
        <w:t xml:space="preserve">BFS, assuming its parent vertex during the search is </w:t>
      </w:r>
      <w:r w:rsidR="00105EDE">
        <w:rPr>
          <w:rFonts w:ascii="Bookman Old Style"/>
          <w:i/>
        </w:rPr>
        <w:t>p</w:t>
      </w:r>
      <w:r w:rsidR="00105EDE">
        <w:rPr>
          <w:rFonts w:ascii="Bookman Old Style"/>
          <w:i/>
          <w:vertAlign w:val="superscript"/>
        </w:rPr>
        <w:t>m</w:t>
      </w:r>
      <w:r w:rsidR="00105EDE">
        <w:rPr>
          <w:rFonts w:ascii="Bookman Old Style"/>
          <w:i/>
        </w:rPr>
        <w:t xml:space="preserve"> </w:t>
      </w:r>
      <w:ins w:id="699" w:author="Rick" w:date="2019-04-10T12:05:00Z">
        <w:r w:rsidR="00BE0C14">
          <w:rPr>
            <w:rFonts w:ascii="Bookman Old Style"/>
            <w:iCs/>
          </w:rPr>
          <w:t>(</w:t>
        </w:r>
      </w:ins>
      <w:del w:id="700" w:author="Rick" w:date="2019-04-10T12:05:00Z">
        <w:r w:rsidR="00105EDE" w:rsidDel="00BE0C14">
          <w:rPr>
            <w:spacing w:val="-12"/>
          </w:rPr>
          <w:delText xml:space="preserve">and </w:delText>
        </w:r>
        <w:r w:rsidR="00105EDE" w:rsidDel="00BE0C14">
          <w:rPr>
            <w:rFonts w:ascii="Bookman Old Style"/>
            <w:i/>
          </w:rPr>
          <w:delText>p</w:delText>
        </w:r>
        <w:r w:rsidR="00105EDE" w:rsidDel="00BE0C14">
          <w:rPr>
            <w:rFonts w:ascii="Bookman Old Style"/>
            <w:i/>
            <w:vertAlign w:val="superscript"/>
          </w:rPr>
          <w:delText>m</w:delText>
        </w:r>
      </w:del>
      <w:ins w:id="701" w:author="Rick" w:date="2019-04-10T12:05:00Z">
        <w:r w:rsidR="00BE0C14">
          <w:rPr>
            <w:spacing w:val="-12"/>
          </w:rPr>
          <w:t>which</w:t>
        </w:r>
      </w:ins>
      <w:r w:rsidR="00105EDE">
        <w:rPr>
          <w:rFonts w:ascii="Bookman Old Style"/>
          <w:i/>
        </w:rPr>
        <w:t xml:space="preserve"> </w:t>
      </w:r>
      <w:r w:rsidR="00105EDE">
        <w:t xml:space="preserve">has been mapped to </w:t>
      </w:r>
      <w:del w:id="702" w:author="Rick" w:date="2019-04-10T12:05:00Z">
        <w:r w:rsidR="00105EDE" w:rsidDel="00BE0C14">
          <w:delText xml:space="preserve"> </w:delText>
        </w:r>
      </w:del>
      <w:r w:rsidR="00105EDE">
        <w:rPr>
          <w:rFonts w:ascii="Bookman Old Style"/>
          <w:i/>
          <w:spacing w:val="3"/>
        </w:rPr>
        <w:t>v</w:t>
      </w:r>
      <w:r w:rsidR="00105EDE">
        <w:rPr>
          <w:rFonts w:ascii="Bookman Old Style"/>
          <w:i/>
          <w:spacing w:val="3"/>
          <w:vertAlign w:val="superscript"/>
        </w:rPr>
        <w:t>c</w:t>
      </w:r>
      <w:r w:rsidR="00105EDE">
        <w:rPr>
          <w:rFonts w:ascii="Bookman Old Style"/>
          <w:i/>
          <w:spacing w:val="3"/>
        </w:rPr>
        <w:t xml:space="preserve"> </w:t>
      </w:r>
      <w:r w:rsidR="00105EDE">
        <w:t>already</w:t>
      </w:r>
      <w:ins w:id="703" w:author="Rick" w:date="2019-04-10T12:06:00Z">
        <w:r w:rsidR="00BE0C14">
          <w:t>)</w:t>
        </w:r>
      </w:ins>
      <w:r w:rsidR="00105EDE">
        <w:t xml:space="preserve">, </w:t>
      </w:r>
      <w:del w:id="704" w:author="Rick" w:date="2019-04-10T12:06:00Z">
        <w:r w:rsidR="00105EDE" w:rsidDel="00BE0C14">
          <w:delText xml:space="preserve"> </w:delText>
        </w:r>
      </w:del>
      <w:r w:rsidR="00105EDE">
        <w:rPr>
          <w:rFonts w:ascii="Bookman Old Style"/>
          <w:i/>
        </w:rPr>
        <w:t>u</w:t>
      </w:r>
      <w:r w:rsidR="00105EDE">
        <w:rPr>
          <w:rFonts w:ascii="Bookman Old Style"/>
          <w:i/>
          <w:vertAlign w:val="superscript"/>
        </w:rPr>
        <w:t>m</w:t>
      </w:r>
      <w:r w:rsidR="00105EDE">
        <w:rPr>
          <w:rFonts w:ascii="Bookman Old Style"/>
          <w:i/>
        </w:rPr>
        <w:t xml:space="preserve"> </w:t>
      </w:r>
      <w:r w:rsidR="00105EDE">
        <w:t xml:space="preserve">will </w:t>
      </w:r>
      <w:del w:id="705" w:author="Rick" w:date="2019-04-10T12:06:00Z">
        <w:r w:rsidR="00105EDE" w:rsidDel="00BE0C14">
          <w:delText xml:space="preserve"> </w:delText>
        </w:r>
      </w:del>
      <w:r w:rsidR="00105EDE">
        <w:t xml:space="preserve">be </w:t>
      </w:r>
      <w:del w:id="706" w:author="Rick" w:date="2019-04-10T12:06:00Z">
        <w:r w:rsidR="00105EDE" w:rsidDel="00BE0C14">
          <w:delText xml:space="preserve"> </w:delText>
        </w:r>
      </w:del>
      <w:r w:rsidR="00105EDE">
        <w:t xml:space="preserve">mapped </w:t>
      </w:r>
      <w:del w:id="707" w:author="Rick" w:date="2019-04-10T12:06:00Z">
        <w:r w:rsidR="00105EDE" w:rsidDel="00BE0C14">
          <w:delText xml:space="preserve"> </w:delText>
        </w:r>
        <w:r w:rsidR="00105EDE" w:rsidDel="00BE0C14">
          <w:rPr>
            <w:spacing w:val="-32"/>
          </w:rPr>
          <w:delText xml:space="preserve">to </w:delText>
        </w:r>
      </w:del>
      <w:r w:rsidR="00105EDE">
        <w:rPr>
          <w:spacing w:val="-32"/>
        </w:rPr>
        <w:t xml:space="preserve"> </w:t>
      </w:r>
      <w:del w:id="708" w:author="Rick" w:date="2019-04-10T12:06:00Z">
        <w:r w:rsidR="00105EDE" w:rsidDel="00BE0C14">
          <w:delText>a</w:delText>
        </w:r>
      </w:del>
      <w:ins w:id="709" w:author="Rick" w:date="2019-04-10T12:06:00Z">
        <w:r w:rsidR="00BE0C14">
          <w:t>on a</w:t>
        </w:r>
      </w:ins>
      <w:r w:rsidR="00105EDE">
        <w:t xml:space="preserve">n existing vertex or a new vertex in </w:t>
      </w:r>
      <w:r w:rsidR="00105EDE">
        <w:rPr>
          <w:rFonts w:ascii="Bookman Old Style"/>
          <w:i/>
        </w:rPr>
        <w:t>tt</w:t>
      </w:r>
      <w:r w:rsidR="00105EDE">
        <w:rPr>
          <w:rFonts w:ascii="Bookman Old Style"/>
          <w:i/>
          <w:vertAlign w:val="superscript"/>
        </w:rPr>
        <w:t>c</w:t>
      </w:r>
      <w:r w:rsidR="00105EDE">
        <w:rPr>
          <w:rFonts w:ascii="Bookman Old Style"/>
          <w:i/>
        </w:rPr>
        <w:t xml:space="preserve"> </w:t>
      </w:r>
      <w:r w:rsidR="00105EDE">
        <w:t xml:space="preserve">depending on </w:t>
      </w:r>
      <w:r w:rsidR="00105EDE">
        <w:rPr>
          <w:spacing w:val="-8"/>
        </w:rPr>
        <w:t xml:space="preserve">the </w:t>
      </w:r>
      <w:r w:rsidR="00105EDE">
        <w:t xml:space="preserve">relations of the weight of the super-vertex </w:t>
      </w:r>
      <w:r w:rsidR="00105EDE">
        <w:rPr>
          <w:rFonts w:ascii="Bookman Old Style"/>
          <w:i/>
          <w:spacing w:val="3"/>
        </w:rPr>
        <w:t>v</w:t>
      </w:r>
      <w:r w:rsidR="00105EDE">
        <w:rPr>
          <w:rFonts w:ascii="Bookman Old Style"/>
          <w:i/>
          <w:spacing w:val="3"/>
          <w:vertAlign w:val="superscript"/>
        </w:rPr>
        <w:t>c</w:t>
      </w:r>
      <w:r w:rsidR="00105EDE">
        <w:rPr>
          <w:rFonts w:ascii="Bookman Old Style"/>
          <w:i/>
          <w:spacing w:val="3"/>
        </w:rPr>
        <w:t xml:space="preserve"> </w:t>
      </w:r>
      <w:r w:rsidR="00105EDE">
        <w:t xml:space="preserve">and its </w:t>
      </w:r>
      <w:r w:rsidR="00105EDE">
        <w:rPr>
          <w:spacing w:val="-3"/>
        </w:rPr>
        <w:t xml:space="preserve">ancestor </w:t>
      </w:r>
      <w:r w:rsidR="00105EDE">
        <w:t xml:space="preserve">in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 xml:space="preserve">the weight of the edge </w:t>
      </w:r>
      <w:r w:rsidR="00105EDE">
        <w:rPr>
          <w:rFonts w:ascii="Arial"/>
          <w:spacing w:val="2"/>
        </w:rPr>
        <w:t>(</w:t>
      </w:r>
      <w:r w:rsidR="00105EDE">
        <w:rPr>
          <w:rFonts w:ascii="Bookman Old Style"/>
          <w:i/>
          <w:spacing w:val="2"/>
        </w:rPr>
        <w:t>p</w:t>
      </w:r>
      <w:r w:rsidR="00105EDE">
        <w:rPr>
          <w:rFonts w:ascii="Bookman Old Style"/>
          <w:i/>
          <w:spacing w:val="2"/>
          <w:vertAlign w:val="superscript"/>
        </w:rPr>
        <w:t>m</w:t>
      </w:r>
      <w:r w:rsidR="00105EDE">
        <w:rPr>
          <w:rFonts w:ascii="Bookman Old Style"/>
          <w:i/>
          <w:spacing w:val="2"/>
        </w:rPr>
        <w:t xml:space="preserve">, </w:t>
      </w:r>
      <w:r w:rsidR="00105EDE">
        <w:rPr>
          <w:rFonts w:ascii="Bookman Old Style"/>
          <w:i/>
          <w:spacing w:val="3"/>
        </w:rPr>
        <w:t>u</w:t>
      </w:r>
      <w:r w:rsidR="00105EDE">
        <w:rPr>
          <w:rFonts w:ascii="Bookman Old Style"/>
          <w:i/>
          <w:spacing w:val="3"/>
          <w:vertAlign w:val="superscript"/>
        </w:rPr>
        <w:t>m</w:t>
      </w:r>
      <w:r w:rsidR="00105EDE">
        <w:rPr>
          <w:rFonts w:ascii="Arial"/>
          <w:spacing w:val="3"/>
        </w:rPr>
        <w:t>)</w:t>
      </w:r>
      <w:ins w:id="710" w:author="Rick" w:date="2019-04-10T12:06:00Z">
        <w:r w:rsidR="00BE0C14">
          <w:rPr>
            <w:rFonts w:ascii="Arial"/>
            <w:spacing w:val="3"/>
          </w:rPr>
          <w:t>,</w:t>
        </w:r>
      </w:ins>
      <w:r w:rsidR="00105EDE">
        <w:rPr>
          <w:rFonts w:ascii="Arial"/>
          <w:spacing w:val="3"/>
        </w:rPr>
        <w:t xml:space="preserve"> </w:t>
      </w:r>
      <w:r w:rsidR="00105EDE">
        <w:t>and the weight o</w:t>
      </w:r>
      <w:ins w:id="711" w:author="Rick" w:date="2019-04-10T12:06:00Z">
        <w:r w:rsidR="00BE0C14">
          <w:t>f the</w:t>
        </w:r>
      </w:ins>
      <w:del w:id="712" w:author="Rick" w:date="2019-04-10T12:06:00Z">
        <w:r w:rsidR="00105EDE" w:rsidDel="00BE0C14">
          <w:delText>f</w:delText>
        </w:r>
      </w:del>
      <w:r w:rsidR="00105EDE">
        <w:t xml:space="preserve"> </w:t>
      </w:r>
      <w:del w:id="713" w:author="Rick" w:date="2019-04-10T12:06:00Z">
        <w:r w:rsidR="00105EDE" w:rsidDel="00BE0C14">
          <w:rPr>
            <w:spacing w:val="-20"/>
          </w:rPr>
          <w:delText xml:space="preserve">the </w:delText>
        </w:r>
      </w:del>
      <w:r w:rsidR="00105EDE">
        <w:t xml:space="preserve">vertex </w:t>
      </w:r>
      <w:r w:rsidR="00105EDE">
        <w:rPr>
          <w:rFonts w:ascii="Bookman Old Style"/>
          <w:i/>
          <w:spacing w:val="3"/>
        </w:rPr>
        <w:t>u</w:t>
      </w:r>
      <w:r w:rsidR="00105EDE">
        <w:rPr>
          <w:rFonts w:ascii="Bookman Old Style"/>
          <w:i/>
          <w:spacing w:val="3"/>
          <w:vertAlign w:val="superscript"/>
        </w:rPr>
        <w:t>m</w:t>
      </w:r>
      <w:r w:rsidR="00105EDE">
        <w:rPr>
          <w:spacing w:val="3"/>
        </w:rPr>
        <w:t xml:space="preserve">. </w:t>
      </w:r>
      <w:r w:rsidR="00105EDE">
        <w:t xml:space="preserve">The detailed rule for the mapping can be found </w:t>
      </w:r>
      <w:r w:rsidR="00105EDE">
        <w:rPr>
          <w:spacing w:val="-19"/>
        </w:rPr>
        <w:t xml:space="preserve">in </w:t>
      </w:r>
      <w:r w:rsidR="00105EDE">
        <w:t>Algorithm</w:t>
      </w:r>
      <w:r w:rsidR="00105EDE">
        <w:rPr>
          <w:spacing w:val="18"/>
        </w:rPr>
        <w:t xml:space="preserve"> </w:t>
      </w:r>
      <w:r w:rsidR="00105EDE">
        <w:fldChar w:fldCharType="begin"/>
      </w:r>
      <w:r w:rsidR="00105EDE">
        <w:instrText xml:space="preserve"> HYPERLINK \l "_bookmark11" </w:instrText>
      </w:r>
      <w:r w:rsidR="00105EDE">
        <w:fldChar w:fldCharType="separate"/>
      </w:r>
      <w:r w:rsidR="00105EDE">
        <w:t>1.</w:t>
      </w:r>
      <w:r w:rsidR="00105EDE">
        <w:fldChar w:fldCharType="end"/>
      </w:r>
    </w:p>
    <w:p w14:paraId="0327C3CD" w14:textId="55E2FFB1" w:rsidR="00187908" w:rsidRDefault="00105EDE">
      <w:pPr>
        <w:pStyle w:val="BodyText"/>
        <w:spacing w:before="1" w:line="244" w:lineRule="auto"/>
        <w:ind w:left="159" w:firstLine="199"/>
        <w:jc w:val="both"/>
      </w:pPr>
      <w:r>
        <w:t xml:space="preserve">The reason we use weights of the edge </w:t>
      </w:r>
      <w:r>
        <w:rPr>
          <w:rFonts w:ascii="Arial" w:hAnsi="Arial"/>
          <w:spacing w:val="2"/>
        </w:rPr>
        <w:t>(</w:t>
      </w:r>
      <w:r>
        <w:rPr>
          <w:rFonts w:ascii="Bookman Old Style" w:hAnsi="Bookman Old Style"/>
          <w:i/>
          <w:spacing w:val="2"/>
        </w:rPr>
        <w:t>p</w:t>
      </w:r>
      <w:r>
        <w:rPr>
          <w:rFonts w:ascii="Bookman Old Style" w:hAnsi="Bookman Old Style"/>
          <w:i/>
          <w:spacing w:val="2"/>
          <w:vertAlign w:val="superscript"/>
        </w:rPr>
        <w:t>m</w:t>
      </w:r>
      <w:r>
        <w:rPr>
          <w:rFonts w:ascii="Bookman Old Style" w:hAnsi="Bookman Old Style"/>
          <w:i/>
          <w:spacing w:val="2"/>
        </w:rPr>
        <w:t xml:space="preserve">, </w:t>
      </w:r>
      <w:r>
        <w:rPr>
          <w:rFonts w:ascii="Bookman Old Style" w:hAnsi="Bookman Old Style"/>
          <w:i/>
          <w:spacing w:val="3"/>
        </w:rPr>
        <w:t>u</w:t>
      </w:r>
      <w:r>
        <w:rPr>
          <w:rFonts w:ascii="Bookman Old Style" w:hAnsi="Bookman Old Style"/>
          <w:i/>
          <w:spacing w:val="3"/>
          <w:vertAlign w:val="superscript"/>
        </w:rPr>
        <w:t>m</w:t>
      </w:r>
      <w:r>
        <w:rPr>
          <w:rFonts w:ascii="Arial" w:hAnsi="Arial"/>
          <w:spacing w:val="3"/>
        </w:rPr>
        <w:t xml:space="preserve">) </w:t>
      </w:r>
      <w:r>
        <w:rPr>
          <w:spacing w:val="-7"/>
        </w:rPr>
        <w:t xml:space="preserve">between </w:t>
      </w:r>
      <w:del w:id="714" w:author="Rick" w:date="2019-04-10T12:07:00Z">
        <w:r w:rsidDel="00BE0C14">
          <w:rPr>
            <w:spacing w:val="-7"/>
          </w:rPr>
          <w:delText xml:space="preserve">   </w:delText>
        </w:r>
      </w:del>
      <w:r>
        <w:t xml:space="preserve">a vertex and its parent vertex as references when mapping </w:t>
      </w:r>
      <w:r>
        <w:rPr>
          <w:spacing w:val="-17"/>
        </w:rPr>
        <w:t xml:space="preserve">a </w:t>
      </w:r>
      <w:r>
        <w:t xml:space="preserve">vertex of </w:t>
      </w:r>
      <w:r>
        <w:rPr>
          <w:rFonts w:ascii="Bookman Old Style" w:hAnsi="Bookman Old Style"/>
          <w:i/>
        </w:rPr>
        <w:t>tt</w:t>
      </w:r>
      <w:r>
        <w:rPr>
          <w:rFonts w:ascii="Bookman Old Style" w:hAnsi="Bookman Old Style"/>
          <w:i/>
          <w:vertAlign w:val="superscript"/>
        </w:rPr>
        <w:t>m</w:t>
      </w:r>
      <w:r>
        <w:rPr>
          <w:rFonts w:ascii="Bookman Old Style" w:hAnsi="Bookman Old Style"/>
          <w:i/>
        </w:rPr>
        <w:t xml:space="preserve"> </w:t>
      </w:r>
      <w:r>
        <w:t xml:space="preserve">to </w:t>
      </w:r>
      <w:r>
        <w:rPr>
          <w:rFonts w:ascii="Bookman Old Style" w:hAnsi="Bookman Old Style"/>
          <w:i/>
        </w:rPr>
        <w:t>tt</w:t>
      </w:r>
      <w:r>
        <w:rPr>
          <w:rFonts w:ascii="Bookman Old Style" w:hAnsi="Bookman Old Style"/>
          <w:i/>
          <w:vertAlign w:val="superscript"/>
        </w:rPr>
        <w:t>c</w:t>
      </w:r>
      <w:ins w:id="715" w:author="Rick" w:date="2019-04-10T12:08:00Z">
        <w:r w:rsidR="00BE0C14">
          <w:rPr>
            <w:rFonts w:ascii="Bookman Old Style" w:hAnsi="Bookman Old Style"/>
            <w:iCs/>
          </w:rPr>
          <w:t>,</w:t>
        </w:r>
      </w:ins>
      <w:r>
        <w:rPr>
          <w:rFonts w:ascii="Bookman Old Style" w:hAnsi="Bookman Old Style"/>
          <w:i/>
        </w:rPr>
        <w:t xml:space="preserve"> </w:t>
      </w:r>
      <w:r>
        <w:t xml:space="preserve">is that edges in </w:t>
      </w:r>
      <w:r>
        <w:rPr>
          <w:rFonts w:ascii="Bookman Old Style" w:hAnsi="Bookman Old Style"/>
          <w:i/>
        </w:rPr>
        <w:t>tt</w:t>
      </w:r>
      <w:r>
        <w:rPr>
          <w:rFonts w:ascii="Bookman Old Style" w:hAnsi="Bookman Old Style"/>
          <w:i/>
          <w:vertAlign w:val="superscript"/>
        </w:rPr>
        <w:t>m</w:t>
      </w:r>
      <w:r>
        <w:rPr>
          <w:rFonts w:ascii="Bookman Old Style" w:hAnsi="Bookman Old Style"/>
          <w:i/>
        </w:rPr>
        <w:t xml:space="preserve"> </w:t>
      </w:r>
      <w:r>
        <w:t xml:space="preserve">represents </w:t>
      </w:r>
      <w:r>
        <w:rPr>
          <w:spacing w:val="-8"/>
        </w:rPr>
        <w:t xml:space="preserve">triangle </w:t>
      </w:r>
      <w:r>
        <w:t xml:space="preserve">adjacency in the original graph </w:t>
      </w:r>
      <w:r>
        <w:rPr>
          <w:rFonts w:ascii="Bookman Old Style" w:hAnsi="Bookman Old Style"/>
          <w:i/>
          <w:spacing w:val="2"/>
        </w:rPr>
        <w:t>tt</w:t>
      </w:r>
      <w:r>
        <w:rPr>
          <w:rFonts w:ascii="Bookman Old Style" w:hAnsi="Bookman Old Style"/>
          <w:i/>
          <w:spacing w:val="2"/>
          <w:vertAlign w:val="superscript"/>
        </w:rPr>
        <w:t>o</w:t>
      </w:r>
      <w:r>
        <w:rPr>
          <w:spacing w:val="2"/>
        </w:rPr>
        <w:t xml:space="preserve">. </w:t>
      </w:r>
      <w:del w:id="716" w:author="Rick" w:date="2019-04-10T12:08:00Z">
        <w:r w:rsidDel="00BE0C14">
          <w:rPr>
            <w:spacing w:val="2"/>
          </w:rPr>
          <w:delText xml:space="preserve"> </w:delText>
        </w:r>
      </w:del>
      <w:r>
        <w:t xml:space="preserve">Since </w:t>
      </w:r>
      <w:del w:id="717" w:author="Rick" w:date="2019-04-10T12:08:00Z">
        <w:r w:rsidDel="00BE0C14">
          <w:delText xml:space="preserve"> </w:delText>
        </w:r>
      </w:del>
      <w:r>
        <w:t xml:space="preserve">edge </w:t>
      </w:r>
      <w:del w:id="718" w:author="Rick" w:date="2019-04-10T12:08:00Z">
        <w:r w:rsidDel="00BE0C14">
          <w:delText xml:space="preserve"> </w:delText>
        </w:r>
      </w:del>
      <w:r>
        <w:t xml:space="preserve">weight </w:t>
      </w:r>
      <w:del w:id="719" w:author="Rick" w:date="2019-04-10T12:08:00Z">
        <w:r w:rsidDel="00BE0C14">
          <w:delText xml:space="preserve"> </w:delText>
        </w:r>
      </w:del>
      <w:r>
        <w:rPr>
          <w:spacing w:val="-13"/>
        </w:rPr>
        <w:t xml:space="preserve">in </w:t>
      </w:r>
      <w:del w:id="720" w:author="Rick" w:date="2019-04-10T12:08:00Z">
        <w:r w:rsidDel="00BE0C14">
          <w:rPr>
            <w:spacing w:val="-13"/>
          </w:rPr>
          <w:delText xml:space="preserve"> </w:delText>
        </w:r>
      </w:del>
      <w:r>
        <w:rPr>
          <w:rFonts w:ascii="Bookman Old Style" w:hAnsi="Bookman Old Style"/>
          <w:i/>
        </w:rPr>
        <w:t>tt</w:t>
      </w:r>
      <w:r>
        <w:rPr>
          <w:rFonts w:ascii="Bookman Old Style" w:hAnsi="Bookman Old Style"/>
          <w:i/>
          <w:vertAlign w:val="superscript"/>
        </w:rPr>
        <w:t>m</w:t>
      </w:r>
      <w:r>
        <w:rPr>
          <w:rFonts w:ascii="Bookman Old Style" w:hAnsi="Bookman Old Style"/>
          <w:i/>
        </w:rPr>
        <w:t xml:space="preserve"> </w:t>
      </w:r>
      <w:r>
        <w:t xml:space="preserve">represents minimum edge </w:t>
      </w:r>
      <w:del w:id="721" w:author="Rick" w:date="2019-04-10T12:08:00Z">
        <w:r w:rsidDel="00BE0C14">
          <w:delText xml:space="preserve">trussniss </w:delText>
        </w:r>
      </w:del>
      <w:ins w:id="722" w:author="Rick" w:date="2019-04-10T12:08:00Z">
        <w:r w:rsidR="00BE0C14">
          <w:t xml:space="preserve">trussness </w:t>
        </w:r>
      </w:ins>
      <w:r>
        <w:t xml:space="preserve">in the </w:t>
      </w:r>
      <w:r>
        <w:rPr>
          <w:spacing w:val="-3"/>
        </w:rPr>
        <w:t xml:space="preserve">corresponding </w:t>
      </w:r>
      <w:r>
        <w:t xml:space="preserve">triangle in </w:t>
      </w:r>
      <w:r>
        <w:rPr>
          <w:rFonts w:ascii="Bookman Old Style" w:hAnsi="Bookman Old Style"/>
          <w:i/>
        </w:rPr>
        <w:t>tt</w:t>
      </w:r>
      <w:r>
        <w:rPr>
          <w:rFonts w:ascii="Bookman Old Style" w:hAnsi="Bookman Old Style"/>
          <w:i/>
          <w:vertAlign w:val="superscript"/>
        </w:rPr>
        <w:t>o</w:t>
      </w:r>
      <w:r>
        <w:rPr>
          <w:rFonts w:ascii="Bookman Old Style" w:hAnsi="Bookman Old Style"/>
          <w:i/>
        </w:rPr>
        <w:t xml:space="preserve"> </w:t>
      </w:r>
      <w:r>
        <w:t xml:space="preserve">and </w:t>
      </w:r>
      <w:r>
        <w:rPr>
          <w:rFonts w:ascii="Bookman Old Style" w:hAnsi="Bookman Old Style"/>
          <w:i/>
        </w:rPr>
        <w:t>tt</w:t>
      </w:r>
      <w:r>
        <w:rPr>
          <w:rFonts w:ascii="Bookman Old Style" w:hAnsi="Bookman Old Style"/>
          <w:i/>
          <w:vertAlign w:val="superscript"/>
        </w:rPr>
        <w:t>m</w:t>
      </w:r>
      <w:r>
        <w:rPr>
          <w:rFonts w:ascii="Bookman Old Style" w:hAnsi="Bookman Old Style"/>
          <w:i/>
        </w:rPr>
        <w:t xml:space="preserve"> </w:t>
      </w:r>
      <w:r>
        <w:t xml:space="preserve">is a maximum spanning tree, the </w:t>
      </w:r>
      <w:r>
        <w:rPr>
          <w:spacing w:val="-8"/>
        </w:rPr>
        <w:t xml:space="preserve">weight </w:t>
      </w:r>
      <w:r>
        <w:t xml:space="preserve">of edge </w:t>
      </w:r>
      <w:r>
        <w:rPr>
          <w:rFonts w:ascii="Arial" w:hAnsi="Arial"/>
          <w:spacing w:val="2"/>
        </w:rPr>
        <w:t>(</w:t>
      </w:r>
      <w:r>
        <w:rPr>
          <w:rFonts w:ascii="Bookman Old Style" w:hAnsi="Bookman Old Style"/>
          <w:i/>
          <w:spacing w:val="2"/>
        </w:rPr>
        <w:t>p</w:t>
      </w:r>
      <w:r>
        <w:rPr>
          <w:rFonts w:ascii="Bookman Old Style" w:hAnsi="Bookman Old Style"/>
          <w:i/>
          <w:spacing w:val="2"/>
          <w:vertAlign w:val="superscript"/>
        </w:rPr>
        <w:t>m</w:t>
      </w:r>
      <w:r>
        <w:rPr>
          <w:rFonts w:ascii="Bookman Old Style" w:hAnsi="Bookman Old Style"/>
          <w:i/>
          <w:spacing w:val="2"/>
        </w:rPr>
        <w:t xml:space="preserve">, </w:t>
      </w:r>
      <w:r>
        <w:rPr>
          <w:rFonts w:ascii="Bookman Old Style" w:hAnsi="Bookman Old Style"/>
          <w:i/>
          <w:spacing w:val="3"/>
        </w:rPr>
        <w:t>u</w:t>
      </w:r>
      <w:r>
        <w:rPr>
          <w:rFonts w:ascii="Bookman Old Style" w:hAnsi="Bookman Old Style"/>
          <w:i/>
          <w:spacing w:val="3"/>
          <w:vertAlign w:val="superscript"/>
        </w:rPr>
        <w:t>m</w:t>
      </w:r>
      <w:r>
        <w:rPr>
          <w:rFonts w:ascii="Arial" w:hAnsi="Arial"/>
          <w:spacing w:val="3"/>
        </w:rPr>
        <w:t xml:space="preserve">) </w:t>
      </w:r>
      <w:r>
        <w:t xml:space="preserve">limits the highest trussness of a </w:t>
      </w:r>
      <w:r>
        <w:rPr>
          <w:spacing w:val="-8"/>
        </w:rPr>
        <w:t xml:space="preserve">k-truss </w:t>
      </w:r>
      <w:r>
        <w:t>community</w:t>
      </w:r>
      <w:ins w:id="723" w:author="Rick" w:date="2019-04-10T12:09:00Z">
        <w:r w:rsidR="00BE0C14">
          <w:rPr>
            <w:spacing w:val="19"/>
          </w:rPr>
          <w:t>,</w:t>
        </w:r>
      </w:ins>
      <w:del w:id="724" w:author="Rick" w:date="2019-04-10T12:09:00Z">
        <w:r w:rsidDel="00BE0C14">
          <w:rPr>
            <w:spacing w:val="19"/>
          </w:rPr>
          <w:delText xml:space="preserve"> </w:delText>
        </w:r>
      </w:del>
      <w:ins w:id="725" w:author="Rick" w:date="2019-04-10T12:09:00Z">
        <w:r w:rsidR="00BE0C14">
          <w:rPr>
            <w:spacing w:val="19"/>
          </w:rPr>
          <w:t xml:space="preserve"> to which the </w:t>
        </w:r>
      </w:ins>
      <w:r>
        <w:rPr>
          <w:rFonts w:ascii="Bookman Old Style" w:hAnsi="Bookman Old Style"/>
          <w:i/>
        </w:rPr>
        <w:t>u</w:t>
      </w:r>
      <w:r>
        <w:rPr>
          <w:rFonts w:ascii="Bookman Old Style" w:hAnsi="Bookman Old Style"/>
          <w:i/>
          <w:vertAlign w:val="superscript"/>
        </w:rPr>
        <w:t>m</w:t>
      </w:r>
      <w:r>
        <w:t>’s</w:t>
      </w:r>
      <w:r>
        <w:rPr>
          <w:spacing w:val="19"/>
        </w:rPr>
        <w:t xml:space="preserve"> </w:t>
      </w:r>
      <w:r>
        <w:t>representing</w:t>
      </w:r>
      <w:r>
        <w:rPr>
          <w:spacing w:val="19"/>
        </w:rPr>
        <w:t xml:space="preserve"> </w:t>
      </w:r>
      <w:r>
        <w:t>edge</w:t>
      </w:r>
      <w:r>
        <w:rPr>
          <w:spacing w:val="20"/>
        </w:rPr>
        <w:t xml:space="preserve"> </w:t>
      </w:r>
      <w:r>
        <w:t>can</w:t>
      </w:r>
      <w:r>
        <w:rPr>
          <w:spacing w:val="19"/>
        </w:rPr>
        <w:t xml:space="preserve"> </w:t>
      </w:r>
      <w:r>
        <w:t>belong</w:t>
      </w:r>
      <w:del w:id="726" w:author="Rick" w:date="2019-04-10T12:09:00Z">
        <w:r w:rsidDel="00BE0C14">
          <w:delText>s</w:delText>
        </w:r>
        <w:r w:rsidDel="00BE0C14">
          <w:rPr>
            <w:spacing w:val="19"/>
          </w:rPr>
          <w:delText xml:space="preserve"> </w:delText>
        </w:r>
        <w:r w:rsidDel="00BE0C14">
          <w:delText>to</w:delText>
        </w:r>
      </w:del>
      <w:r>
        <w:t>.</w:t>
      </w:r>
    </w:p>
    <w:p w14:paraId="278F4067" w14:textId="18569FA8" w:rsidR="00187908" w:rsidRDefault="00105EDE">
      <w:pPr>
        <w:pStyle w:val="BodyText"/>
        <w:spacing w:line="244" w:lineRule="auto"/>
        <w:ind w:left="159" w:firstLine="199"/>
        <w:jc w:val="both"/>
      </w:pPr>
      <w:r>
        <w:t xml:space="preserve">For each vertex of </w:t>
      </w:r>
      <w:r>
        <w:rPr>
          <w:rFonts w:ascii="Bookman Old Style"/>
          <w:i/>
          <w:spacing w:val="2"/>
        </w:rPr>
        <w:t>tt</w:t>
      </w:r>
      <w:r>
        <w:rPr>
          <w:rFonts w:ascii="Bookman Old Style"/>
          <w:i/>
          <w:spacing w:val="2"/>
          <w:vertAlign w:val="superscript"/>
        </w:rPr>
        <w:t>m</w:t>
      </w:r>
      <w:r>
        <w:rPr>
          <w:spacing w:val="2"/>
        </w:rPr>
        <w:t xml:space="preserve">, </w:t>
      </w:r>
      <w:r>
        <w:t xml:space="preserve">searching the ancestor </w:t>
      </w:r>
      <w:r>
        <w:rPr>
          <w:spacing w:val="-4"/>
        </w:rPr>
        <w:t xml:space="preserve">super-vertex </w:t>
      </w:r>
      <w:ins w:id="727" w:author="Rick" w:date="2019-04-10T12:09:00Z">
        <w:r w:rsidR="00BE0C14">
          <w:rPr>
            <w:spacing w:val="-4"/>
          </w:rPr>
          <w:t>(</w:t>
        </w:r>
      </w:ins>
      <w:r>
        <w:t>in</w:t>
      </w:r>
      <w:r>
        <w:rPr>
          <w:spacing w:val="26"/>
        </w:rPr>
        <w:t xml:space="preserve"> </w:t>
      </w:r>
      <w:r>
        <w:rPr>
          <w:rFonts w:ascii="Bookman Old Style"/>
          <w:i/>
        </w:rPr>
        <w:t>tt</w:t>
      </w:r>
      <w:r>
        <w:rPr>
          <w:rFonts w:ascii="Bookman Old Style"/>
          <w:i/>
          <w:vertAlign w:val="superscript"/>
        </w:rPr>
        <w:t>c</w:t>
      </w:r>
      <w:ins w:id="728" w:author="Rick" w:date="2019-04-10T12:09:00Z">
        <w:r w:rsidR="00BE0C14" w:rsidRPr="00BE0C14">
          <w:rPr>
            <w:rFonts w:asciiTheme="majorBidi" w:hAnsiTheme="majorBidi" w:cstheme="majorBidi"/>
            <w:iCs/>
            <w:rPrChange w:id="729" w:author="Rick" w:date="2019-04-10T12:10:00Z">
              <w:rPr>
                <w:rFonts w:ascii="Bookman Old Style"/>
                <w:iCs/>
              </w:rPr>
            </w:rPrChange>
          </w:rPr>
          <w:t>)</w:t>
        </w:r>
      </w:ins>
      <w:r>
        <w:rPr>
          <w:rFonts w:ascii="Bookman Old Style"/>
          <w:i/>
          <w:spacing w:val="27"/>
        </w:rPr>
        <w:t xml:space="preserve"> </w:t>
      </w:r>
      <w:r>
        <w:t>of</w:t>
      </w:r>
      <w:r>
        <w:rPr>
          <w:spacing w:val="26"/>
        </w:rPr>
        <w:t xml:space="preserve"> </w:t>
      </w:r>
      <w:r>
        <w:t>its</w:t>
      </w:r>
      <w:r>
        <w:rPr>
          <w:spacing w:val="26"/>
        </w:rPr>
        <w:t xml:space="preserve"> </w:t>
      </w:r>
      <w:r>
        <w:t>parent</w:t>
      </w:r>
      <w:r>
        <w:rPr>
          <w:spacing w:val="26"/>
        </w:rPr>
        <w:t xml:space="preserve"> </w:t>
      </w:r>
      <w:r>
        <w:t>vertex</w:t>
      </w:r>
      <w:r>
        <w:rPr>
          <w:spacing w:val="26"/>
        </w:rPr>
        <w:t xml:space="preserve"> </w:t>
      </w:r>
      <w:r>
        <w:t>in</w:t>
      </w:r>
      <w:r>
        <w:rPr>
          <w:spacing w:val="26"/>
        </w:rPr>
        <w:t xml:space="preserve"> </w:t>
      </w:r>
      <w:r>
        <w:rPr>
          <w:rFonts w:ascii="Bookman Old Style"/>
          <w:i/>
        </w:rPr>
        <w:t>tt</w:t>
      </w:r>
      <w:r>
        <w:rPr>
          <w:rFonts w:ascii="Bookman Old Style"/>
          <w:i/>
          <w:vertAlign w:val="superscript"/>
        </w:rPr>
        <w:t>m</w:t>
      </w:r>
      <w:r>
        <w:rPr>
          <w:rFonts w:ascii="Bookman Old Style"/>
          <w:i/>
          <w:spacing w:val="27"/>
        </w:rPr>
        <w:t xml:space="preserve"> </w:t>
      </w:r>
      <w:r>
        <w:t>takes</w:t>
      </w:r>
      <w:r>
        <w:rPr>
          <w:spacing w:val="26"/>
        </w:rPr>
        <w:t xml:space="preserve"> </w:t>
      </w:r>
      <w:r>
        <w:rPr>
          <w:rFonts w:ascii="Bookman Old Style"/>
          <w:i/>
          <w:spacing w:val="2"/>
        </w:rPr>
        <w:t>O</w:t>
      </w:r>
      <w:r>
        <w:rPr>
          <w:rFonts w:ascii="Arial"/>
          <w:spacing w:val="2"/>
        </w:rPr>
        <w:t>(</w:t>
      </w:r>
      <w:r>
        <w:rPr>
          <w:rFonts w:ascii="Bookman Old Style"/>
          <w:i/>
          <w:spacing w:val="2"/>
        </w:rPr>
        <w:t>k</w:t>
      </w:r>
      <w:r>
        <w:rPr>
          <w:rFonts w:ascii="Bookman Old Style"/>
          <w:i/>
          <w:spacing w:val="2"/>
          <w:vertAlign w:val="subscript"/>
        </w:rPr>
        <w:t>max</w:t>
      </w:r>
      <w:r>
        <w:rPr>
          <w:rFonts w:ascii="Arial"/>
          <w:spacing w:val="2"/>
        </w:rPr>
        <w:t>)</w:t>
      </w:r>
      <w:r>
        <w:rPr>
          <w:rFonts w:ascii="Arial"/>
          <w:spacing w:val="21"/>
        </w:rPr>
        <w:t xml:space="preserve"> </w:t>
      </w:r>
      <w:r>
        <w:t>time,</w:t>
      </w:r>
      <w:r>
        <w:rPr>
          <w:spacing w:val="27"/>
        </w:rPr>
        <w:t xml:space="preserve"> </w:t>
      </w:r>
      <w:r>
        <w:t>where</w:t>
      </w:r>
    </w:p>
    <w:p w14:paraId="3DA67A59" w14:textId="51E38E89" w:rsidR="00187908" w:rsidRDefault="00105EDE">
      <w:pPr>
        <w:pStyle w:val="BodyText"/>
        <w:spacing w:before="41" w:line="244" w:lineRule="auto"/>
        <w:ind w:left="159" w:right="977"/>
        <w:jc w:val="both"/>
      </w:pPr>
      <w:r>
        <w:br w:type="column"/>
      </w:r>
      <w:r>
        <w:rPr>
          <w:rFonts w:ascii="Bookman Old Style"/>
          <w:i/>
        </w:rPr>
        <w:lastRenderedPageBreak/>
        <w:t>k</w:t>
      </w:r>
      <w:r>
        <w:rPr>
          <w:rFonts w:ascii="Bookman Old Style"/>
          <w:i/>
          <w:vertAlign w:val="subscript"/>
        </w:rPr>
        <w:t>max</w:t>
      </w:r>
      <w:r>
        <w:rPr>
          <w:rFonts w:ascii="Bookman Old Style"/>
          <w:i/>
        </w:rPr>
        <w:t xml:space="preserve"> </w:t>
      </w:r>
      <w:r>
        <w:t xml:space="preserve">is the highest </w:t>
      </w:r>
      <w:bookmarkStart w:id="730" w:name="_bookmark11"/>
      <w:bookmarkEnd w:id="730"/>
      <w:r>
        <w:t xml:space="preserve">trussness of k-truss communities in </w:t>
      </w:r>
      <w:r>
        <w:rPr>
          <w:rFonts w:ascii="Bookman Old Style"/>
          <w:i/>
          <w:spacing w:val="2"/>
        </w:rPr>
        <w:t>tt</w:t>
      </w:r>
      <w:r>
        <w:rPr>
          <w:rFonts w:ascii="Bookman Old Style"/>
          <w:i/>
          <w:spacing w:val="2"/>
          <w:vertAlign w:val="superscript"/>
        </w:rPr>
        <w:t>o</w:t>
      </w:r>
      <w:r>
        <w:rPr>
          <w:spacing w:val="2"/>
        </w:rPr>
        <w:t xml:space="preserve">. </w:t>
      </w:r>
      <w:r>
        <w:t>Since</w:t>
      </w:r>
      <w:ins w:id="731" w:author="Rick" w:date="2019-04-10T12:10:00Z">
        <w:r w:rsidR="00BE0C14">
          <w:t>,</w:t>
        </w:r>
      </w:ins>
      <w:r>
        <w:t xml:space="preserve"> the index construction process is a BFS on a maximum spanning tree with </w:t>
      </w:r>
      <w:r>
        <w:rPr>
          <w:rFonts w:ascii="Bookman Old Style"/>
          <w:i/>
          <w:spacing w:val="2"/>
        </w:rPr>
        <w:t>O</w:t>
      </w:r>
      <w:r>
        <w:rPr>
          <w:rFonts w:ascii="Arial"/>
          <w:spacing w:val="2"/>
        </w:rPr>
        <w:t>(</w:t>
      </w:r>
      <w:del w:id="732" w:author="Rick" w:date="2019-04-10T12:10:00Z">
        <w:r w:rsidDel="00BE0C14">
          <w:rPr>
            <w:rFonts w:ascii="Arial"/>
            <w:spacing w:val="2"/>
          </w:rPr>
          <w:delText xml:space="preserve"> </w:delText>
        </w:r>
      </w:del>
      <w:r>
        <w:rPr>
          <w:rFonts w:ascii="Bookman Old Style"/>
          <w:i/>
          <w:spacing w:val="5"/>
        </w:rPr>
        <w:t>E</w:t>
      </w:r>
      <w:r>
        <w:rPr>
          <w:rFonts w:ascii="Bookman Old Style"/>
          <w:i/>
          <w:spacing w:val="5"/>
          <w:vertAlign w:val="superscript"/>
        </w:rPr>
        <w:t>o</w:t>
      </w:r>
      <w:del w:id="733" w:author="Rick" w:date="2019-04-10T12:10:00Z">
        <w:r w:rsidDel="00BE0C14">
          <w:rPr>
            <w:rFonts w:ascii="Bookman Old Style"/>
            <w:i/>
            <w:spacing w:val="5"/>
          </w:rPr>
          <w:delText xml:space="preserve"> </w:delText>
        </w:r>
      </w:del>
      <w:r>
        <w:rPr>
          <w:rFonts w:ascii="Arial"/>
        </w:rPr>
        <w:t xml:space="preserve">) </w:t>
      </w:r>
      <w:r>
        <w:t xml:space="preserve">vertices, the total construction </w:t>
      </w:r>
      <w:r>
        <w:rPr>
          <w:spacing w:val="-5"/>
        </w:rPr>
        <w:t xml:space="preserve">time </w:t>
      </w:r>
      <w:r>
        <w:t xml:space="preserve">is </w:t>
      </w:r>
      <w:r>
        <w:rPr>
          <w:rFonts w:ascii="Bookman Old Style"/>
          <w:i/>
        </w:rPr>
        <w:t>O</w:t>
      </w:r>
      <w:r>
        <w:rPr>
          <w:rFonts w:ascii="Arial"/>
        </w:rPr>
        <w:t>(</w:t>
      </w:r>
      <w:r>
        <w:rPr>
          <w:rFonts w:ascii="Bookman Old Style"/>
          <w:i/>
        </w:rPr>
        <w:t>k</w:t>
      </w:r>
      <w:r>
        <w:rPr>
          <w:rFonts w:ascii="Bookman Old Style"/>
          <w:i/>
          <w:vertAlign w:val="subscript"/>
        </w:rPr>
        <w:t>max</w:t>
      </w:r>
      <w:r>
        <w:rPr>
          <w:rFonts w:ascii="Bookman Old Style"/>
          <w:i/>
        </w:rPr>
        <w:t xml:space="preserve"> </w:t>
      </w:r>
      <w:r>
        <w:rPr>
          <w:rFonts w:ascii="Bookman Old Style"/>
          <w:i/>
          <w:spacing w:val="5"/>
        </w:rPr>
        <w:t>E</w:t>
      </w:r>
      <w:r>
        <w:rPr>
          <w:rFonts w:ascii="Bookman Old Style"/>
          <w:i/>
          <w:spacing w:val="5"/>
          <w:vertAlign w:val="superscript"/>
        </w:rPr>
        <w:t>o</w:t>
      </w:r>
      <w:del w:id="734" w:author="Rick" w:date="2019-04-10T12:11:00Z">
        <w:r w:rsidDel="00BE0C14">
          <w:rPr>
            <w:rFonts w:ascii="Bookman Old Style"/>
            <w:i/>
            <w:spacing w:val="5"/>
          </w:rPr>
          <w:delText xml:space="preserve"> </w:delText>
        </w:r>
      </w:del>
      <w:r>
        <w:rPr>
          <w:rFonts w:ascii="Arial"/>
        </w:rPr>
        <w:t>)</w:t>
      </w:r>
      <w:r>
        <w:t xml:space="preserve">. As each vertex in </w:t>
      </w:r>
      <w:r>
        <w:rPr>
          <w:rFonts w:ascii="Bookman Old Style"/>
          <w:i/>
        </w:rPr>
        <w:t>tt</w:t>
      </w:r>
      <w:r>
        <w:rPr>
          <w:rFonts w:ascii="Bookman Old Style"/>
          <w:i/>
          <w:vertAlign w:val="superscript"/>
        </w:rPr>
        <w:t>c</w:t>
      </w:r>
      <w:r>
        <w:rPr>
          <w:rFonts w:ascii="Bookman Old Style"/>
          <w:i/>
        </w:rPr>
        <w:t xml:space="preserve"> </w:t>
      </w:r>
      <w:r>
        <w:t xml:space="preserve">represents a k-truss community in </w:t>
      </w:r>
      <w:r>
        <w:rPr>
          <w:rFonts w:ascii="Bookman Old Style"/>
          <w:i/>
          <w:spacing w:val="2"/>
        </w:rPr>
        <w:t>tt</w:t>
      </w:r>
      <w:r>
        <w:rPr>
          <w:rFonts w:ascii="Bookman Old Style"/>
          <w:i/>
          <w:spacing w:val="2"/>
          <w:vertAlign w:val="superscript"/>
        </w:rPr>
        <w:t>o</w:t>
      </w:r>
      <w:del w:id="735" w:author="Rick" w:date="2019-04-10T12:12:00Z">
        <w:r w:rsidDel="00BE0C14">
          <w:rPr>
            <w:spacing w:val="2"/>
          </w:rPr>
          <w:delText>,</w:delText>
        </w:r>
      </w:del>
      <w:r>
        <w:rPr>
          <w:spacing w:val="2"/>
        </w:rPr>
        <w:t xml:space="preserve"> </w:t>
      </w:r>
      <w:r>
        <w:t xml:space="preserve">and </w:t>
      </w:r>
      <w:r>
        <w:rPr>
          <w:rFonts w:ascii="Bookman Old Style"/>
          <w:i/>
        </w:rPr>
        <w:t>tt</w:t>
      </w:r>
      <w:r>
        <w:rPr>
          <w:rFonts w:ascii="Bookman Old Style"/>
          <w:i/>
          <w:vertAlign w:val="superscript"/>
        </w:rPr>
        <w:t>c</w:t>
      </w:r>
      <w:r>
        <w:rPr>
          <w:rFonts w:ascii="Bookman Old Style"/>
          <w:i/>
        </w:rPr>
        <w:t xml:space="preserve"> </w:t>
      </w:r>
      <w:del w:id="736" w:author="Rick" w:date="2019-04-10T12:12:00Z">
        <w:r w:rsidDel="00BE0C14">
          <w:rPr>
            <w:rFonts w:ascii="Bookman Old Style"/>
            <w:i/>
          </w:rPr>
          <w:delText xml:space="preserve"> </w:delText>
        </w:r>
      </w:del>
      <w:r>
        <w:t xml:space="preserve">is </w:t>
      </w:r>
      <w:del w:id="737" w:author="Rick" w:date="2019-04-10T12:12:00Z">
        <w:r w:rsidDel="00BE0C14">
          <w:delText xml:space="preserve"> </w:delText>
        </w:r>
      </w:del>
      <w:r>
        <w:t xml:space="preserve">a </w:t>
      </w:r>
      <w:del w:id="738" w:author="Rick" w:date="2019-04-10T12:12:00Z">
        <w:r w:rsidDel="00BE0C14">
          <w:delText xml:space="preserve"> </w:delText>
        </w:r>
      </w:del>
      <w:r>
        <w:t xml:space="preserve">forest, </w:t>
      </w:r>
      <w:del w:id="739" w:author="Rick" w:date="2019-04-10T12:12:00Z">
        <w:r w:rsidDel="00BE0C14">
          <w:delText xml:space="preserve"> </w:delText>
        </w:r>
      </w:del>
      <w:r>
        <w:t>the</w:t>
      </w:r>
      <w:del w:id="740" w:author="Rick" w:date="2019-04-10T12:12:00Z">
        <w:r w:rsidDel="00BE0C14">
          <w:delText xml:space="preserve"> </w:delText>
        </w:r>
      </w:del>
      <w:r>
        <w:t xml:space="preserve"> algorithm </w:t>
      </w:r>
      <w:del w:id="741" w:author="Rick" w:date="2019-04-10T12:12:00Z">
        <w:r w:rsidDel="00BE0C14">
          <w:delText xml:space="preserve"> </w:delText>
        </w:r>
      </w:del>
      <w:r>
        <w:rPr>
          <w:spacing w:val="-7"/>
        </w:rPr>
        <w:t xml:space="preserve">takes </w:t>
      </w:r>
      <w:r>
        <w:rPr>
          <w:rFonts w:ascii="Bookman Old Style"/>
          <w:i/>
          <w:spacing w:val="2"/>
        </w:rPr>
        <w:t>O</w:t>
      </w:r>
      <w:r>
        <w:rPr>
          <w:rFonts w:ascii="Arial"/>
          <w:spacing w:val="2"/>
        </w:rPr>
        <w:t xml:space="preserve">( </w:t>
      </w:r>
      <w:r>
        <w:rPr>
          <w:rFonts w:ascii="Bookman Old Style"/>
          <w:i/>
          <w:spacing w:val="7"/>
        </w:rPr>
        <w:t>C</w:t>
      </w:r>
      <w:r>
        <w:rPr>
          <w:rFonts w:ascii="Bookman Old Style"/>
          <w:i/>
          <w:spacing w:val="7"/>
          <w:vertAlign w:val="superscript"/>
        </w:rPr>
        <w:t>o</w:t>
      </w:r>
      <w:r>
        <w:rPr>
          <w:rFonts w:ascii="Bookman Old Style"/>
          <w:i/>
          <w:spacing w:val="7"/>
        </w:rPr>
        <w:t xml:space="preserve"> </w:t>
      </w:r>
      <w:r>
        <w:rPr>
          <w:rFonts w:ascii="Arial"/>
        </w:rPr>
        <w:t xml:space="preserve">) </w:t>
      </w:r>
      <w:r>
        <w:t xml:space="preserve">space and the index size is </w:t>
      </w:r>
      <w:r>
        <w:rPr>
          <w:rFonts w:ascii="Bookman Old Style"/>
          <w:i/>
          <w:spacing w:val="2"/>
        </w:rPr>
        <w:t>O</w:t>
      </w:r>
      <w:r>
        <w:rPr>
          <w:rFonts w:ascii="Arial"/>
          <w:spacing w:val="2"/>
        </w:rPr>
        <w:t>(</w:t>
      </w:r>
      <w:del w:id="742" w:author="Rick" w:date="2019-04-10T12:12:00Z">
        <w:r w:rsidDel="00BE0C14">
          <w:rPr>
            <w:rFonts w:ascii="Arial"/>
            <w:spacing w:val="2"/>
          </w:rPr>
          <w:delText xml:space="preserve"> </w:delText>
        </w:r>
      </w:del>
      <w:r>
        <w:rPr>
          <w:rFonts w:ascii="Bookman Old Style"/>
          <w:i/>
          <w:spacing w:val="7"/>
        </w:rPr>
        <w:t>C</w:t>
      </w:r>
      <w:r>
        <w:rPr>
          <w:rFonts w:ascii="Bookman Old Style"/>
          <w:i/>
          <w:spacing w:val="7"/>
          <w:vertAlign w:val="superscript"/>
        </w:rPr>
        <w:t>o</w:t>
      </w:r>
      <w:del w:id="743" w:author="Rick" w:date="2019-04-10T12:12:00Z">
        <w:r w:rsidDel="00BE0C14">
          <w:rPr>
            <w:rFonts w:ascii="Bookman Old Style"/>
            <w:i/>
            <w:spacing w:val="7"/>
          </w:rPr>
          <w:delText xml:space="preserve"> </w:delText>
        </w:r>
      </w:del>
      <w:r>
        <w:rPr>
          <w:rFonts w:ascii="Arial"/>
        </w:rPr>
        <w:t>)</w:t>
      </w:r>
      <w:r>
        <w:t xml:space="preserve">, where </w:t>
      </w:r>
      <w:r>
        <w:rPr>
          <w:rFonts w:ascii="Bookman Old Style"/>
          <w:i/>
          <w:spacing w:val="7"/>
        </w:rPr>
        <w:t>C</w:t>
      </w:r>
      <w:r>
        <w:rPr>
          <w:rFonts w:ascii="Bookman Old Style"/>
          <w:i/>
          <w:spacing w:val="7"/>
          <w:vertAlign w:val="superscript"/>
        </w:rPr>
        <w:t>o</w:t>
      </w:r>
      <w:r>
        <w:rPr>
          <w:rFonts w:ascii="Bookman Old Style"/>
          <w:i/>
          <w:spacing w:val="7"/>
        </w:rPr>
        <w:t xml:space="preserve"> </w:t>
      </w:r>
      <w:del w:id="744" w:author="Rick" w:date="2019-04-10T12:12:00Z">
        <w:r w:rsidDel="00BE0C14">
          <w:rPr>
            <w:spacing w:val="-20"/>
          </w:rPr>
          <w:delText xml:space="preserve">is </w:delText>
        </w:r>
        <w:r w:rsidDel="00BE0C14">
          <w:delText>n</w:delText>
        </w:r>
      </w:del>
      <w:ins w:id="745" w:author="Rick" w:date="2019-04-10T12:12:00Z">
        <w:r w:rsidR="00BE0C14">
          <w:t>is the n</w:t>
        </w:r>
      </w:ins>
      <w:r>
        <w:t>umber of communities in</w:t>
      </w:r>
      <w:r>
        <w:rPr>
          <w:spacing w:val="28"/>
        </w:rPr>
        <w:t xml:space="preserve"> </w:t>
      </w:r>
      <w:r>
        <w:rPr>
          <w:rFonts w:ascii="Bookman Old Style"/>
          <w:i/>
          <w:spacing w:val="2"/>
        </w:rPr>
        <w:t>tt</w:t>
      </w:r>
      <w:r>
        <w:rPr>
          <w:rFonts w:ascii="Bookman Old Style"/>
          <w:i/>
          <w:spacing w:val="2"/>
          <w:vertAlign w:val="superscript"/>
        </w:rPr>
        <w:t>o</w:t>
      </w:r>
      <w:r>
        <w:rPr>
          <w:spacing w:val="2"/>
        </w:rPr>
        <w:t>.</w:t>
      </w:r>
    </w:p>
    <w:p w14:paraId="36B08B63" w14:textId="63D1006C" w:rsidR="00187908" w:rsidRDefault="00F51443">
      <w:pPr>
        <w:pStyle w:val="ListParagraph"/>
        <w:numPr>
          <w:ilvl w:val="0"/>
          <w:numId w:val="4"/>
        </w:numPr>
        <w:tabs>
          <w:tab w:val="left" w:pos="431"/>
        </w:tabs>
        <w:spacing w:before="131"/>
        <w:jc w:val="both"/>
        <w:rPr>
          <w:i/>
          <w:sz w:val="20"/>
        </w:rPr>
      </w:pPr>
      <w:r>
        <w:rPr>
          <w:noProof/>
          <w:lang w:val="en-IN" w:eastAsia="en-IN" w:bidi="hi-IN"/>
        </w:rPr>
        <mc:AlternateContent>
          <mc:Choice Requires="wps">
            <w:drawing>
              <wp:anchor distT="0" distB="0" distL="114300" distR="114300" simplePos="0" relativeHeight="250020864" behindDoc="1" locked="0" layoutInCell="1" allowOverlap="1" wp14:anchorId="1ED11BF7" wp14:editId="2255780A">
                <wp:simplePos x="0" y="0"/>
                <wp:positionH relativeFrom="page">
                  <wp:posOffset>4528185</wp:posOffset>
                </wp:positionH>
                <wp:positionV relativeFrom="paragraph">
                  <wp:posOffset>-584200</wp:posOffset>
                </wp:positionV>
                <wp:extent cx="227330" cy="219710"/>
                <wp:effectExtent l="0" t="0" r="0" b="0"/>
                <wp:wrapNone/>
                <wp:docPr id="360"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83848" w14:textId="77777777" w:rsidR="00121D20" w:rsidRDefault="00121D20">
                            <w:pPr>
                              <w:pStyle w:val="BodyText"/>
                              <w:tabs>
                                <w:tab w:val="left" w:pos="302"/>
                              </w:tabs>
                              <w:spacing w:line="242" w:lineRule="exact"/>
                              <w:rPr>
                                <w:rFonts w:ascii="Lucida Sans Unicode"/>
                              </w:rPr>
                            </w:pPr>
                            <w:r>
                              <w:rPr>
                                <w:rFonts w:ascii="Lucida Sans Unicode"/>
                                <w:w w:val="85"/>
                              </w:rPr>
                              <w:t>|</w:t>
                            </w:r>
                            <w:r>
                              <w:rPr>
                                <w:rFonts w:ascii="Lucida Sans Unicode"/>
                                <w:w w:val="85"/>
                              </w:rPr>
                              <w:tab/>
                            </w:r>
                            <w:r>
                              <w:rPr>
                                <w:rFonts w:ascii="Lucida Sans Unicode"/>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D11BF7" id="Text Box 359" o:spid="_x0000_s1142" type="#_x0000_t202" style="position:absolute;left:0;text-align:left;margin-left:356.55pt;margin-top:-46pt;width:17.9pt;height:17.3pt;z-index:-2532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" filled="f" stroked="f">
                <v:textbox inset="0,0,0,0">
                  <w:txbxContent>
                    <w:p w14:paraId="3A183848" w14:textId="77777777" w:rsidR="00121D20" w:rsidRDefault="00121D20">
                      <w:pPr>
                        <w:pStyle w:val="BodyText"/>
                        <w:tabs>
                          <w:tab w:val="left" w:pos="302"/>
                        </w:tabs>
                        <w:spacing w:line="242" w:lineRule="exact"/>
                        <w:rPr>
                          <w:rFonts w:ascii="Lucida Sans Unicode"/>
                        </w:rPr>
                      </w:pPr>
                      <w:r>
                        <w:rPr>
                          <w:rFonts w:ascii="Lucida Sans Unicode"/>
                          <w:w w:val="85"/>
                        </w:rPr>
                        <w:t>|</w:t>
                      </w:r>
                      <w:r>
                        <w:rPr>
                          <w:rFonts w:ascii="Lucida Sans Unicode"/>
                          <w:w w:val="85"/>
                        </w:rPr>
                        <w:tab/>
                      </w:r>
                      <w:r>
                        <w:rPr>
                          <w:rFonts w:ascii="Lucida Sans Unicode"/>
                          <w:spacing w:val="-20"/>
                          <w:w w:val="85"/>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21888" behindDoc="1" locked="0" layoutInCell="1" allowOverlap="1" wp14:anchorId="572A99E9" wp14:editId="53C9A2A7">
                <wp:simplePos x="0" y="0"/>
                <wp:positionH relativeFrom="page">
                  <wp:posOffset>5072380</wp:posOffset>
                </wp:positionH>
                <wp:positionV relativeFrom="paragraph">
                  <wp:posOffset>-735965</wp:posOffset>
                </wp:positionV>
                <wp:extent cx="227330" cy="219710"/>
                <wp:effectExtent l="0" t="0" r="0" b="0"/>
                <wp:wrapNone/>
                <wp:docPr id="359"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D0B7" w14:textId="77777777" w:rsidR="00121D20" w:rsidRDefault="00121D20">
                            <w:pPr>
                              <w:pStyle w:val="BodyText"/>
                              <w:tabs>
                                <w:tab w:val="left" w:pos="302"/>
                              </w:tabs>
                              <w:spacing w:line="242" w:lineRule="exact"/>
                              <w:rPr>
                                <w:rFonts w:ascii="Lucida Sans Unicode"/>
                              </w:rPr>
                            </w:pPr>
                            <w:r>
                              <w:rPr>
                                <w:rFonts w:ascii="Lucida Sans Unicode"/>
                                <w:w w:val="85"/>
                              </w:rPr>
                              <w:t>|</w:t>
                            </w:r>
                            <w:r>
                              <w:rPr>
                                <w:rFonts w:ascii="Lucida Sans Unicode"/>
                                <w:w w:val="85"/>
                              </w:rPr>
                              <w:tab/>
                            </w:r>
                            <w:r>
                              <w:rPr>
                                <w:rFonts w:ascii="Lucida Sans Unicode"/>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A99E9" id="Text Box 358" o:spid="_x0000_s1143" type="#_x0000_t202" style="position:absolute;left:0;text-align:left;margin-left:399.4pt;margin-top:-57.95pt;width:17.9pt;height:17.3pt;z-index:-2532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" filled="f" stroked="f">
                <v:textbox inset="0,0,0,0">
                  <w:txbxContent>
                    <w:p w14:paraId="3BE9D0B7" w14:textId="77777777" w:rsidR="00121D20" w:rsidRDefault="00121D20">
                      <w:pPr>
                        <w:pStyle w:val="BodyText"/>
                        <w:tabs>
                          <w:tab w:val="left" w:pos="302"/>
                        </w:tabs>
                        <w:spacing w:line="242" w:lineRule="exact"/>
                        <w:rPr>
                          <w:rFonts w:ascii="Lucida Sans Unicode"/>
                        </w:rPr>
                      </w:pPr>
                      <w:r>
                        <w:rPr>
                          <w:rFonts w:ascii="Lucida Sans Unicode"/>
                          <w:w w:val="85"/>
                        </w:rPr>
                        <w:t>|</w:t>
                      </w:r>
                      <w:r>
                        <w:rPr>
                          <w:rFonts w:ascii="Lucida Sans Unicode"/>
                          <w:w w:val="85"/>
                        </w:rPr>
                        <w:tab/>
                      </w:r>
                      <w:r>
                        <w:rPr>
                          <w:rFonts w:ascii="Lucida Sans Unicode"/>
                          <w:spacing w:val="-20"/>
                          <w:w w:val="85"/>
                        </w:rPr>
                        <w:t>|</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32128" behindDoc="1" locked="0" layoutInCell="1" allowOverlap="1" wp14:anchorId="185F6EEA" wp14:editId="01EC05B5">
                <wp:simplePos x="0" y="0"/>
                <wp:positionH relativeFrom="page">
                  <wp:posOffset>4111625</wp:posOffset>
                </wp:positionH>
                <wp:positionV relativeFrom="paragraph">
                  <wp:posOffset>-280670</wp:posOffset>
                </wp:positionV>
                <wp:extent cx="2903855" cy="219710"/>
                <wp:effectExtent l="0" t="0" r="0" b="0"/>
                <wp:wrapNone/>
                <wp:docPr id="358"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59EC" w14:textId="77777777" w:rsidR="00121D20" w:rsidRDefault="00121D20">
                            <w:pPr>
                              <w:pStyle w:val="BodyText"/>
                              <w:tabs>
                                <w:tab w:val="left" w:pos="300"/>
                                <w:tab w:val="left" w:pos="3086"/>
                                <w:tab w:val="left" w:pos="3387"/>
                                <w:tab w:val="left" w:pos="4216"/>
                                <w:tab w:val="left" w:pos="4517"/>
                              </w:tabs>
                              <w:spacing w:line="242" w:lineRule="exact"/>
                              <w:rPr>
                                <w:rFonts w:ascii="Lucida Sans Unicode"/>
                              </w:rPr>
                            </w:pPr>
                            <w:r>
                              <w:rPr>
                                <w:rFonts w:ascii="Lucida Sans Unicode"/>
                                <w:w w:val="85"/>
                              </w:rPr>
                              <w:t>|</w:t>
                            </w:r>
                            <w:r>
                              <w:rPr>
                                <w:rFonts w:ascii="Lucida Sans Unicode"/>
                                <w:w w:val="85"/>
                              </w:rPr>
                              <w:tab/>
                              <w:t>|</w:t>
                            </w:r>
                            <w:r>
                              <w:rPr>
                                <w:rFonts w:ascii="Lucida Sans Unicode"/>
                                <w:w w:val="85"/>
                              </w:rPr>
                              <w:tab/>
                              <w:t>|</w:t>
                            </w:r>
                            <w:r>
                              <w:rPr>
                                <w:rFonts w:ascii="Lucida Sans Unicode"/>
                                <w:w w:val="85"/>
                              </w:rPr>
                              <w:tab/>
                              <w:t>|</w:t>
                            </w:r>
                            <w:r>
                              <w:rPr>
                                <w:rFonts w:ascii="Lucida Sans Unicode"/>
                                <w:w w:val="85"/>
                              </w:rPr>
                              <w:tab/>
                              <w:t>|</w:t>
                            </w:r>
                            <w:r>
                              <w:rPr>
                                <w:rFonts w:ascii="Lucida Sans Unicode"/>
                                <w:w w:val="85"/>
                              </w:rPr>
                              <w:tab/>
                            </w:r>
                            <w:r>
                              <w:rPr>
                                <w:rFonts w:ascii="Lucida Sans Unicode"/>
                                <w:spacing w:val="-20"/>
                                <w:w w:val="8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5F6EEA" id="Text Box 357" o:spid="_x0000_s1144" type="#_x0000_t202" style="position:absolute;left:0;text-align:left;margin-left:323.75pt;margin-top:-22.1pt;width:228.65pt;height:17.3pt;z-index:-2532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" filled="f" stroked="f">
                <v:textbox inset="0,0,0,0">
                  <w:txbxContent>
                    <w:p w14:paraId="497159EC" w14:textId="77777777" w:rsidR="00121D20" w:rsidRDefault="00121D20">
                      <w:pPr>
                        <w:pStyle w:val="BodyText"/>
                        <w:tabs>
                          <w:tab w:val="left" w:pos="300"/>
                          <w:tab w:val="left" w:pos="3086"/>
                          <w:tab w:val="left" w:pos="3387"/>
                          <w:tab w:val="left" w:pos="4216"/>
                          <w:tab w:val="left" w:pos="4517"/>
                        </w:tabs>
                        <w:spacing w:line="242" w:lineRule="exact"/>
                        <w:rPr>
                          <w:rFonts w:ascii="Lucida Sans Unicode"/>
                        </w:rPr>
                      </w:pPr>
                      <w:r>
                        <w:rPr>
                          <w:rFonts w:ascii="Lucida Sans Unicode"/>
                          <w:w w:val="85"/>
                        </w:rPr>
                        <w:t>|</w:t>
                      </w:r>
                      <w:r>
                        <w:rPr>
                          <w:rFonts w:ascii="Lucida Sans Unicode"/>
                          <w:w w:val="85"/>
                        </w:rPr>
                        <w:tab/>
                        <w:t>|</w:t>
                      </w:r>
                      <w:r>
                        <w:rPr>
                          <w:rFonts w:ascii="Lucida Sans Unicode"/>
                          <w:w w:val="85"/>
                        </w:rPr>
                        <w:tab/>
                        <w:t>|</w:t>
                      </w:r>
                      <w:r>
                        <w:rPr>
                          <w:rFonts w:ascii="Lucida Sans Unicode"/>
                          <w:w w:val="85"/>
                        </w:rPr>
                        <w:tab/>
                        <w:t>|</w:t>
                      </w:r>
                      <w:r>
                        <w:rPr>
                          <w:rFonts w:ascii="Lucida Sans Unicode"/>
                          <w:w w:val="85"/>
                        </w:rPr>
                        <w:tab/>
                        <w:t>|</w:t>
                      </w:r>
                      <w:r>
                        <w:rPr>
                          <w:rFonts w:ascii="Lucida Sans Unicode"/>
                          <w:w w:val="85"/>
                        </w:rPr>
                        <w:tab/>
                      </w:r>
                      <w:r>
                        <w:rPr>
                          <w:rFonts w:ascii="Lucida Sans Unicode"/>
                          <w:spacing w:val="-20"/>
                          <w:w w:val="85"/>
                        </w:rPr>
                        <w:t>|</w:t>
                      </w:r>
                    </w:p>
                  </w:txbxContent>
                </v:textbox>
                <w10:wrap anchorx="page"/>
              </v:shape>
            </w:pict>
          </mc:Fallback>
        </mc:AlternateContent>
      </w:r>
      <w:bookmarkStart w:id="746" w:name="Query_on_2-level_index"/>
      <w:bookmarkEnd w:id="746"/>
      <w:r w:rsidR="00105EDE">
        <w:rPr>
          <w:i/>
          <w:sz w:val="20"/>
        </w:rPr>
        <w:t xml:space="preserve">Query on </w:t>
      </w:r>
      <w:del w:id="747" w:author="Rick" w:date="2019-04-10T12:12:00Z">
        <w:r w:rsidR="00105EDE" w:rsidDel="00BE0C14">
          <w:rPr>
            <w:i/>
            <w:sz w:val="20"/>
          </w:rPr>
          <w:delText>2</w:delText>
        </w:r>
      </w:del>
      <w:ins w:id="748" w:author="Rick" w:date="2019-04-10T12:12:00Z">
        <w:r w:rsidR="00BE0C14">
          <w:rPr>
            <w:i/>
            <w:sz w:val="20"/>
          </w:rPr>
          <w:t>Two</w:t>
        </w:r>
      </w:ins>
      <w:r w:rsidR="00105EDE">
        <w:rPr>
          <w:i/>
          <w:sz w:val="20"/>
        </w:rPr>
        <w:t>-level</w:t>
      </w:r>
      <w:r w:rsidR="00105EDE">
        <w:rPr>
          <w:i/>
          <w:spacing w:val="6"/>
          <w:sz w:val="20"/>
        </w:rPr>
        <w:t xml:space="preserve"> </w:t>
      </w:r>
      <w:r w:rsidR="00105EDE">
        <w:rPr>
          <w:i/>
          <w:sz w:val="20"/>
        </w:rPr>
        <w:t>Index</w:t>
      </w:r>
    </w:p>
    <w:p w14:paraId="2DE033C0" w14:textId="23FCFF3D" w:rsidR="00187908" w:rsidRDefault="00105EDE">
      <w:pPr>
        <w:pStyle w:val="BodyText"/>
        <w:spacing w:before="70" w:line="249" w:lineRule="auto"/>
        <w:ind w:left="159" w:right="977" w:firstLine="199"/>
        <w:jc w:val="both"/>
      </w:pPr>
      <w:r>
        <w:rPr>
          <w:spacing w:val="-8"/>
        </w:rPr>
        <w:t xml:space="preserve">We </w:t>
      </w:r>
      <w:r>
        <w:t xml:space="preserve">classify k-truss local community queries into two </w:t>
      </w:r>
      <w:r>
        <w:rPr>
          <w:spacing w:val="-4"/>
        </w:rPr>
        <w:t>cat</w:t>
      </w:r>
      <w:del w:id="749" w:author="Rick" w:date="2019-04-10T12:12:00Z">
        <w:r w:rsidDel="00BE0C14">
          <w:rPr>
            <w:spacing w:val="-4"/>
          </w:rPr>
          <w:delText xml:space="preserve">- </w:delText>
        </w:r>
      </w:del>
      <w:r>
        <w:t xml:space="preserve">egories according to the level of information required. </w:t>
      </w:r>
      <w:r>
        <w:rPr>
          <w:spacing w:val="-5"/>
        </w:rPr>
        <w:t xml:space="preserve">The </w:t>
      </w:r>
      <w:r>
        <w:t xml:space="preserve">community-level query (Section </w:t>
      </w:r>
      <w:hyperlink w:anchor="_bookmark12" w:history="1">
        <w:r>
          <w:t>III-B1)</w:t>
        </w:r>
      </w:hyperlink>
      <w:r>
        <w:t xml:space="preserve"> </w:t>
      </w:r>
      <w:ins w:id="750" w:author="Rick" w:date="2019-04-10T12:12:00Z">
        <w:r w:rsidR="00BE0C14">
          <w:t xml:space="preserve">only </w:t>
        </w:r>
      </w:ins>
      <w:r>
        <w:t xml:space="preserve">requires </w:t>
      </w:r>
      <w:del w:id="751" w:author="Rick" w:date="2019-04-10T12:13:00Z">
        <w:r w:rsidDel="00BE0C14">
          <w:delText xml:space="preserve">only </w:delText>
        </w:r>
      </w:del>
      <w:ins w:id="752" w:author="Rick" w:date="2019-04-10T12:13:00Z">
        <w:r w:rsidR="00BE0C14">
          <w:t xml:space="preserve">the </w:t>
        </w:r>
      </w:ins>
      <w:r>
        <w:rPr>
          <w:spacing w:val="-4"/>
        </w:rPr>
        <w:t>infor</w:t>
      </w:r>
      <w:del w:id="753" w:author="Rick" w:date="2019-04-10T12:13:00Z">
        <w:r w:rsidDel="00BE0C14">
          <w:rPr>
            <w:spacing w:val="-4"/>
          </w:rPr>
          <w:delText xml:space="preserve">- </w:delText>
        </w:r>
      </w:del>
      <w:r>
        <w:t xml:space="preserve">mation </w:t>
      </w:r>
      <w:del w:id="754" w:author="Rick" w:date="2019-04-10T12:13:00Z">
        <w:r w:rsidDel="00BE0C14">
          <w:delText xml:space="preserve">of </w:delText>
        </w:r>
      </w:del>
      <w:ins w:id="755" w:author="Rick" w:date="2019-04-10T12:13:00Z">
        <w:r w:rsidR="00BE0C14">
          <w:t xml:space="preserve">on the </w:t>
        </w:r>
      </w:ins>
      <w:r>
        <w:t xml:space="preserve">relations between k-truss communities and to </w:t>
      </w:r>
      <w:r>
        <w:rPr>
          <w:spacing w:val="-3"/>
        </w:rPr>
        <w:t xml:space="preserve">which </w:t>
      </w:r>
      <w:r>
        <w:t xml:space="preserve">k-truss communities </w:t>
      </w:r>
      <w:ins w:id="756" w:author="Rick" w:date="2019-04-10T12:13:00Z">
        <w:r w:rsidR="00BE0C14">
          <w:t xml:space="preserve">the </w:t>
        </w:r>
      </w:ins>
      <w:r>
        <w:t xml:space="preserve">query vertices belong. For example, </w:t>
      </w:r>
      <w:del w:id="757" w:author="Rick" w:date="2019-04-10T12:13:00Z">
        <w:r w:rsidDel="00AC2066">
          <w:rPr>
            <w:spacing w:val="-5"/>
          </w:rPr>
          <w:delText>”</w:delText>
        </w:r>
      </w:del>
      <w:ins w:id="758" w:author="Rick" w:date="2019-04-10T12:13:00Z">
        <w:r w:rsidR="00AC2066">
          <w:rPr>
            <w:spacing w:val="-5"/>
          </w:rPr>
          <w:t>“</w:t>
        </w:r>
      </w:ins>
      <w:r>
        <w:rPr>
          <w:spacing w:val="-5"/>
        </w:rPr>
        <w:t xml:space="preserve">Do </w:t>
      </w:r>
      <w:r>
        <w:t>query vertices belongs to same k-truss communities?”</w:t>
      </w:r>
      <w:del w:id="759" w:author="Rick" w:date="2019-04-10T12:13:00Z">
        <w:r w:rsidDel="00AC2066">
          <w:delText>.</w:delText>
        </w:r>
      </w:del>
      <w:r>
        <w:t xml:space="preserve"> </w:t>
      </w:r>
      <w:del w:id="760" w:author="Rick" w:date="2019-04-10T12:13:00Z">
        <w:r w:rsidDel="00AC2066">
          <w:rPr>
            <w:spacing w:val="-3"/>
          </w:rPr>
          <w:delText xml:space="preserve">This </w:delText>
        </w:r>
      </w:del>
      <w:ins w:id="761" w:author="Rick" w:date="2019-04-10T12:13:00Z">
        <w:r w:rsidR="00AC2066">
          <w:rPr>
            <w:spacing w:val="-3"/>
          </w:rPr>
          <w:t xml:space="preserve">These </w:t>
        </w:r>
      </w:ins>
      <w:del w:id="762" w:author="Rick" w:date="2019-04-10T12:14:00Z">
        <w:r w:rsidDel="00AC2066">
          <w:delText xml:space="preserve">type of </w:delText>
        </w:r>
      </w:del>
      <w:r>
        <w:t xml:space="preserve">queries can be answered solely by the </w:t>
      </w:r>
      <w:del w:id="763" w:author="Rick" w:date="2019-04-10T12:13:00Z">
        <w:r w:rsidDel="00AC2066">
          <w:delText xml:space="preserve">top </w:delText>
        </w:r>
      </w:del>
      <w:ins w:id="764" w:author="Rick" w:date="2019-04-10T12:13:00Z">
        <w:r w:rsidR="00AC2066">
          <w:t>top-</w:t>
        </w:r>
      </w:ins>
      <w:r>
        <w:t xml:space="preserve">level </w:t>
      </w:r>
      <w:r>
        <w:rPr>
          <w:spacing w:val="-3"/>
        </w:rPr>
        <w:t xml:space="preserve">index. </w:t>
      </w:r>
      <w:r>
        <w:t xml:space="preserve">Another type of queries, which requires </w:t>
      </w:r>
      <w:del w:id="765" w:author="Rick" w:date="2019-04-10T12:14:00Z">
        <w:r w:rsidDel="00AC2066">
          <w:delText xml:space="preserve">edge </w:delText>
        </w:r>
      </w:del>
      <w:ins w:id="766" w:author="Rick" w:date="2019-04-10T12:14:00Z">
        <w:r w:rsidR="00AC2066">
          <w:t>edge-</w:t>
        </w:r>
      </w:ins>
      <w:r>
        <w:t>level</w:t>
      </w:r>
      <w:r>
        <w:rPr>
          <w:spacing w:val="-32"/>
        </w:rPr>
        <w:t xml:space="preserve"> </w:t>
      </w:r>
      <w:r>
        <w:t xml:space="preserve">information to process, is called the edge-level query (Section </w:t>
      </w:r>
      <w:hyperlink w:anchor="_bookmark15" w:history="1">
        <w:r>
          <w:t xml:space="preserve">III-B2). </w:t>
        </w:r>
      </w:hyperlink>
      <w:r>
        <w:t>The widely studied community search query is the simplest form</w:t>
      </w:r>
      <w:r>
        <w:rPr>
          <w:spacing w:val="-33"/>
        </w:rPr>
        <w:t xml:space="preserve"> </w:t>
      </w:r>
      <w:r>
        <w:rPr>
          <w:spacing w:val="-6"/>
        </w:rPr>
        <w:t xml:space="preserve">of </w:t>
      </w:r>
      <w:r>
        <w:t xml:space="preserve">such queries. </w:t>
      </w:r>
      <w:r>
        <w:rPr>
          <w:spacing w:val="-8"/>
        </w:rPr>
        <w:t xml:space="preserve">We </w:t>
      </w:r>
      <w:r>
        <w:t xml:space="preserve">process this type of queries by first locating the target k-truss communities with the </w:t>
      </w:r>
      <w:del w:id="767" w:author="Rick" w:date="2019-04-10T12:14:00Z">
        <w:r w:rsidDel="00AC2066">
          <w:delText xml:space="preserve">top </w:delText>
        </w:r>
      </w:del>
      <w:ins w:id="768" w:author="Rick" w:date="2019-04-10T12:14:00Z">
        <w:r w:rsidR="00AC2066">
          <w:t>top-</w:t>
        </w:r>
      </w:ins>
      <w:r>
        <w:t xml:space="preserve">level index </w:t>
      </w:r>
      <w:r>
        <w:rPr>
          <w:spacing w:val="-5"/>
        </w:rPr>
        <w:t xml:space="preserve">and </w:t>
      </w:r>
      <w:r>
        <w:t>then</w:t>
      </w:r>
      <w:r>
        <w:rPr>
          <w:spacing w:val="28"/>
        </w:rPr>
        <w:t xml:space="preserve"> </w:t>
      </w:r>
      <w:r>
        <w:t>diving</w:t>
      </w:r>
      <w:r>
        <w:rPr>
          <w:spacing w:val="29"/>
        </w:rPr>
        <w:t xml:space="preserve"> </w:t>
      </w:r>
      <w:r>
        <w:t>into</w:t>
      </w:r>
      <w:r>
        <w:rPr>
          <w:spacing w:val="29"/>
        </w:rPr>
        <w:t xml:space="preserve"> </w:t>
      </w:r>
      <w:r>
        <w:t>the</w:t>
      </w:r>
      <w:r>
        <w:rPr>
          <w:spacing w:val="28"/>
        </w:rPr>
        <w:t xml:space="preserve"> </w:t>
      </w:r>
      <w:r>
        <w:t>edge-level</w:t>
      </w:r>
      <w:r>
        <w:rPr>
          <w:spacing w:val="29"/>
        </w:rPr>
        <w:t xml:space="preserve"> </w:t>
      </w:r>
      <w:r>
        <w:t>details</w:t>
      </w:r>
      <w:r>
        <w:rPr>
          <w:spacing w:val="29"/>
        </w:rPr>
        <w:t xml:space="preserve"> </w:t>
      </w:r>
      <w:r>
        <w:t>with</w:t>
      </w:r>
      <w:r>
        <w:rPr>
          <w:spacing w:val="28"/>
        </w:rPr>
        <w:t xml:space="preserve"> </w:t>
      </w:r>
      <w:r>
        <w:t>the</w:t>
      </w:r>
      <w:r>
        <w:rPr>
          <w:spacing w:val="29"/>
        </w:rPr>
        <w:t xml:space="preserve"> </w:t>
      </w:r>
      <w:del w:id="769" w:author="Rick" w:date="2019-04-10T12:14:00Z">
        <w:r w:rsidDel="00AC2066">
          <w:delText>bottom</w:delText>
        </w:r>
        <w:r w:rsidDel="00AC2066">
          <w:rPr>
            <w:spacing w:val="29"/>
          </w:rPr>
          <w:delText xml:space="preserve"> </w:delText>
        </w:r>
      </w:del>
      <w:ins w:id="770" w:author="Rick" w:date="2019-04-10T12:14:00Z">
        <w:r w:rsidR="00AC2066">
          <w:t>bottom</w:t>
        </w:r>
        <w:r w:rsidR="00AC2066">
          <w:rPr>
            <w:spacing w:val="29"/>
          </w:rPr>
          <w:t>-</w:t>
        </w:r>
      </w:ins>
      <w:r>
        <w:rPr>
          <w:spacing w:val="-5"/>
        </w:rPr>
        <w:t>level</w:t>
      </w:r>
    </w:p>
    <w:p w14:paraId="0D2E1DFA" w14:textId="77777777" w:rsidR="00187908" w:rsidRDefault="00187908">
      <w:pPr>
        <w:spacing w:line="249" w:lineRule="auto"/>
        <w:jc w:val="both"/>
        <w:sectPr w:rsidR="00187908">
          <w:type w:val="continuous"/>
          <w:pgSz w:w="12240" w:h="15840"/>
          <w:pgMar w:top="900" w:right="0" w:bottom="280" w:left="820" w:header="720" w:footer="720" w:gutter="0"/>
          <w:cols w:num="2" w:space="720" w:equalWidth="0">
            <w:col w:w="5181" w:space="79"/>
            <w:col w:w="6160"/>
          </w:cols>
        </w:sectPr>
      </w:pPr>
    </w:p>
    <w:p w14:paraId="3D40AF66" w14:textId="71936BD3" w:rsidR="00187908" w:rsidRDefault="00105EDE">
      <w:pPr>
        <w:pStyle w:val="BodyText"/>
        <w:spacing w:before="71" w:line="249" w:lineRule="auto"/>
        <w:ind w:left="159" w:right="38"/>
        <w:jc w:val="both"/>
      </w:pPr>
      <w:r>
        <w:lastRenderedPageBreak/>
        <w:t>index.</w:t>
      </w:r>
      <w:r>
        <w:rPr>
          <w:spacing w:val="-7"/>
        </w:rPr>
        <w:t xml:space="preserve"> </w:t>
      </w:r>
      <w:r>
        <w:t>Besides</w:t>
      </w:r>
      <w:r>
        <w:rPr>
          <w:spacing w:val="-6"/>
        </w:rPr>
        <w:t xml:space="preserve"> </w:t>
      </w:r>
      <w:del w:id="771" w:author="Rick" w:date="2019-04-10T12:14:00Z">
        <w:r w:rsidDel="00AC2066">
          <w:delText>of</w:delText>
        </w:r>
        <w:r w:rsidDel="00AC2066">
          <w:rPr>
            <w:spacing w:val="-6"/>
          </w:rPr>
          <w:delText xml:space="preserve"> </w:delText>
        </w:r>
      </w:del>
      <w:r>
        <w:t>the</w:t>
      </w:r>
      <w:r>
        <w:rPr>
          <w:spacing w:val="-6"/>
        </w:rPr>
        <w:t xml:space="preserve"> </w:t>
      </w:r>
      <w:r>
        <w:t>two</w:t>
      </w:r>
      <w:r>
        <w:rPr>
          <w:spacing w:val="-6"/>
        </w:rPr>
        <w:t xml:space="preserve"> </w:t>
      </w:r>
      <w:r>
        <w:t>query</w:t>
      </w:r>
      <w:r>
        <w:rPr>
          <w:spacing w:val="-6"/>
        </w:rPr>
        <w:t xml:space="preserve"> </w:t>
      </w:r>
      <w:r>
        <w:t>categories,</w:t>
      </w:r>
      <w:r>
        <w:rPr>
          <w:spacing w:val="-6"/>
        </w:rPr>
        <w:t xml:space="preserve"> </w:t>
      </w:r>
      <w:r>
        <w:t>we</w:t>
      </w:r>
      <w:r>
        <w:rPr>
          <w:spacing w:val="-6"/>
        </w:rPr>
        <w:t xml:space="preserve"> </w:t>
      </w:r>
      <w:r>
        <w:t>also</w:t>
      </w:r>
      <w:r>
        <w:rPr>
          <w:spacing w:val="-6"/>
        </w:rPr>
        <w:t xml:space="preserve"> </w:t>
      </w:r>
      <w:r>
        <w:t xml:space="preserve">incorporate the ability to add various cohesiveness criteria for </w:t>
      </w:r>
      <w:ins w:id="772" w:author="Rick" w:date="2019-04-10T12:14:00Z">
        <w:r w:rsidR="00AC2066">
          <w:t xml:space="preserve">the </w:t>
        </w:r>
      </w:ins>
      <w:r>
        <w:t xml:space="preserve">queries </w:t>
      </w:r>
      <w:r>
        <w:rPr>
          <w:spacing w:val="-4"/>
        </w:rPr>
        <w:t>with</w:t>
      </w:r>
      <w:bookmarkStart w:id="773" w:name="The_community-level_Query"/>
      <w:bookmarkStart w:id="774" w:name="_bookmark12"/>
      <w:bookmarkEnd w:id="773"/>
      <w:bookmarkEnd w:id="774"/>
      <w:r>
        <w:rPr>
          <w:spacing w:val="-4"/>
        </w:rPr>
        <w:t xml:space="preserve"> </w:t>
      </w:r>
      <w:r>
        <w:t xml:space="preserve">our </w:t>
      </w:r>
      <w:del w:id="775" w:author="Rick" w:date="2019-04-10T12:14:00Z">
        <w:r w:rsidDel="00AC2066">
          <w:delText>2</w:delText>
        </w:r>
      </w:del>
      <w:ins w:id="776" w:author="Rick" w:date="2019-04-10T12:14:00Z">
        <w:r w:rsidR="00AC2066">
          <w:t>two</w:t>
        </w:r>
      </w:ins>
      <w:r>
        <w:t>-level</w:t>
      </w:r>
      <w:r>
        <w:rPr>
          <w:spacing w:val="-13"/>
        </w:rPr>
        <w:t xml:space="preserve"> </w:t>
      </w:r>
      <w:r>
        <w:t>index.</w:t>
      </w:r>
    </w:p>
    <w:p w14:paraId="7595C301" w14:textId="77777777" w:rsidR="00187908" w:rsidRDefault="00105EDE">
      <w:pPr>
        <w:pStyle w:val="ListParagraph"/>
        <w:numPr>
          <w:ilvl w:val="1"/>
          <w:numId w:val="4"/>
        </w:numPr>
        <w:tabs>
          <w:tab w:val="left" w:pos="625"/>
        </w:tabs>
        <w:spacing w:line="212" w:lineRule="exact"/>
        <w:ind w:hanging="267"/>
        <w:jc w:val="both"/>
        <w:rPr>
          <w:i/>
          <w:sz w:val="20"/>
        </w:rPr>
      </w:pPr>
      <w:r>
        <w:rPr>
          <w:i/>
          <w:sz w:val="20"/>
        </w:rPr>
        <w:t>The Community-level</w:t>
      </w:r>
      <w:r>
        <w:rPr>
          <w:i/>
          <w:spacing w:val="-13"/>
          <w:sz w:val="20"/>
        </w:rPr>
        <w:t xml:space="preserve"> </w:t>
      </w:r>
      <w:r>
        <w:rPr>
          <w:i/>
          <w:sz w:val="20"/>
        </w:rPr>
        <w:t>Query:</w:t>
      </w:r>
    </w:p>
    <w:p w14:paraId="0D66ED3C" w14:textId="6C976763" w:rsidR="00187908" w:rsidRDefault="00F51443">
      <w:pPr>
        <w:pStyle w:val="BodyText"/>
        <w:spacing w:before="9" w:line="247" w:lineRule="auto"/>
        <w:ind w:left="159" w:right="38"/>
        <w:jc w:val="both"/>
      </w:pPr>
      <w:r>
        <w:rPr>
          <w:noProof/>
          <w:lang w:val="en-IN" w:eastAsia="en-IN" w:bidi="hi-IN"/>
        </w:rPr>
        <mc:AlternateContent>
          <mc:Choice Requires="wps">
            <w:drawing>
              <wp:anchor distT="0" distB="0" distL="114300" distR="114300" simplePos="0" relativeHeight="250043392" behindDoc="1" locked="0" layoutInCell="1" allowOverlap="1" wp14:anchorId="202ED6BC" wp14:editId="6E2B175E">
                <wp:simplePos x="0" y="0"/>
                <wp:positionH relativeFrom="page">
                  <wp:posOffset>2200910</wp:posOffset>
                </wp:positionH>
                <wp:positionV relativeFrom="paragraph">
                  <wp:posOffset>177800</wp:posOffset>
                </wp:positionV>
                <wp:extent cx="98425" cy="219710"/>
                <wp:effectExtent l="0" t="0" r="0" b="0"/>
                <wp:wrapNone/>
                <wp:docPr id="357"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CD84E"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2ED6BC" id="Text Box 356" o:spid="_x0000_s1145" type="#_x0000_t202" style="position:absolute;left:0;text-align:left;margin-left:173.3pt;margin-top:14pt;width:7.75pt;height:17.3pt;z-index:-2532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" filled="f" stroked="f">
                <v:textbox inset="0,0,0,0">
                  <w:txbxContent>
                    <w:p w14:paraId="633CD84E"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r w:rsidR="00105EDE">
        <w:t xml:space="preserve">The query process for community-level local k-truss </w:t>
      </w:r>
      <w:r w:rsidR="00105EDE">
        <w:rPr>
          <w:spacing w:val="-5"/>
        </w:rPr>
        <w:t>com</w:t>
      </w:r>
      <w:del w:id="777" w:author="Rick" w:date="2019-04-10T12:17:00Z">
        <w:r w:rsidR="00105EDE" w:rsidDel="00AC2066">
          <w:rPr>
            <w:spacing w:val="-5"/>
          </w:rPr>
          <w:delText xml:space="preserve">- </w:delText>
        </w:r>
      </w:del>
      <w:r w:rsidR="00105EDE">
        <w:t xml:space="preserve">munity query is called </w:t>
      </w:r>
      <w:ins w:id="778" w:author="Rick" w:date="2019-04-10T12:17:00Z">
        <w:r w:rsidR="00AC2066">
          <w:t xml:space="preserve">the </w:t>
        </w:r>
      </w:ins>
      <w:r w:rsidR="00105EDE">
        <w:rPr>
          <w:rFonts w:ascii="Bookman Old Style"/>
          <w:i/>
        </w:rPr>
        <w:t xml:space="preserve">union intersection </w:t>
      </w:r>
      <w:r w:rsidR="00105EDE">
        <w:t xml:space="preserve">procedure. </w:t>
      </w:r>
      <w:r w:rsidR="00105EDE">
        <w:rPr>
          <w:spacing w:val="-14"/>
        </w:rPr>
        <w:t xml:space="preserve">We </w:t>
      </w:r>
      <w:r w:rsidR="00105EDE">
        <w:t xml:space="preserve">show the detailed procedure in Algorithm </w:t>
      </w:r>
      <w:hyperlink w:anchor="_bookmark17" w:history="1">
        <w:r w:rsidR="00105EDE">
          <w:t xml:space="preserve">2. </w:t>
        </w:r>
      </w:hyperlink>
      <w:r w:rsidR="00105EDE">
        <w:t xml:space="preserve">Given the </w:t>
      </w:r>
      <w:del w:id="779" w:author="Rick" w:date="2019-04-10T12:17:00Z">
        <w:r w:rsidR="00105EDE" w:rsidDel="00AC2066">
          <w:rPr>
            <w:spacing w:val="-4"/>
          </w:rPr>
          <w:delText>2</w:delText>
        </w:r>
      </w:del>
      <w:ins w:id="780" w:author="Rick" w:date="2019-04-10T12:17:00Z">
        <w:r w:rsidR="00AC2066">
          <w:rPr>
            <w:spacing w:val="-4"/>
          </w:rPr>
          <w:t>two</w:t>
        </w:r>
      </w:ins>
      <w:r w:rsidR="00105EDE">
        <w:rPr>
          <w:spacing w:val="-4"/>
        </w:rPr>
        <w:t xml:space="preserve">-level </w:t>
      </w:r>
      <w:r w:rsidR="00105EDE">
        <w:t xml:space="preserve">index and a lookup table </w:t>
      </w:r>
      <w:r w:rsidR="00105EDE">
        <w:rPr>
          <w:rFonts w:ascii="Bookman Old Style"/>
          <w:i/>
        </w:rPr>
        <w:t xml:space="preserve">H </w:t>
      </w:r>
      <w:r w:rsidR="00105EDE">
        <w:t xml:space="preserve">that maps </w:t>
      </w:r>
      <w:ins w:id="781" w:author="Rick" w:date="2019-04-10T12:18:00Z">
        <w:r w:rsidR="00AC2066">
          <w:t xml:space="preserve">and </w:t>
        </w:r>
      </w:ins>
      <w:r w:rsidR="00105EDE">
        <w:t xml:space="preserve">represents edges in the original graph </w:t>
      </w:r>
      <w:r w:rsidR="00105EDE">
        <w:rPr>
          <w:rFonts w:ascii="Bookman Old Style"/>
          <w:i/>
        </w:rPr>
        <w:t>tt</w:t>
      </w:r>
      <w:r w:rsidR="00105EDE">
        <w:rPr>
          <w:rFonts w:ascii="Bookman Old Style"/>
          <w:i/>
          <w:vertAlign w:val="superscript"/>
        </w:rPr>
        <w:t>o</w:t>
      </w:r>
      <w:r w:rsidR="00105EDE">
        <w:rPr>
          <w:rFonts w:ascii="Bookman Old Style"/>
          <w:i/>
        </w:rPr>
        <w:t xml:space="preserve"> </w:t>
      </w:r>
      <w:r w:rsidR="00105EDE">
        <w:t>(</w:t>
      </w:r>
      <w:del w:id="782" w:author="Rick" w:date="2019-04-10T12:18:00Z">
        <w:r w:rsidR="00105EDE" w:rsidDel="00AC2066">
          <w:delText xml:space="preserve">represented </w:delText>
        </w:r>
      </w:del>
      <w:ins w:id="783" w:author="Rick" w:date="2019-04-10T12:18:00Z">
        <w:r w:rsidR="00AC2066">
          <w:t xml:space="preserve">indicated </w:t>
        </w:r>
      </w:ins>
      <w:r w:rsidR="00105EDE">
        <w:t xml:space="preserve">by vertices in </w:t>
      </w:r>
      <w:r w:rsidR="00105EDE">
        <w:rPr>
          <w:rFonts w:ascii="Bookman Old Style"/>
          <w:i/>
          <w:spacing w:val="2"/>
        </w:rPr>
        <w:t>tt</w:t>
      </w:r>
      <w:r w:rsidR="00105EDE">
        <w:rPr>
          <w:rFonts w:ascii="Bookman Old Style"/>
          <w:i/>
          <w:spacing w:val="2"/>
          <w:vertAlign w:val="superscript"/>
        </w:rPr>
        <w:t>m</w:t>
      </w:r>
      <w:r w:rsidR="00105EDE">
        <w:rPr>
          <w:spacing w:val="2"/>
        </w:rPr>
        <w:t xml:space="preserve">) </w:t>
      </w:r>
      <w:r w:rsidR="00105EDE">
        <w:t xml:space="preserve">to </w:t>
      </w:r>
      <w:r w:rsidR="00105EDE">
        <w:rPr>
          <w:spacing w:val="-6"/>
        </w:rPr>
        <w:t xml:space="preserve">vertices </w:t>
      </w:r>
      <w:del w:id="784" w:author="Rick" w:date="2019-04-10T12:18:00Z">
        <w:r w:rsidR="00105EDE" w:rsidDel="00AC2066">
          <w:rPr>
            <w:spacing w:val="-6"/>
          </w:rPr>
          <w:delText xml:space="preserve"> </w:delText>
        </w:r>
      </w:del>
      <w:r w:rsidR="00105EDE">
        <w:t xml:space="preserve">in the community graph </w:t>
      </w:r>
      <w:r w:rsidR="00105EDE">
        <w:rPr>
          <w:rFonts w:ascii="Bookman Old Style"/>
          <w:i/>
        </w:rPr>
        <w:t>tt</w:t>
      </w:r>
      <w:r w:rsidR="00105EDE">
        <w:rPr>
          <w:rFonts w:ascii="Bookman Old Style"/>
          <w:i/>
          <w:vertAlign w:val="superscript"/>
        </w:rPr>
        <w:t>c</w:t>
      </w:r>
      <w:r w:rsidR="00105EDE">
        <w:rPr>
          <w:rFonts w:ascii="Bookman Old Style"/>
          <w:i/>
        </w:rPr>
        <w:t xml:space="preserve"> </w:t>
      </w:r>
      <w:r w:rsidR="00105EDE">
        <w:t xml:space="preserve">as input, the algorithm first </w:t>
      </w:r>
      <w:r w:rsidR="00105EDE">
        <w:rPr>
          <w:spacing w:val="-4"/>
        </w:rPr>
        <w:t>iterate</w:t>
      </w:r>
      <w:ins w:id="785" w:author="Rick" w:date="2019-04-10T12:18:00Z">
        <w:r w:rsidR="00AC2066">
          <w:rPr>
            <w:spacing w:val="-4"/>
          </w:rPr>
          <w:t>s</w:t>
        </w:r>
      </w:ins>
      <w:r w:rsidR="00105EDE">
        <w:rPr>
          <w:spacing w:val="-4"/>
        </w:rPr>
        <w:t xml:space="preserve"> </w:t>
      </w:r>
      <w:r w:rsidR="00105EDE">
        <w:t xml:space="preserve">through </w:t>
      </w:r>
      <w:ins w:id="786" w:author="Rick" w:date="2019-04-10T12:18:00Z">
        <w:r w:rsidR="00AC2066">
          <w:t xml:space="preserve">the </w:t>
        </w:r>
      </w:ins>
      <w:r w:rsidR="00105EDE">
        <w:t xml:space="preserve">adjacent edges of each query vertex. For each </w:t>
      </w:r>
      <w:r w:rsidR="00105EDE">
        <w:rPr>
          <w:spacing w:val="-4"/>
        </w:rPr>
        <w:t xml:space="preserve">edge </w:t>
      </w:r>
      <w:r w:rsidR="00105EDE">
        <w:t xml:space="preserve">maps to a vertex in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 xml:space="preserve">the </w:t>
      </w:r>
      <w:del w:id="787" w:author="Rick" w:date="2019-04-10T12:18:00Z">
        <w:r w:rsidR="00105EDE" w:rsidDel="00AC2066">
          <w:delText xml:space="preserve">the </w:delText>
        </w:r>
      </w:del>
      <w:r w:rsidR="00105EDE">
        <w:t xml:space="preserve">algorithm takes </w:t>
      </w:r>
      <w:del w:id="788" w:author="Rick" w:date="2019-04-10T12:18:00Z">
        <w:r w:rsidR="00105EDE" w:rsidDel="00AC2066">
          <w:delText xml:space="preserve">the </w:delText>
        </w:r>
      </w:del>
      <w:ins w:id="789" w:author="Rick" w:date="2019-04-10T12:18:00Z">
        <w:r w:rsidR="00AC2066">
          <w:t xml:space="preserve">its </w:t>
        </w:r>
      </w:ins>
      <w:r w:rsidR="00105EDE">
        <w:rPr>
          <w:rFonts w:ascii="Bookman Old Style"/>
          <w:i/>
        </w:rPr>
        <w:t xml:space="preserve">union </w:t>
      </w:r>
      <w:del w:id="790" w:author="Rick" w:date="2019-04-10T12:18:00Z">
        <w:r w:rsidR="00105EDE" w:rsidDel="00AC2066">
          <w:rPr>
            <w:spacing w:val="-9"/>
          </w:rPr>
          <w:delText xml:space="preserve">of   </w:delText>
        </w:r>
        <w:r w:rsidR="00105EDE" w:rsidDel="00AC2066">
          <w:delText xml:space="preserve">it </w:delText>
        </w:r>
      </w:del>
      <w:r w:rsidR="00105EDE">
        <w:t xml:space="preserve">and its ancestors, discovered by </w:t>
      </w:r>
      <w:ins w:id="791" w:author="Rick" w:date="2019-04-10T12:19:00Z">
        <w:r w:rsidR="00AC2066">
          <w:t xml:space="preserve">the </w:t>
        </w:r>
      </w:ins>
      <w:r w:rsidR="00105EDE">
        <w:t xml:space="preserve">search towards the root </w:t>
      </w:r>
      <w:r w:rsidR="00105EDE">
        <w:rPr>
          <w:spacing w:val="-8"/>
        </w:rPr>
        <w:t xml:space="preserve">of </w:t>
      </w:r>
      <w:r w:rsidR="00105EDE">
        <w:t xml:space="preserve">the tree, in </w:t>
      </w:r>
      <w:r w:rsidR="00105EDE">
        <w:rPr>
          <w:rFonts w:ascii="Bookman Old Style"/>
          <w:i/>
          <w:spacing w:val="2"/>
        </w:rPr>
        <w:t>tt</w:t>
      </w:r>
      <w:r w:rsidR="00105EDE">
        <w:rPr>
          <w:rFonts w:ascii="Bookman Old Style"/>
          <w:i/>
          <w:spacing w:val="2"/>
          <w:vertAlign w:val="superscript"/>
        </w:rPr>
        <w:t>c</w:t>
      </w:r>
      <w:r w:rsidR="00105EDE">
        <w:rPr>
          <w:spacing w:val="2"/>
        </w:rPr>
        <w:t xml:space="preserve">. </w:t>
      </w:r>
      <w:r w:rsidR="00105EDE">
        <w:t xml:space="preserve">This </w:t>
      </w:r>
      <w:del w:id="792" w:author="Rick" w:date="2019-04-10T12:20:00Z">
        <w:r w:rsidR="00105EDE" w:rsidDel="00AC2066">
          <w:delText xml:space="preserve">represents </w:delText>
        </w:r>
      </w:del>
      <w:ins w:id="793" w:author="Rick" w:date="2019-04-10T12:20:00Z">
        <w:r w:rsidR="00AC2066">
          <w:t xml:space="preserve">signifies </w:t>
        </w:r>
      </w:ins>
      <w:r w:rsidR="00105EDE">
        <w:t xml:space="preserve">all the communities </w:t>
      </w:r>
      <w:ins w:id="794" w:author="Rick" w:date="2019-04-10T12:19:00Z">
        <w:r w:rsidR="00AC2066">
          <w:t xml:space="preserve">to which </w:t>
        </w:r>
      </w:ins>
      <w:r w:rsidR="00105EDE">
        <w:t xml:space="preserve">a </w:t>
      </w:r>
      <w:r w:rsidR="00105EDE">
        <w:rPr>
          <w:spacing w:val="-5"/>
        </w:rPr>
        <w:t xml:space="preserve">query </w:t>
      </w:r>
      <w:r w:rsidR="00105EDE">
        <w:t>vertex belongs. Then</w:t>
      </w:r>
      <w:ins w:id="795" w:author="Rick" w:date="2019-04-10T12:20:00Z">
        <w:r w:rsidR="00AC2066">
          <w:t>,</w:t>
        </w:r>
      </w:ins>
      <w:r w:rsidR="00105EDE">
        <w:t xml:space="preserve"> we take the </w:t>
      </w:r>
      <w:r w:rsidR="00105EDE">
        <w:rPr>
          <w:rFonts w:ascii="Bookman Old Style"/>
          <w:i/>
        </w:rPr>
        <w:t xml:space="preserve">intersection </w:t>
      </w:r>
      <w:r w:rsidR="00105EDE">
        <w:t>of the results of all query vertices</w:t>
      </w:r>
      <w:del w:id="796" w:author="Rick" w:date="2019-04-10T12:21:00Z">
        <w:r w:rsidR="00105EDE" w:rsidDel="00AC2066">
          <w:delText>,</w:delText>
        </w:r>
      </w:del>
      <w:r w:rsidR="00105EDE">
        <w:t xml:space="preserve"> </w:t>
      </w:r>
      <w:del w:id="797" w:author="Rick" w:date="2019-04-10T12:20:00Z">
        <w:r w:rsidR="00105EDE" w:rsidDel="00AC2066">
          <w:delText xml:space="preserve">to </w:delText>
        </w:r>
      </w:del>
      <w:r w:rsidR="00105EDE">
        <w:t xml:space="preserve">which represents </w:t>
      </w:r>
      <w:ins w:id="798" w:author="Rick" w:date="2019-04-10T12:21:00Z">
        <w:r w:rsidR="00AC2066">
          <w:t xml:space="preserve">the </w:t>
        </w:r>
      </w:ins>
      <w:r w:rsidR="00105EDE">
        <w:t xml:space="preserve">communities </w:t>
      </w:r>
      <w:del w:id="799" w:author="Rick" w:date="2019-04-10T12:21:00Z">
        <w:r w:rsidR="00105EDE" w:rsidDel="00AC2066">
          <w:delText xml:space="preserve">that </w:delText>
        </w:r>
      </w:del>
      <w:ins w:id="800" w:author="Rick" w:date="2019-04-10T12:21:00Z">
        <w:r w:rsidR="00AC2066">
          <w:t xml:space="preserve">to which </w:t>
        </w:r>
      </w:ins>
      <w:r w:rsidR="00105EDE">
        <w:rPr>
          <w:spacing w:val="-4"/>
        </w:rPr>
        <w:t xml:space="preserve">all </w:t>
      </w:r>
      <w:r w:rsidR="00105EDE">
        <w:t>query vertices</w:t>
      </w:r>
      <w:r w:rsidR="00105EDE">
        <w:rPr>
          <w:spacing w:val="-13"/>
        </w:rPr>
        <w:t xml:space="preserve"> </w:t>
      </w:r>
      <w:r w:rsidR="00105EDE">
        <w:t>belong.</w:t>
      </w:r>
    </w:p>
    <w:p w14:paraId="40A7D19E" w14:textId="61307724" w:rsidR="00187908" w:rsidRDefault="00105EDE">
      <w:pPr>
        <w:pStyle w:val="BodyText"/>
        <w:spacing w:line="216" w:lineRule="exact"/>
        <w:ind w:left="358"/>
        <w:jc w:val="both"/>
      </w:pPr>
      <w:r>
        <w:t xml:space="preserve">The </w:t>
      </w:r>
      <w:del w:id="801" w:author="Rick" w:date="2019-04-10T12:21:00Z">
        <w:r w:rsidDel="00AC2066">
          <w:delText>2</w:delText>
        </w:r>
      </w:del>
      <w:ins w:id="802" w:author="Rick" w:date="2019-04-10T12:21:00Z">
        <w:r w:rsidR="00AC2066">
          <w:t>two</w:t>
        </w:r>
      </w:ins>
      <w:r>
        <w:t>-level index supports any range of trussness value as</w:t>
      </w:r>
    </w:p>
    <w:p w14:paraId="0121646F" w14:textId="6C2C5FB0" w:rsidR="00187908" w:rsidRDefault="00F51443">
      <w:pPr>
        <w:pStyle w:val="BodyText"/>
        <w:spacing w:before="9" w:line="247" w:lineRule="auto"/>
        <w:ind w:left="159" w:right="38"/>
        <w:jc w:val="both"/>
      </w:pPr>
      <w:r>
        <w:rPr>
          <w:noProof/>
          <w:lang w:val="en-IN" w:eastAsia="en-IN" w:bidi="hi-IN"/>
        </w:rPr>
        <mc:AlternateContent>
          <mc:Choice Requires="wps">
            <w:drawing>
              <wp:anchor distT="0" distB="0" distL="114300" distR="114300" simplePos="0" relativeHeight="250044416" behindDoc="1" locked="0" layoutInCell="1" allowOverlap="1" wp14:anchorId="3FF0A7F7" wp14:editId="2D1687BB">
                <wp:simplePos x="0" y="0"/>
                <wp:positionH relativeFrom="page">
                  <wp:posOffset>1296670</wp:posOffset>
                </wp:positionH>
                <wp:positionV relativeFrom="paragraph">
                  <wp:posOffset>633730</wp:posOffset>
                </wp:positionV>
                <wp:extent cx="98425" cy="219710"/>
                <wp:effectExtent l="0" t="0" r="0" b="0"/>
                <wp:wrapNone/>
                <wp:docPr id="356"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6FD68"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F0A7F7" id="Text Box 355" o:spid="_x0000_s1146" type="#_x0000_t202" style="position:absolute;left:0;text-align:left;margin-left:102.1pt;margin-top:49.9pt;width:7.75pt;height:17.3pt;z-index:-2532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" filled="f" stroked="f">
                <v:textbox inset="0,0,0,0">
                  <w:txbxContent>
                    <w:p w14:paraId="1996FD68"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ins w:id="803" w:author="Rick" w:date="2019-04-10T12:21:00Z">
        <w:r w:rsidR="00AC2066">
          <w:t xml:space="preserve">a </w:t>
        </w:r>
      </w:ins>
      <w:r w:rsidR="00105EDE">
        <w:t xml:space="preserve">cohesiveness criterion for a </w:t>
      </w:r>
      <w:r w:rsidR="00105EDE">
        <w:rPr>
          <w:spacing w:val="-3"/>
        </w:rPr>
        <w:t xml:space="preserve">query. </w:t>
      </w:r>
      <w:r w:rsidR="00105EDE">
        <w:t xml:space="preserve">There are three most </w:t>
      </w:r>
      <w:r w:rsidR="00105EDE">
        <w:rPr>
          <w:spacing w:val="-4"/>
        </w:rPr>
        <w:t>com</w:t>
      </w:r>
      <w:del w:id="804" w:author="Rick" w:date="2019-04-10T12:21:00Z">
        <w:r w:rsidR="00105EDE" w:rsidDel="00AC2066">
          <w:rPr>
            <w:spacing w:val="-4"/>
          </w:rPr>
          <w:delText xml:space="preserve">- </w:delText>
        </w:r>
      </w:del>
      <w:r w:rsidR="00105EDE">
        <w:t xml:space="preserve">mon cohesiveness </w:t>
      </w:r>
      <w:del w:id="805" w:author="Rick" w:date="2019-04-10T12:21:00Z">
        <w:r w:rsidR="00105EDE" w:rsidDel="00AC2066">
          <w:delText>creteria</w:delText>
        </w:r>
      </w:del>
      <w:ins w:id="806" w:author="Rick" w:date="2019-04-10T12:21:00Z">
        <w:r w:rsidR="00AC2066">
          <w:t>criteria</w:t>
        </w:r>
      </w:ins>
      <w:r w:rsidR="00105EDE">
        <w:t xml:space="preserve">: a specific </w:t>
      </w:r>
      <w:r w:rsidR="00105EDE">
        <w:rPr>
          <w:rFonts w:ascii="Bookman Old Style"/>
          <w:i/>
        </w:rPr>
        <w:t xml:space="preserve">k </w:t>
      </w:r>
      <w:r w:rsidR="00105EDE">
        <w:t xml:space="preserve">value, the maximum </w:t>
      </w:r>
      <w:r w:rsidR="00105EDE">
        <w:rPr>
          <w:rFonts w:ascii="Bookman Old Style"/>
          <w:i/>
        </w:rPr>
        <w:t xml:space="preserve">k </w:t>
      </w:r>
      <w:r w:rsidR="00105EDE">
        <w:t>value</w:t>
      </w:r>
      <w:ins w:id="807" w:author="Rick" w:date="2019-04-10T12:21:00Z">
        <w:r w:rsidR="00AC2066">
          <w:t>,</w:t>
        </w:r>
      </w:ins>
      <w:r w:rsidR="00105EDE">
        <w:t xml:space="preserve"> and any </w:t>
      </w:r>
      <w:ins w:id="808" w:author="Rick" w:date="2019-04-10T12:21:00Z">
        <w:r w:rsidR="00AC2066">
          <w:t xml:space="preserve">other </w:t>
        </w:r>
      </w:ins>
      <w:r w:rsidR="00105EDE">
        <w:rPr>
          <w:rFonts w:ascii="Bookman Old Style"/>
          <w:i/>
        </w:rPr>
        <w:t xml:space="preserve">k </w:t>
      </w:r>
      <w:r w:rsidR="00105EDE">
        <w:t xml:space="preserve">values. </w:t>
      </w:r>
      <w:r w:rsidR="00105EDE">
        <w:rPr>
          <w:spacing w:val="-8"/>
        </w:rPr>
        <w:t xml:space="preserve">We </w:t>
      </w:r>
      <w:r w:rsidR="00105EDE">
        <w:t xml:space="preserve">refer to them as k-truss queries, max-k-truss queries, and any-k-truss queries. With the </w:t>
      </w:r>
      <w:r w:rsidR="00105EDE">
        <w:rPr>
          <w:spacing w:val="-3"/>
        </w:rPr>
        <w:t xml:space="preserve">results </w:t>
      </w:r>
      <w:r w:rsidR="00105EDE">
        <w:t xml:space="preserve">of the </w:t>
      </w:r>
      <w:r w:rsidR="00105EDE">
        <w:rPr>
          <w:rFonts w:ascii="Bookman Old Style"/>
          <w:i/>
        </w:rPr>
        <w:t xml:space="preserve">union intersection </w:t>
      </w:r>
      <w:r w:rsidR="00105EDE">
        <w:t>procedure, we can easily retrieve communities</w:t>
      </w:r>
      <w:r w:rsidR="00105EDE">
        <w:rPr>
          <w:spacing w:val="-5"/>
        </w:rPr>
        <w:t xml:space="preserve"> </w:t>
      </w:r>
      <w:r w:rsidR="00105EDE">
        <w:t>that</w:t>
      </w:r>
      <w:r w:rsidR="00105EDE">
        <w:rPr>
          <w:spacing w:val="-5"/>
        </w:rPr>
        <w:t xml:space="preserve"> </w:t>
      </w:r>
      <w:r w:rsidR="00105EDE">
        <w:t>have</w:t>
      </w:r>
      <w:r w:rsidR="00105EDE">
        <w:rPr>
          <w:spacing w:val="-4"/>
        </w:rPr>
        <w:t xml:space="preserve"> </w:t>
      </w:r>
      <w:r w:rsidR="00105EDE">
        <w:t>weights</w:t>
      </w:r>
      <w:r w:rsidR="00105EDE">
        <w:rPr>
          <w:spacing w:val="-5"/>
        </w:rPr>
        <w:t xml:space="preserve"> </w:t>
      </w:r>
      <w:r w:rsidR="00105EDE">
        <w:t>of</w:t>
      </w:r>
      <w:r w:rsidR="00105EDE">
        <w:rPr>
          <w:spacing w:val="-5"/>
        </w:rPr>
        <w:t xml:space="preserve"> </w:t>
      </w:r>
      <w:r w:rsidR="00105EDE">
        <w:t>a</w:t>
      </w:r>
      <w:r w:rsidR="00105EDE">
        <w:rPr>
          <w:spacing w:val="-5"/>
        </w:rPr>
        <w:t xml:space="preserve"> </w:t>
      </w:r>
      <w:r w:rsidR="00105EDE">
        <w:t>specified</w:t>
      </w:r>
      <w:r w:rsidR="00105EDE">
        <w:rPr>
          <w:spacing w:val="-4"/>
        </w:rPr>
        <w:t xml:space="preserve"> </w:t>
      </w:r>
      <w:r w:rsidR="00105EDE">
        <w:rPr>
          <w:rFonts w:ascii="Bookman Old Style"/>
          <w:i/>
        </w:rPr>
        <w:t>k</w:t>
      </w:r>
      <w:r w:rsidR="00105EDE">
        <w:rPr>
          <w:rFonts w:ascii="Bookman Old Style"/>
          <w:i/>
          <w:spacing w:val="-9"/>
        </w:rPr>
        <w:t xml:space="preserve"> </w:t>
      </w:r>
      <w:r w:rsidR="00105EDE">
        <w:t>(k-truss</w:t>
      </w:r>
      <w:r w:rsidR="00105EDE">
        <w:rPr>
          <w:spacing w:val="-5"/>
        </w:rPr>
        <w:t xml:space="preserve"> </w:t>
      </w:r>
      <w:r w:rsidR="00105EDE">
        <w:rPr>
          <w:spacing w:val="-3"/>
        </w:rPr>
        <w:t>query)</w:t>
      </w:r>
      <w:ins w:id="809" w:author="Rick" w:date="2019-04-10T12:22:00Z">
        <w:r w:rsidR="00AC2066">
          <w:rPr>
            <w:spacing w:val="-3"/>
          </w:rPr>
          <w:t>,</w:t>
        </w:r>
      </w:ins>
      <w:del w:id="810" w:author="Rick" w:date="2019-04-10T12:22:00Z">
        <w:r w:rsidR="00105EDE" w:rsidDel="00AC2066">
          <w:rPr>
            <w:spacing w:val="-3"/>
          </w:rPr>
          <w:delText>,</w:delText>
        </w:r>
      </w:del>
      <w:r w:rsidR="00105EDE">
        <w:rPr>
          <w:spacing w:val="-3"/>
        </w:rPr>
        <w:t xml:space="preserve"> </w:t>
      </w:r>
      <w:del w:id="811" w:author="Rick" w:date="2019-04-10T12:22:00Z">
        <w:r w:rsidR="00105EDE" w:rsidDel="00AC2066">
          <w:delText xml:space="preserve">calculate </w:delText>
        </w:r>
      </w:del>
      <w:ins w:id="812" w:author="Rick" w:date="2019-04-10T12:22:00Z">
        <w:r w:rsidR="00AC2066">
          <w:t xml:space="preserve">identify how many </w:t>
        </w:r>
      </w:ins>
      <w:r w:rsidR="00105EDE">
        <w:t xml:space="preserve">communities </w:t>
      </w:r>
      <w:del w:id="813" w:author="Rick" w:date="2019-04-10T12:22:00Z">
        <w:r w:rsidR="00105EDE" w:rsidDel="00AC2066">
          <w:delText xml:space="preserve">that </w:delText>
        </w:r>
      </w:del>
      <w:r w:rsidR="00105EDE">
        <w:t>have maximum trussness (Max-k-</w:t>
      </w:r>
      <w:del w:id="814" w:author="Rick" w:date="2019-04-10T12:23:00Z">
        <w:r w:rsidR="00105EDE" w:rsidDel="00AC2066">
          <w:delText xml:space="preserve"> </w:delText>
        </w:r>
      </w:del>
      <w:r w:rsidR="00105EDE">
        <w:t>truss</w:t>
      </w:r>
      <w:r w:rsidR="00105EDE">
        <w:rPr>
          <w:spacing w:val="17"/>
        </w:rPr>
        <w:t xml:space="preserve"> </w:t>
      </w:r>
      <w:r w:rsidR="00105EDE">
        <w:t>query)</w:t>
      </w:r>
      <w:ins w:id="815" w:author="Rick" w:date="2019-04-10T12:23:00Z">
        <w:r w:rsidR="00AC2066">
          <w:t>,</w:t>
        </w:r>
      </w:ins>
      <w:r w:rsidR="00105EDE">
        <w:rPr>
          <w:spacing w:val="17"/>
        </w:rPr>
        <w:t xml:space="preserve"> </w:t>
      </w:r>
      <w:r w:rsidR="00105EDE">
        <w:t>or</w:t>
      </w:r>
      <w:r w:rsidR="00105EDE">
        <w:rPr>
          <w:spacing w:val="17"/>
        </w:rPr>
        <w:t xml:space="preserve"> </w:t>
      </w:r>
      <w:r w:rsidR="00105EDE">
        <w:t>return</w:t>
      </w:r>
      <w:r w:rsidR="00105EDE">
        <w:rPr>
          <w:spacing w:val="17"/>
        </w:rPr>
        <w:t xml:space="preserve"> </w:t>
      </w:r>
      <w:r w:rsidR="00105EDE">
        <w:t>all</w:t>
      </w:r>
      <w:r w:rsidR="00105EDE">
        <w:rPr>
          <w:spacing w:val="18"/>
        </w:rPr>
        <w:t xml:space="preserve"> </w:t>
      </w:r>
      <w:r w:rsidR="00105EDE">
        <w:t>the</w:t>
      </w:r>
      <w:r w:rsidR="00105EDE">
        <w:rPr>
          <w:spacing w:val="17"/>
        </w:rPr>
        <w:t xml:space="preserve"> </w:t>
      </w:r>
      <w:r w:rsidR="00105EDE">
        <w:t>vertices</w:t>
      </w:r>
      <w:r w:rsidR="00105EDE">
        <w:rPr>
          <w:spacing w:val="17"/>
        </w:rPr>
        <w:t xml:space="preserve"> </w:t>
      </w:r>
      <w:r w:rsidR="00105EDE">
        <w:t>(Any-k-truss</w:t>
      </w:r>
      <w:r w:rsidR="00105EDE">
        <w:rPr>
          <w:spacing w:val="17"/>
        </w:rPr>
        <w:t xml:space="preserve"> </w:t>
      </w:r>
      <w:r w:rsidR="00105EDE">
        <w:t>query).</w:t>
      </w:r>
    </w:p>
    <w:p w14:paraId="7916951E" w14:textId="1E6775E8" w:rsidR="00187908" w:rsidRDefault="00F51443">
      <w:pPr>
        <w:tabs>
          <w:tab w:val="left" w:pos="5180"/>
        </w:tabs>
        <w:spacing w:before="180"/>
        <w:ind w:left="159"/>
        <w:jc w:val="both"/>
        <w:rPr>
          <w:sz w:val="20"/>
        </w:rPr>
      </w:pPr>
      <w:r>
        <w:rPr>
          <w:noProof/>
          <w:lang w:val="en-IN" w:eastAsia="en-IN" w:bidi="hi-IN"/>
        </w:rPr>
        <mc:AlternateContent>
          <mc:Choice Requires="wps">
            <w:drawing>
              <wp:anchor distT="0" distB="0" distL="114300" distR="114300" simplePos="0" relativeHeight="251785216" behindDoc="0" locked="0" layoutInCell="1" allowOverlap="1" wp14:anchorId="0E687504" wp14:editId="1B797AC4">
                <wp:simplePos x="0" y="0"/>
                <wp:positionH relativeFrom="page">
                  <wp:posOffset>621665</wp:posOffset>
                </wp:positionH>
                <wp:positionV relativeFrom="paragraph">
                  <wp:posOffset>135890</wp:posOffset>
                </wp:positionV>
                <wp:extent cx="3188335" cy="0"/>
                <wp:effectExtent l="0" t="0" r="0" b="0"/>
                <wp:wrapNone/>
                <wp:docPr id="355"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8335"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9402F6" id="Line 354" o:spid="_x0000_s1026" style="position:absolute;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5pt,10.7pt" to="300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" strokeweight=".28117mm">
                <w10:wrap anchorx="page"/>
              </v:line>
            </w:pict>
          </mc:Fallback>
        </mc:AlternateContent>
      </w:r>
      <w:del w:id="816" w:author="Rick" w:date="2019-04-10T12:23:00Z">
        <w:r w:rsidR="00105EDE" w:rsidDel="00AC2066">
          <w:rPr>
            <w:w w:val="99"/>
            <w:sz w:val="20"/>
            <w:u w:val="single"/>
          </w:rPr>
          <w:delText xml:space="preserve"> </w:delText>
        </w:r>
        <w:r w:rsidR="00105EDE" w:rsidDel="00AC2066">
          <w:rPr>
            <w:spacing w:val="-1"/>
            <w:sz w:val="20"/>
            <w:u w:val="single"/>
          </w:rPr>
          <w:delText xml:space="preserve"> </w:delText>
        </w:r>
      </w:del>
      <w:r w:rsidR="00105EDE">
        <w:rPr>
          <w:b/>
          <w:sz w:val="20"/>
          <w:u w:val="single"/>
        </w:rPr>
        <w:t xml:space="preserve">Algorithm 2: </w:t>
      </w:r>
      <w:r w:rsidR="00105EDE">
        <w:rPr>
          <w:rFonts w:ascii="Bookman Old Style" w:hAnsi="Bookman Old Style"/>
          <w:i/>
          <w:sz w:val="20"/>
          <w:u w:val="single"/>
        </w:rPr>
        <w:t xml:space="preserve">union </w:t>
      </w:r>
      <w:r w:rsidR="00105EDE">
        <w:rPr>
          <w:rFonts w:ascii="Lucida Sans Unicode" w:hAnsi="Lucida Sans Unicode"/>
          <w:sz w:val="20"/>
          <w:u w:val="single"/>
        </w:rPr>
        <w:t xml:space="preserve">− </w:t>
      </w:r>
      <w:r w:rsidR="00105EDE">
        <w:rPr>
          <w:rFonts w:ascii="Bookman Old Style" w:hAnsi="Bookman Old Style"/>
          <w:i/>
          <w:sz w:val="20"/>
          <w:u w:val="single"/>
        </w:rPr>
        <w:t>intersection</w:t>
      </w:r>
      <w:r w:rsidR="00105EDE">
        <w:rPr>
          <w:rFonts w:ascii="Bookman Old Style" w:hAnsi="Bookman Old Style"/>
          <w:i/>
          <w:spacing w:val="-41"/>
          <w:sz w:val="20"/>
          <w:u w:val="single"/>
        </w:rPr>
        <w:t xml:space="preserve"> </w:t>
      </w:r>
      <w:r w:rsidR="00105EDE">
        <w:rPr>
          <w:sz w:val="20"/>
          <w:u w:val="single"/>
        </w:rPr>
        <w:t>Algorithm.</w:t>
      </w:r>
      <w:r w:rsidR="00105EDE">
        <w:rPr>
          <w:sz w:val="20"/>
          <w:u w:val="single"/>
        </w:rPr>
        <w:tab/>
      </w:r>
    </w:p>
    <w:p w14:paraId="726392D6" w14:textId="77777777" w:rsidR="00187908" w:rsidRDefault="00105EDE">
      <w:pPr>
        <w:spacing w:before="12"/>
        <w:ind w:left="358"/>
        <w:jc w:val="both"/>
        <w:rPr>
          <w:rFonts w:ascii="Bookman Old Style"/>
          <w:i/>
          <w:sz w:val="20"/>
        </w:rPr>
      </w:pPr>
      <w:r>
        <w:rPr>
          <w:b/>
          <w:w w:val="105"/>
          <w:sz w:val="20"/>
        </w:rPr>
        <w:t xml:space="preserve">Data: </w:t>
      </w:r>
      <w:r>
        <w:rPr>
          <w:rFonts w:ascii="Bookman Old Style"/>
          <w:i/>
          <w:w w:val="105"/>
          <w:sz w:val="20"/>
        </w:rPr>
        <w:t>tt</w:t>
      </w:r>
      <w:r>
        <w:rPr>
          <w:rFonts w:ascii="Bookman Old Style"/>
          <w:i/>
          <w:w w:val="105"/>
          <w:sz w:val="20"/>
          <w:vertAlign w:val="superscript"/>
        </w:rPr>
        <w:t>o</w:t>
      </w:r>
      <w:r>
        <w:rPr>
          <w:rFonts w:ascii="Arial"/>
          <w:w w:val="105"/>
          <w:sz w:val="20"/>
        </w:rPr>
        <w:t>(</w:t>
      </w:r>
      <w:r>
        <w:rPr>
          <w:rFonts w:ascii="Bookman Old Style"/>
          <w:i/>
          <w:w w:val="105"/>
          <w:sz w:val="20"/>
        </w:rPr>
        <w:t>V</w:t>
      </w:r>
      <w:del w:id="817" w:author="Rick" w:date="2019-04-10T12:23:00Z">
        <w:r w:rsidDel="00AC2066">
          <w:rPr>
            <w:rFonts w:ascii="Bookman Old Style"/>
            <w:i/>
            <w:w w:val="105"/>
            <w:sz w:val="20"/>
          </w:rPr>
          <w:delText xml:space="preserve"> </w:delText>
        </w:r>
      </w:del>
      <w:r>
        <w:rPr>
          <w:rFonts w:ascii="Bookman Old Style"/>
          <w:i/>
          <w:w w:val="105"/>
          <w:sz w:val="20"/>
          <w:vertAlign w:val="superscript"/>
        </w:rPr>
        <w:t>o</w:t>
      </w:r>
      <w:r>
        <w:rPr>
          <w:rFonts w:ascii="Bookman Old Style"/>
          <w:i/>
          <w:w w:val="105"/>
          <w:sz w:val="20"/>
        </w:rPr>
        <w:t>, E</w:t>
      </w:r>
      <w:r>
        <w:rPr>
          <w:rFonts w:ascii="Bookman Old Style"/>
          <w:i/>
          <w:w w:val="105"/>
          <w:sz w:val="20"/>
          <w:vertAlign w:val="superscript"/>
        </w:rPr>
        <w:t>o</w:t>
      </w:r>
      <w:r>
        <w:rPr>
          <w:rFonts w:ascii="Arial"/>
          <w:w w:val="105"/>
          <w:sz w:val="20"/>
        </w:rPr>
        <w:t>)</w:t>
      </w:r>
      <w:r>
        <w:rPr>
          <w:w w:val="105"/>
          <w:sz w:val="20"/>
        </w:rPr>
        <w:t xml:space="preserve">, </w:t>
      </w:r>
      <w:r>
        <w:rPr>
          <w:rFonts w:ascii="Bookman Old Style"/>
          <w:i/>
          <w:w w:val="105"/>
          <w:sz w:val="20"/>
        </w:rPr>
        <w:t>tt</w:t>
      </w:r>
      <w:r>
        <w:rPr>
          <w:rFonts w:ascii="Bookman Old Style"/>
          <w:i/>
          <w:w w:val="105"/>
          <w:sz w:val="20"/>
          <w:vertAlign w:val="superscript"/>
        </w:rPr>
        <w:t>c</w:t>
      </w:r>
      <w:r>
        <w:rPr>
          <w:rFonts w:ascii="Arial"/>
          <w:w w:val="105"/>
          <w:sz w:val="20"/>
        </w:rPr>
        <w:t>(</w:t>
      </w:r>
      <w:r>
        <w:rPr>
          <w:rFonts w:ascii="Bookman Old Style"/>
          <w:i/>
          <w:w w:val="105"/>
          <w:sz w:val="20"/>
        </w:rPr>
        <w:t>V</w:t>
      </w:r>
      <w:del w:id="818" w:author="Rick" w:date="2019-04-10T12:23:00Z">
        <w:r w:rsidDel="00AC2066">
          <w:rPr>
            <w:rFonts w:ascii="Bookman Old Style"/>
            <w:i/>
            <w:w w:val="105"/>
            <w:sz w:val="20"/>
          </w:rPr>
          <w:delText xml:space="preserve"> </w:delText>
        </w:r>
      </w:del>
      <w:r>
        <w:rPr>
          <w:rFonts w:ascii="Bookman Old Style"/>
          <w:i/>
          <w:w w:val="105"/>
          <w:sz w:val="20"/>
          <w:vertAlign w:val="superscript"/>
        </w:rPr>
        <w:t>c</w:t>
      </w:r>
      <w:r>
        <w:rPr>
          <w:rFonts w:ascii="Bookman Old Style"/>
          <w:i/>
          <w:w w:val="105"/>
          <w:sz w:val="20"/>
        </w:rPr>
        <w:t>, E</w:t>
      </w:r>
      <w:r>
        <w:rPr>
          <w:rFonts w:ascii="Bookman Old Style"/>
          <w:i/>
          <w:w w:val="105"/>
          <w:sz w:val="20"/>
          <w:vertAlign w:val="superscript"/>
        </w:rPr>
        <w:t>c</w:t>
      </w:r>
      <w:r>
        <w:rPr>
          <w:rFonts w:ascii="Arial"/>
          <w:w w:val="105"/>
          <w:sz w:val="20"/>
        </w:rPr>
        <w:t>)</w:t>
      </w:r>
      <w:r>
        <w:rPr>
          <w:w w:val="105"/>
          <w:sz w:val="20"/>
        </w:rPr>
        <w:t xml:space="preserve">, </w:t>
      </w:r>
      <w:r>
        <w:rPr>
          <w:rFonts w:ascii="Bookman Old Style"/>
          <w:i/>
          <w:w w:val="105"/>
          <w:sz w:val="20"/>
        </w:rPr>
        <w:t>H</w:t>
      </w:r>
      <w:r>
        <w:rPr>
          <w:w w:val="105"/>
          <w:sz w:val="20"/>
        </w:rPr>
        <w:t xml:space="preserve">, </w:t>
      </w:r>
      <w:r>
        <w:rPr>
          <w:rFonts w:ascii="Bookman Old Style"/>
          <w:i/>
          <w:w w:val="105"/>
          <w:sz w:val="20"/>
        </w:rPr>
        <w:t>Q</w:t>
      </w:r>
    </w:p>
    <w:p w14:paraId="7105198B" w14:textId="2948B6B0" w:rsidR="00187908" w:rsidRDefault="00105EDE">
      <w:pPr>
        <w:spacing w:before="4"/>
        <w:ind w:left="358"/>
        <w:jc w:val="both"/>
        <w:rPr>
          <w:rFonts w:ascii="Bookman Old Style"/>
          <w:i/>
          <w:sz w:val="20"/>
        </w:rPr>
      </w:pPr>
      <w:r>
        <w:rPr>
          <w:b/>
          <w:sz w:val="20"/>
        </w:rPr>
        <w:t xml:space="preserve">Result: </w:t>
      </w:r>
      <w:del w:id="819" w:author="Rick" w:date="2019-04-10T12:23:00Z">
        <w:r w:rsidDel="00AC2066">
          <w:rPr>
            <w:sz w:val="20"/>
          </w:rPr>
          <w:delText xml:space="preserve">subgraph </w:delText>
        </w:r>
      </w:del>
      <w:ins w:id="820" w:author="Rick" w:date="2019-04-10T12:23:00Z">
        <w:r w:rsidR="00AC2066">
          <w:rPr>
            <w:sz w:val="20"/>
          </w:rPr>
          <w:t xml:space="preserve">Subgraph </w:t>
        </w:r>
      </w:ins>
      <w:r>
        <w:rPr>
          <w:rFonts w:ascii="Bookman Old Style"/>
          <w:i/>
          <w:sz w:val="20"/>
        </w:rPr>
        <w:t xml:space="preserve">S </w:t>
      </w:r>
      <w:r>
        <w:rPr>
          <w:sz w:val="20"/>
        </w:rPr>
        <w:t xml:space="preserve">of </w:t>
      </w:r>
      <w:r>
        <w:rPr>
          <w:rFonts w:ascii="Bookman Old Style"/>
          <w:i/>
          <w:sz w:val="20"/>
        </w:rPr>
        <w:t>tt</w:t>
      </w:r>
      <w:r>
        <w:rPr>
          <w:rFonts w:ascii="Bookman Old Style"/>
          <w:i/>
          <w:sz w:val="20"/>
          <w:vertAlign w:val="superscript"/>
        </w:rPr>
        <w:t>c</w:t>
      </w:r>
    </w:p>
    <w:p w14:paraId="6BB1E8CC" w14:textId="2F753230" w:rsidR="00187908" w:rsidRDefault="00F51443">
      <w:pPr>
        <w:spacing w:before="94"/>
        <w:ind w:left="189"/>
        <w:jc w:val="both"/>
        <w:rPr>
          <w:sz w:val="20"/>
        </w:rPr>
      </w:pPr>
      <w:r>
        <w:rPr>
          <w:noProof/>
          <w:lang w:val="en-IN" w:eastAsia="en-IN" w:bidi="hi-IN"/>
        </w:rPr>
        <mc:AlternateContent>
          <mc:Choice Requires="wps">
            <w:drawing>
              <wp:anchor distT="0" distB="0" distL="114300" distR="114300" simplePos="0" relativeHeight="250050560" behindDoc="1" locked="0" layoutInCell="1" allowOverlap="1" wp14:anchorId="585DDC77" wp14:editId="3D8842BD">
                <wp:simplePos x="0" y="0"/>
                <wp:positionH relativeFrom="page">
                  <wp:posOffset>868680</wp:posOffset>
                </wp:positionH>
                <wp:positionV relativeFrom="paragraph">
                  <wp:posOffset>81280</wp:posOffset>
                </wp:positionV>
                <wp:extent cx="225425" cy="219710"/>
                <wp:effectExtent l="0" t="0" r="0" b="0"/>
                <wp:wrapNone/>
                <wp:docPr id="354"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846E" w14:textId="77777777" w:rsidR="00121D20" w:rsidRDefault="00121D20">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41"/>
                              </w:rPr>
                              <w:t xml:space="preserve"> </w:t>
                            </w:r>
                            <w:r>
                              <w:rPr>
                                <w:rFonts w:ascii="Lucida Sans Unicode" w:hAnsi="Lucida Sans Unicode"/>
                                <w:spacing w:val="-20"/>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5DDC77" id="Text Box 353" o:spid="_x0000_s1147" type="#_x0000_t202" style="position:absolute;left:0;text-align:left;margin-left:68.4pt;margin-top:6.4pt;width:17.75pt;height:17.3pt;z-index:-2532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" filled="f" stroked="f">
                <v:textbox inset="0,0,0,0">
                  <w:txbxContent>
                    <w:p w14:paraId="7A1E846E" w14:textId="77777777" w:rsidR="00121D20" w:rsidRDefault="00121D20">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41"/>
                        </w:rPr>
                        <w:t xml:space="preserve"> </w:t>
                      </w:r>
                      <w:r>
                        <w:rPr>
                          <w:rFonts w:ascii="Lucida Sans Unicode" w:hAnsi="Lucida Sans Unicode"/>
                          <w:spacing w:val="-20"/>
                          <w:w w:val="80"/>
                        </w:rPr>
                        <w:t>∅</w:t>
                      </w:r>
                    </w:p>
                  </w:txbxContent>
                </v:textbox>
                <w10:wrap anchorx="page"/>
              </v:shape>
            </w:pict>
          </mc:Fallback>
        </mc:AlternateContent>
      </w:r>
      <w:r w:rsidR="00105EDE">
        <w:rPr>
          <w:b/>
          <w:sz w:val="14"/>
        </w:rPr>
        <w:t xml:space="preserve">1 </w:t>
      </w:r>
      <w:r w:rsidR="00105EDE">
        <w:rPr>
          <w:rFonts w:ascii="Bookman Old Style"/>
          <w:i/>
          <w:sz w:val="20"/>
        </w:rPr>
        <w:t>S</w:t>
      </w:r>
      <w:del w:id="821" w:author="Rick" w:date="2019-04-10T12:23:00Z">
        <w:r w:rsidR="00105EDE" w:rsidDel="00354D01">
          <w:rPr>
            <w:rFonts w:ascii="Bookman Old Style"/>
            <w:i/>
            <w:spacing w:val="54"/>
            <w:sz w:val="20"/>
          </w:rPr>
          <w:delText xml:space="preserve"> </w:delText>
        </w:r>
      </w:del>
      <w:r w:rsidR="00105EDE">
        <w:rPr>
          <w:sz w:val="20"/>
        </w:rPr>
        <w:t>;</w:t>
      </w:r>
    </w:p>
    <w:p w14:paraId="233CCB54" w14:textId="1B72922C" w:rsidR="00187908" w:rsidRDefault="00F51443">
      <w:pPr>
        <w:tabs>
          <w:tab w:val="left" w:pos="1601"/>
        </w:tabs>
        <w:spacing w:before="4"/>
        <w:ind w:left="189"/>
        <w:rPr>
          <w:sz w:val="20"/>
        </w:rPr>
      </w:pPr>
      <w:r>
        <w:rPr>
          <w:noProof/>
          <w:lang w:val="en-IN" w:eastAsia="en-IN" w:bidi="hi-IN"/>
        </w:rPr>
        <mc:AlternateContent>
          <mc:Choice Requires="wps">
            <w:drawing>
              <wp:anchor distT="0" distB="0" distL="114300" distR="114300" simplePos="0" relativeHeight="250049536" behindDoc="1" locked="0" layoutInCell="1" allowOverlap="1" wp14:anchorId="23DF9C0C" wp14:editId="476F7F47">
                <wp:simplePos x="0" y="0"/>
                <wp:positionH relativeFrom="page">
                  <wp:posOffset>1376045</wp:posOffset>
                </wp:positionH>
                <wp:positionV relativeFrom="paragraph">
                  <wp:posOffset>24130</wp:posOffset>
                </wp:positionV>
                <wp:extent cx="127000" cy="219710"/>
                <wp:effectExtent l="0" t="0" r="0" b="0"/>
                <wp:wrapNone/>
                <wp:docPr id="35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42F63" w14:textId="77777777" w:rsidR="00121D20" w:rsidRDefault="00121D20">
                            <w:pPr>
                              <w:pStyle w:val="BodyText"/>
                              <w:spacing w:line="242" w:lineRule="exact"/>
                              <w:rPr>
                                <w:rFonts w:ascii="Lucida Sans Unicode" w:hAnsi="Lucida Sans Unicode"/>
                              </w:rPr>
                            </w:pPr>
                            <w:r>
                              <w:rPr>
                                <w:rFonts w:ascii="Lucida Sans Unicode" w:hAnsi="Lucida Sans Unicode"/>
                                <w:w w:val="10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3DF9C0C" id="Text Box 352" o:spid="_x0000_s1148" type="#_x0000_t202" style="position:absolute;left:0;text-align:left;margin-left:108.35pt;margin-top:1.9pt;width:10pt;height:17.3pt;z-index:-2532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" filled="f" stroked="f">
                <v:textbox inset="0,0,0,0">
                  <w:txbxContent>
                    <w:p w14:paraId="3A642F63" w14:textId="77777777" w:rsidR="00121D20" w:rsidRDefault="00121D20">
                      <w:pPr>
                        <w:pStyle w:val="BodyText"/>
                        <w:spacing w:line="242" w:lineRule="exact"/>
                        <w:rPr>
                          <w:rFonts w:ascii="Lucida Sans Unicode" w:hAnsi="Lucida Sans Unicode"/>
                        </w:rPr>
                      </w:pPr>
                      <w:r>
                        <w:rPr>
                          <w:rFonts w:ascii="Lucida Sans Unicode" w:hAnsi="Lucida Sans Unicode"/>
                          <w:w w:val="106"/>
                        </w:rPr>
                        <w:t>←</w:t>
                      </w:r>
                    </w:p>
                  </w:txbxContent>
                </v:textbox>
                <w10:wrap anchorx="page"/>
              </v:shape>
            </w:pict>
          </mc:Fallback>
        </mc:AlternateContent>
      </w:r>
      <w:r w:rsidR="00105EDE">
        <w:rPr>
          <w:b/>
          <w:sz w:val="14"/>
        </w:rPr>
        <w:t xml:space="preserve">2 </w:t>
      </w:r>
      <w:del w:id="822" w:author="Rick" w:date="2019-04-10T12:23:00Z">
        <w:r w:rsidR="00105EDE" w:rsidDel="00354D01">
          <w:rPr>
            <w:b/>
            <w:spacing w:val="26"/>
            <w:sz w:val="14"/>
          </w:rPr>
          <w:delText xml:space="preserve"> </w:delText>
        </w:r>
      </w:del>
      <w:r w:rsidR="00105EDE">
        <w:rPr>
          <w:rFonts w:ascii="Bookman Old Style"/>
          <w:i/>
          <w:sz w:val="20"/>
        </w:rPr>
        <w:t>initialized</w:t>
      </w:r>
      <w:r w:rsidR="00105EDE">
        <w:rPr>
          <w:rFonts w:ascii="Bookman Old Style"/>
          <w:i/>
          <w:sz w:val="20"/>
        </w:rPr>
        <w:tab/>
      </w:r>
      <w:r w:rsidR="00105EDE">
        <w:rPr>
          <w:rFonts w:ascii="Bookman Old Style"/>
          <w:i/>
          <w:spacing w:val="4"/>
          <w:sz w:val="20"/>
        </w:rPr>
        <w:t>false</w:t>
      </w:r>
      <w:r w:rsidR="00105EDE">
        <w:rPr>
          <w:spacing w:val="4"/>
          <w:sz w:val="20"/>
        </w:rPr>
        <w:t>;</w:t>
      </w:r>
    </w:p>
    <w:p w14:paraId="6E511AAC" w14:textId="4C03EC94" w:rsidR="00187908" w:rsidRDefault="00F51443">
      <w:pPr>
        <w:tabs>
          <w:tab w:val="left" w:pos="1123"/>
          <w:tab w:val="left" w:pos="1827"/>
        </w:tabs>
        <w:spacing w:before="5"/>
        <w:ind w:left="189"/>
        <w:rPr>
          <w:sz w:val="20"/>
        </w:rPr>
      </w:pPr>
      <w:r>
        <w:rPr>
          <w:noProof/>
          <w:lang w:val="en-IN" w:eastAsia="en-IN" w:bidi="hi-IN"/>
        </w:rPr>
        <mc:AlternateContent>
          <mc:Choice Requires="wps">
            <w:drawing>
              <wp:anchor distT="0" distB="0" distL="114300" distR="114300" simplePos="0" relativeHeight="250048512" behindDoc="1" locked="0" layoutInCell="1" allowOverlap="1" wp14:anchorId="54723187" wp14:editId="52D2F891">
                <wp:simplePos x="0" y="0"/>
                <wp:positionH relativeFrom="page">
                  <wp:posOffset>1115060</wp:posOffset>
                </wp:positionH>
                <wp:positionV relativeFrom="paragraph">
                  <wp:posOffset>24765</wp:posOffset>
                </wp:positionV>
                <wp:extent cx="84455" cy="219710"/>
                <wp:effectExtent l="0" t="0" r="0" b="0"/>
                <wp:wrapNone/>
                <wp:docPr id="352"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2870"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723187" id="Text Box 351" o:spid="_x0000_s1149" type="#_x0000_t202" style="position:absolute;left:0;text-align:left;margin-left:87.8pt;margin-top:1.95pt;width:6.65pt;height:17.3pt;z-index:-2532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" filled="f" stroked="f">
                <v:textbox inset="0,0,0,0">
                  <w:txbxContent>
                    <w:p w14:paraId="70BE2870" w14:textId="77777777" w:rsidR="00121D20" w:rsidRDefault="00121D20">
                      <w:pPr>
                        <w:pStyle w:val="BodyText"/>
                        <w:spacing w:line="242" w:lineRule="exact"/>
                        <w:rPr>
                          <w:rFonts w:ascii="Lucida Sans Unicode" w:hAnsi="Lucida Sans Unicode"/>
                        </w:rPr>
                      </w:pPr>
                      <w:r>
                        <w:rPr>
                          <w:rFonts w:ascii="Lucida Sans Unicode" w:hAnsi="Lucida Sans Unicode"/>
                          <w:w w:val="83"/>
                        </w:rPr>
                        <w:t>∈</w:t>
                      </w:r>
                    </w:p>
                  </w:txbxContent>
                </v:textbox>
                <w10:wrap anchorx="page"/>
              </v:shape>
            </w:pict>
          </mc:Fallback>
        </mc:AlternateContent>
      </w:r>
      <w:r w:rsidR="00105EDE">
        <w:rPr>
          <w:b/>
          <w:sz w:val="14"/>
        </w:rPr>
        <w:t xml:space="preserve">3 </w:t>
      </w:r>
      <w:del w:id="823" w:author="Rick" w:date="2019-04-10T12:23:00Z">
        <w:r w:rsidR="00105EDE" w:rsidDel="00354D01">
          <w:rPr>
            <w:b/>
            <w:spacing w:val="26"/>
            <w:sz w:val="14"/>
          </w:rPr>
          <w:delText xml:space="preserve"> </w:delText>
        </w:r>
      </w:del>
      <w:r w:rsidR="00105EDE">
        <w:rPr>
          <w:b/>
          <w:sz w:val="20"/>
        </w:rPr>
        <w:t>for</w:t>
      </w:r>
      <w:r w:rsidR="00105EDE">
        <w:rPr>
          <w:b/>
          <w:spacing w:val="17"/>
          <w:sz w:val="20"/>
        </w:rPr>
        <w:t xml:space="preserve"> </w:t>
      </w:r>
      <w:r w:rsidR="00105EDE">
        <w:rPr>
          <w:rFonts w:ascii="Bookman Old Style"/>
          <w:i/>
          <w:sz w:val="20"/>
        </w:rPr>
        <w:t>u</w:t>
      </w:r>
      <w:r w:rsidR="00105EDE">
        <w:rPr>
          <w:rFonts w:ascii="Bookman Old Style"/>
          <w:i/>
          <w:sz w:val="20"/>
          <w:vertAlign w:val="superscript"/>
        </w:rPr>
        <w:t>o</w:t>
      </w:r>
      <w:r w:rsidR="00105EDE">
        <w:rPr>
          <w:rFonts w:ascii="Bookman Old Style"/>
          <w:i/>
          <w:sz w:val="20"/>
        </w:rPr>
        <w:tab/>
        <w:t>Q</w:t>
      </w:r>
      <w:r w:rsidR="00105EDE">
        <w:rPr>
          <w:rFonts w:ascii="Bookman Old Style"/>
          <w:i/>
          <w:spacing w:val="10"/>
          <w:sz w:val="20"/>
        </w:rPr>
        <w:t xml:space="preserve"> </w:t>
      </w:r>
      <w:r w:rsidR="00105EDE">
        <w:rPr>
          <w:b/>
          <w:sz w:val="20"/>
        </w:rPr>
        <w:t>do</w:t>
      </w:r>
      <w:del w:id="824" w:author="Rick" w:date="2019-04-10T12:23:00Z">
        <w:r w:rsidR="00105EDE" w:rsidDel="00354D01">
          <w:rPr>
            <w:b/>
            <w:sz w:val="20"/>
          </w:rPr>
          <w:tab/>
        </w:r>
        <w:r w:rsidR="00105EDE" w:rsidDel="00354D01">
          <w:rPr>
            <w:w w:val="99"/>
            <w:sz w:val="20"/>
            <w:u w:val="single"/>
          </w:rPr>
          <w:delText xml:space="preserve"> </w:delText>
        </w:r>
        <w:r w:rsidR="00105EDE" w:rsidDel="00354D01">
          <w:rPr>
            <w:spacing w:val="-6"/>
            <w:sz w:val="20"/>
            <w:u w:val="single"/>
          </w:rPr>
          <w:delText xml:space="preserve"> </w:delText>
        </w:r>
      </w:del>
    </w:p>
    <w:p w14:paraId="38792B6D" w14:textId="23D94510" w:rsidR="00187908" w:rsidRDefault="00F51443">
      <w:pPr>
        <w:tabs>
          <w:tab w:val="left" w:pos="665"/>
          <w:tab w:val="left" w:pos="1256"/>
        </w:tabs>
        <w:spacing w:before="4"/>
        <w:ind w:left="197"/>
        <w:rPr>
          <w:sz w:val="20"/>
        </w:rPr>
      </w:pPr>
      <w:r>
        <w:rPr>
          <w:noProof/>
          <w:lang w:val="en-IN" w:eastAsia="en-IN" w:bidi="hi-IN"/>
        </w:rPr>
        <mc:AlternateContent>
          <mc:Choice Requires="wps">
            <w:drawing>
              <wp:anchor distT="0" distB="0" distL="114300" distR="114300" simplePos="0" relativeHeight="250040320" behindDoc="1" locked="0" layoutInCell="1" allowOverlap="1" wp14:anchorId="3BE2F896" wp14:editId="53539499">
                <wp:simplePos x="0" y="0"/>
                <wp:positionH relativeFrom="page">
                  <wp:posOffset>814070</wp:posOffset>
                </wp:positionH>
                <wp:positionV relativeFrom="paragraph">
                  <wp:posOffset>471170</wp:posOffset>
                </wp:positionV>
                <wp:extent cx="0" cy="0"/>
                <wp:effectExtent l="0" t="0" r="0" b="0"/>
                <wp:wrapNone/>
                <wp:docPr id="351"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EA1913" id="Line 350" o:spid="_x0000_s1026" style="position:absolute;z-index:-2532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1pt,37.1pt" to="64.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" strokeweight=".14042mm">
                <w10:wrap anchorx="page"/>
              </v:line>
            </w:pict>
          </mc:Fallback>
        </mc:AlternateContent>
      </w:r>
      <w:r>
        <w:rPr>
          <w:noProof/>
          <w:lang w:val="en-IN" w:eastAsia="en-IN" w:bidi="hi-IN"/>
        </w:rPr>
        <mc:AlternateContent>
          <mc:Choice Requires="wps">
            <w:drawing>
              <wp:anchor distT="0" distB="0" distL="114300" distR="114300" simplePos="0" relativeHeight="250047488" behindDoc="1" locked="0" layoutInCell="1" allowOverlap="1" wp14:anchorId="0D676597" wp14:editId="2327F654">
                <wp:simplePos x="0" y="0"/>
                <wp:positionH relativeFrom="page">
                  <wp:posOffset>1148080</wp:posOffset>
                </wp:positionH>
                <wp:positionV relativeFrom="paragraph">
                  <wp:posOffset>24130</wp:posOffset>
                </wp:positionV>
                <wp:extent cx="127000" cy="219710"/>
                <wp:effectExtent l="0" t="0" r="0" b="0"/>
                <wp:wrapNone/>
                <wp:docPr id="350"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FCF2" w14:textId="77777777" w:rsidR="00121D20" w:rsidRDefault="00121D20">
                            <w:pPr>
                              <w:pStyle w:val="BodyText"/>
                              <w:spacing w:line="242" w:lineRule="exact"/>
                              <w:rPr>
                                <w:rFonts w:ascii="Lucida Sans Unicode" w:hAnsi="Lucida Sans Unicode"/>
                              </w:rPr>
                            </w:pPr>
                            <w:r>
                              <w:rPr>
                                <w:rFonts w:ascii="Lucida Sans Unicode" w:hAnsi="Lucida Sans Unicode"/>
                                <w:w w:val="10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676597" id="Text Box 349" o:spid="_x0000_s1150" type="#_x0000_t202" style="position:absolute;left:0;text-align:left;margin-left:90.4pt;margin-top:1.9pt;width:10pt;height:17.3pt;z-index:-2532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" filled="f" stroked="f">
                <v:textbox inset="0,0,0,0">
                  <w:txbxContent>
                    <w:p w14:paraId="1D52FCF2" w14:textId="77777777" w:rsidR="00121D20" w:rsidRDefault="00121D20">
                      <w:pPr>
                        <w:pStyle w:val="BodyText"/>
                        <w:spacing w:line="242" w:lineRule="exact"/>
                        <w:rPr>
                          <w:rFonts w:ascii="Lucida Sans Unicode" w:hAnsi="Lucida Sans Unicode"/>
                        </w:rPr>
                      </w:pPr>
                      <w:r>
                        <w:rPr>
                          <w:rFonts w:ascii="Lucida Sans Unicode" w:hAnsi="Lucida Sans Unicode"/>
                          <w:w w:val="106"/>
                        </w:rPr>
                        <w:t>←</w:t>
                      </w:r>
                    </w:p>
                  </w:txbxContent>
                </v:textbox>
                <w10:wrap anchorx="page"/>
              </v:shape>
            </w:pict>
          </mc:Fallback>
        </mc:AlternateContent>
      </w:r>
      <w:r w:rsidR="00105EDE">
        <w:rPr>
          <w:b/>
          <w:sz w:val="14"/>
        </w:rPr>
        <w:t>4</w:t>
      </w:r>
      <w:ins w:id="825" w:author="Rick" w:date="2019-04-10T12:23:00Z">
        <w:r w:rsidR="00354D01">
          <w:rPr>
            <w:b/>
            <w:sz w:val="14"/>
          </w:rPr>
          <w:t xml:space="preserve"> </w:t>
        </w:r>
      </w:ins>
      <w:del w:id="826" w:author="Rick" w:date="2019-04-10T12:23:00Z">
        <w:r w:rsidR="00105EDE" w:rsidDel="00354D01">
          <w:rPr>
            <w:b/>
            <w:sz w:val="14"/>
          </w:rPr>
          <w:tab/>
        </w:r>
      </w:del>
      <w:r w:rsidR="00105EDE">
        <w:rPr>
          <w:rFonts w:ascii="Bookman Old Style"/>
          <w:i/>
          <w:spacing w:val="5"/>
          <w:sz w:val="20"/>
        </w:rPr>
        <w:t>SS</w:t>
      </w:r>
      <w:ins w:id="827" w:author="Rick" w:date="2019-04-10T12:24:00Z">
        <w:r w:rsidR="00354D01">
          <w:rPr>
            <w:rFonts w:ascii="Bookman Old Style"/>
            <w:i/>
            <w:spacing w:val="5"/>
            <w:sz w:val="20"/>
          </w:rPr>
          <w:t xml:space="preserve"> </w:t>
        </w:r>
      </w:ins>
      <w:del w:id="828" w:author="Rick" w:date="2019-04-10T12:24:00Z">
        <w:r w:rsidR="00105EDE" w:rsidDel="00354D01">
          <w:rPr>
            <w:rFonts w:ascii="Bookman Old Style"/>
            <w:i/>
            <w:spacing w:val="5"/>
            <w:sz w:val="20"/>
          </w:rPr>
          <w:tab/>
        </w:r>
      </w:del>
      <w:r w:rsidR="00105EDE">
        <w:rPr>
          <w:sz w:val="20"/>
        </w:rPr>
        <w:t>single</w:t>
      </w:r>
      <w:ins w:id="829" w:author="Rick" w:date="2019-04-10T12:24:00Z">
        <w:r w:rsidR="00354D01">
          <w:rPr>
            <w:sz w:val="20"/>
          </w:rPr>
          <w:t xml:space="preserve"> </w:t>
        </w:r>
      </w:ins>
      <w:del w:id="830" w:author="Rick" w:date="2019-04-10T12:24:00Z">
        <w:r w:rsidR="00105EDE" w:rsidDel="00354D01">
          <w:rPr>
            <w:sz w:val="20"/>
          </w:rPr>
          <w:delText>v</w:delText>
        </w:r>
        <w:r w:rsidR="00105EDE" w:rsidDel="00354D01">
          <w:rPr>
            <w:spacing w:val="48"/>
            <w:sz w:val="20"/>
          </w:rPr>
          <w:delText xml:space="preserve"> </w:delText>
        </w:r>
      </w:del>
      <w:r w:rsidR="00105EDE">
        <w:rPr>
          <w:sz w:val="20"/>
        </w:rPr>
        <w:t>subgraph(</w:t>
      </w:r>
      <w:r w:rsidR="00105EDE">
        <w:rPr>
          <w:rFonts w:ascii="Bookman Old Style"/>
          <w:i/>
          <w:sz w:val="20"/>
        </w:rPr>
        <w:t>u</w:t>
      </w:r>
      <w:r w:rsidR="00105EDE">
        <w:rPr>
          <w:rFonts w:ascii="Bookman Old Style"/>
          <w:i/>
          <w:sz w:val="20"/>
          <w:vertAlign w:val="superscript"/>
        </w:rPr>
        <w:t>o</w:t>
      </w:r>
      <w:r w:rsidR="00105EDE">
        <w:rPr>
          <w:sz w:val="20"/>
        </w:rPr>
        <w:t>);</w:t>
      </w:r>
    </w:p>
    <w:p w14:paraId="1B83C0A7" w14:textId="7BB9F8F7" w:rsidR="00187908" w:rsidRDefault="00F51443">
      <w:pPr>
        <w:tabs>
          <w:tab w:val="left" w:pos="665"/>
          <w:tab w:val="left" w:pos="2270"/>
          <w:tab w:val="left" w:pos="3295"/>
        </w:tabs>
        <w:spacing w:before="4"/>
        <w:ind w:left="197"/>
        <w:rPr>
          <w:sz w:val="20"/>
        </w:rPr>
      </w:pPr>
      <w:r>
        <w:rPr>
          <w:noProof/>
          <w:lang w:val="en-IN" w:eastAsia="en-IN" w:bidi="hi-IN"/>
        </w:rPr>
        <mc:AlternateContent>
          <mc:Choice Requires="wps">
            <w:drawing>
              <wp:anchor distT="0" distB="0" distL="114300" distR="114300" simplePos="0" relativeHeight="250046464" behindDoc="1" locked="0" layoutInCell="1" allowOverlap="1" wp14:anchorId="52B11630" wp14:editId="1C441A84">
                <wp:simplePos x="0" y="0"/>
                <wp:positionH relativeFrom="page">
                  <wp:posOffset>1800860</wp:posOffset>
                </wp:positionH>
                <wp:positionV relativeFrom="paragraph">
                  <wp:posOffset>24130</wp:posOffset>
                </wp:positionV>
                <wp:extent cx="777875" cy="219710"/>
                <wp:effectExtent l="0" t="0" r="0" b="0"/>
                <wp:wrapNone/>
                <wp:docPr id="34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02E1D" w14:textId="77777777" w:rsidR="00121D20" w:rsidRDefault="00121D20">
                            <w:pPr>
                              <w:pStyle w:val="BodyText"/>
                              <w:tabs>
                                <w:tab w:val="left" w:pos="1025"/>
                              </w:tabs>
                              <w:spacing w:line="242" w:lineRule="exact"/>
                              <w:rPr>
                                <w:rFonts w:ascii="Lucida Sans Unicode" w:hAnsi="Lucida Sans Unicode"/>
                              </w:rPr>
                            </w:pPr>
                            <w:r>
                              <w:rPr>
                                <w:rFonts w:ascii="Lucida Sans Unicode" w:hAnsi="Lucida Sans Unicode"/>
                                <w:w w:val="105"/>
                              </w:rPr>
                              <w:t>←</w:t>
                            </w:r>
                            <w:r>
                              <w:rPr>
                                <w:rFonts w:ascii="Lucida Sans Unicode" w:hAnsi="Lucida Sans Unicode"/>
                                <w:w w:val="105"/>
                              </w:rPr>
                              <w:tab/>
                            </w:r>
                            <w:r>
                              <w:rPr>
                                <w:rFonts w:ascii="Lucida Sans Unicode" w:hAnsi="Lucida Sans Unicode"/>
                                <w:spacing w:val="-20"/>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B11630" id="Text Box 348" o:spid="_x0000_s1151" type="#_x0000_t202" style="position:absolute;left:0;text-align:left;margin-left:141.8pt;margin-top:1.9pt;width:61.25pt;height:17.3pt;z-index:-2532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" filled="f" stroked="f">
                <v:textbox inset="0,0,0,0">
                  <w:txbxContent>
                    <w:p w14:paraId="10C02E1D" w14:textId="77777777" w:rsidR="00121D20" w:rsidRDefault="00121D20">
                      <w:pPr>
                        <w:pStyle w:val="BodyText"/>
                        <w:tabs>
                          <w:tab w:val="left" w:pos="1025"/>
                        </w:tabs>
                        <w:spacing w:line="242" w:lineRule="exact"/>
                        <w:rPr>
                          <w:rFonts w:ascii="Lucida Sans Unicode" w:hAnsi="Lucida Sans Unicode"/>
                        </w:rPr>
                      </w:pPr>
                      <w:r>
                        <w:rPr>
                          <w:rFonts w:ascii="Lucida Sans Unicode" w:hAnsi="Lucida Sans Unicode"/>
                          <w:w w:val="105"/>
                        </w:rPr>
                        <w:t>←</w:t>
                      </w:r>
                      <w:r>
                        <w:rPr>
                          <w:rFonts w:ascii="Lucida Sans Unicode" w:hAnsi="Lucida Sans Unicode"/>
                          <w:w w:val="105"/>
                        </w:rPr>
                        <w:tab/>
                      </w:r>
                      <w:r>
                        <w:rPr>
                          <w:rFonts w:ascii="Lucida Sans Unicode" w:hAnsi="Lucida Sans Unicode"/>
                          <w:spacing w:val="-20"/>
                          <w:w w:val="105"/>
                        </w:rPr>
                        <w:t>←</w:t>
                      </w:r>
                    </w:p>
                  </w:txbxContent>
                </v:textbox>
                <w10:wrap anchorx="page"/>
              </v:shape>
            </w:pict>
          </mc:Fallback>
        </mc:AlternateContent>
      </w:r>
      <w:r w:rsidR="00105EDE">
        <w:rPr>
          <w:b/>
          <w:sz w:val="14"/>
        </w:rPr>
        <w:t>5</w:t>
      </w:r>
      <w:r w:rsidR="00105EDE">
        <w:rPr>
          <w:b/>
          <w:sz w:val="14"/>
        </w:rPr>
        <w:tab/>
      </w:r>
      <w:r w:rsidR="00105EDE">
        <w:rPr>
          <w:b/>
          <w:sz w:val="20"/>
        </w:rPr>
        <w:t xml:space="preserve">if </w:t>
      </w:r>
      <w:del w:id="831" w:author="Rick" w:date="2019-04-10T12:25:00Z">
        <w:r w:rsidR="00105EDE" w:rsidDel="00354D01">
          <w:rPr>
            <w:b/>
            <w:sz w:val="20"/>
          </w:rPr>
          <w:delText xml:space="preserve"> </w:delText>
        </w:r>
      </w:del>
      <w:r w:rsidR="00105EDE">
        <w:rPr>
          <w:rFonts w:ascii="Arial"/>
          <w:sz w:val="20"/>
        </w:rPr>
        <w:t>!</w:t>
      </w:r>
      <w:r w:rsidR="00105EDE">
        <w:rPr>
          <w:rFonts w:ascii="Bookman Old Style"/>
          <w:i/>
          <w:sz w:val="20"/>
        </w:rPr>
        <w:t>init</w:t>
      </w:r>
      <w:r w:rsidR="00105EDE">
        <w:rPr>
          <w:rFonts w:ascii="Bookman Old Style"/>
          <w:i/>
          <w:spacing w:val="-17"/>
          <w:sz w:val="20"/>
        </w:rPr>
        <w:t xml:space="preserve"> </w:t>
      </w:r>
      <w:r w:rsidR="00105EDE">
        <w:rPr>
          <w:b/>
          <w:sz w:val="20"/>
        </w:rPr>
        <w:t xml:space="preserve">then </w:t>
      </w:r>
      <w:del w:id="832" w:author="Rick" w:date="2019-04-10T12:25:00Z">
        <w:r w:rsidR="00105EDE" w:rsidDel="00354D01">
          <w:rPr>
            <w:b/>
            <w:spacing w:val="45"/>
            <w:sz w:val="20"/>
          </w:rPr>
          <w:delText xml:space="preserve"> </w:delText>
        </w:r>
      </w:del>
      <w:r w:rsidR="00105EDE">
        <w:rPr>
          <w:rFonts w:ascii="Bookman Old Style"/>
          <w:i/>
          <w:sz w:val="20"/>
        </w:rPr>
        <w:t>S</w:t>
      </w:r>
      <w:r w:rsidR="00105EDE">
        <w:rPr>
          <w:rFonts w:ascii="Bookman Old Style"/>
          <w:i/>
          <w:sz w:val="20"/>
        </w:rPr>
        <w:tab/>
      </w:r>
      <w:r w:rsidR="00105EDE">
        <w:rPr>
          <w:rFonts w:ascii="Bookman Old Style"/>
          <w:i/>
          <w:spacing w:val="7"/>
          <w:sz w:val="20"/>
        </w:rPr>
        <w:t>SS</w:t>
      </w:r>
      <w:r w:rsidR="00105EDE">
        <w:rPr>
          <w:spacing w:val="7"/>
          <w:sz w:val="20"/>
        </w:rPr>
        <w:t>,</w:t>
      </w:r>
      <w:r w:rsidR="00105EDE">
        <w:rPr>
          <w:spacing w:val="24"/>
          <w:sz w:val="20"/>
        </w:rPr>
        <w:t xml:space="preserve"> </w:t>
      </w:r>
      <w:r w:rsidR="00105EDE">
        <w:rPr>
          <w:rFonts w:ascii="Bookman Old Style"/>
          <w:i/>
          <w:sz w:val="20"/>
        </w:rPr>
        <w:t>init</w:t>
      </w:r>
      <w:r w:rsidR="00105EDE">
        <w:rPr>
          <w:rFonts w:ascii="Bookman Old Style"/>
          <w:i/>
          <w:sz w:val="20"/>
        </w:rPr>
        <w:tab/>
        <w:t>true</w:t>
      </w:r>
      <w:del w:id="833" w:author="Rick" w:date="2019-04-10T12:25:00Z">
        <w:r w:rsidR="00105EDE" w:rsidDel="00354D01">
          <w:rPr>
            <w:rFonts w:ascii="Bookman Old Style"/>
            <w:i/>
            <w:spacing w:val="9"/>
            <w:sz w:val="20"/>
          </w:rPr>
          <w:delText xml:space="preserve"> </w:delText>
        </w:r>
      </w:del>
      <w:r w:rsidR="00105EDE">
        <w:rPr>
          <w:sz w:val="20"/>
        </w:rPr>
        <w:t>;</w:t>
      </w:r>
    </w:p>
    <w:p w14:paraId="28828828" w14:textId="0F8FE288" w:rsidR="00187908" w:rsidRDefault="00F51443">
      <w:pPr>
        <w:tabs>
          <w:tab w:val="left" w:pos="665"/>
          <w:tab w:val="left" w:pos="1558"/>
          <w:tab w:val="left" w:pos="1913"/>
        </w:tabs>
        <w:spacing w:before="5"/>
        <w:ind w:left="197"/>
        <w:rPr>
          <w:sz w:val="20"/>
        </w:rPr>
      </w:pPr>
      <w:r>
        <w:rPr>
          <w:noProof/>
          <w:lang w:val="en-IN" w:eastAsia="en-IN" w:bidi="hi-IN"/>
        </w:rPr>
        <mc:AlternateContent>
          <mc:Choice Requires="wps">
            <w:drawing>
              <wp:anchor distT="0" distB="0" distL="114300" distR="114300" simplePos="0" relativeHeight="250045440" behindDoc="1" locked="0" layoutInCell="1" allowOverlap="1" wp14:anchorId="6EAD2273" wp14:editId="1D2AD73C">
                <wp:simplePos x="0" y="0"/>
                <wp:positionH relativeFrom="page">
                  <wp:posOffset>1348740</wp:posOffset>
                </wp:positionH>
                <wp:positionV relativeFrom="paragraph">
                  <wp:posOffset>24765</wp:posOffset>
                </wp:positionV>
                <wp:extent cx="359410" cy="219710"/>
                <wp:effectExtent l="0" t="0" r="0" b="0"/>
                <wp:wrapNone/>
                <wp:docPr id="348"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6071" w14:textId="77777777" w:rsidR="00121D20" w:rsidRDefault="00121D20">
                            <w:pPr>
                              <w:pStyle w:val="BodyText"/>
                              <w:tabs>
                                <w:tab w:val="left" w:pos="432"/>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AD2273" id="Text Box 347" o:spid="_x0000_s1152" type="#_x0000_t202" style="position:absolute;left:0;text-align:left;margin-left:106.2pt;margin-top:1.95pt;width:28.3pt;height:17.3pt;z-index:-2532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" filled="f" stroked="f">
                <v:textbox inset="0,0,0,0">
                  <w:txbxContent>
                    <w:p w14:paraId="52BB6071" w14:textId="77777777" w:rsidR="00121D20" w:rsidRDefault="00121D20">
                      <w:pPr>
                        <w:pStyle w:val="BodyText"/>
                        <w:tabs>
                          <w:tab w:val="left" w:pos="432"/>
                        </w:tabs>
                        <w:spacing w:line="242"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spacing w:val="-20"/>
                          <w:w w:val="90"/>
                        </w:rPr>
                        <w:t>∩</w:t>
                      </w:r>
                    </w:p>
                  </w:txbxContent>
                </v:textbox>
                <w10:wrap anchorx="page"/>
              </v:shape>
            </w:pict>
          </mc:Fallback>
        </mc:AlternateContent>
      </w:r>
      <w:r w:rsidR="00105EDE">
        <w:rPr>
          <w:b/>
          <w:sz w:val="14"/>
        </w:rPr>
        <w:t>6</w:t>
      </w:r>
      <w:r w:rsidR="00105EDE">
        <w:rPr>
          <w:b/>
          <w:sz w:val="14"/>
        </w:rPr>
        <w:tab/>
      </w:r>
      <w:r w:rsidR="00105EDE">
        <w:rPr>
          <w:b/>
          <w:sz w:val="20"/>
        </w:rPr>
        <w:t xml:space="preserve">else </w:t>
      </w:r>
      <w:del w:id="834" w:author="Rick" w:date="2019-04-10T12:24:00Z">
        <w:r w:rsidR="00105EDE" w:rsidDel="00354D01">
          <w:rPr>
            <w:b/>
            <w:spacing w:val="35"/>
            <w:sz w:val="20"/>
          </w:rPr>
          <w:delText xml:space="preserve"> </w:delText>
        </w:r>
      </w:del>
      <w:r w:rsidR="00105EDE">
        <w:rPr>
          <w:rFonts w:ascii="Bookman Old Style"/>
          <w:i/>
          <w:sz w:val="20"/>
        </w:rPr>
        <w:t>S</w:t>
      </w:r>
      <w:r w:rsidR="00105EDE">
        <w:rPr>
          <w:rFonts w:ascii="Bookman Old Style"/>
          <w:i/>
          <w:sz w:val="20"/>
        </w:rPr>
        <w:tab/>
        <w:t>S</w:t>
      </w:r>
      <w:r w:rsidR="00105EDE">
        <w:rPr>
          <w:rFonts w:ascii="Bookman Old Style"/>
          <w:i/>
          <w:sz w:val="20"/>
        </w:rPr>
        <w:tab/>
      </w:r>
      <w:r w:rsidR="00105EDE">
        <w:rPr>
          <w:rFonts w:ascii="Bookman Old Style"/>
          <w:i/>
          <w:spacing w:val="5"/>
          <w:sz w:val="20"/>
        </w:rPr>
        <w:t>SS</w:t>
      </w:r>
      <w:del w:id="835" w:author="Rick" w:date="2019-04-10T12:24:00Z">
        <w:r w:rsidR="00105EDE" w:rsidDel="00354D01">
          <w:rPr>
            <w:rFonts w:ascii="Bookman Old Style"/>
            <w:i/>
            <w:spacing w:val="20"/>
            <w:sz w:val="20"/>
          </w:rPr>
          <w:delText xml:space="preserve"> </w:delText>
        </w:r>
      </w:del>
      <w:r w:rsidR="00105EDE">
        <w:rPr>
          <w:sz w:val="20"/>
        </w:rPr>
        <w:t>;</w:t>
      </w:r>
    </w:p>
    <w:p w14:paraId="32AE36EE" w14:textId="77777777" w:rsidR="00187908" w:rsidRDefault="00105EDE">
      <w:pPr>
        <w:spacing w:before="6"/>
        <w:ind w:left="189"/>
        <w:rPr>
          <w:b/>
          <w:sz w:val="20"/>
        </w:rPr>
      </w:pPr>
      <w:r>
        <w:rPr>
          <w:b/>
          <w:sz w:val="14"/>
        </w:rPr>
        <w:t xml:space="preserve">7 </w:t>
      </w:r>
      <w:r>
        <w:rPr>
          <w:b/>
          <w:sz w:val="20"/>
        </w:rPr>
        <w:t>end</w:t>
      </w:r>
    </w:p>
    <w:p w14:paraId="607E1E7A" w14:textId="77777777" w:rsidR="00187908" w:rsidRDefault="00105EDE">
      <w:pPr>
        <w:spacing w:before="7"/>
        <w:ind w:left="189"/>
        <w:rPr>
          <w:rFonts w:ascii="Bookman Old Style"/>
          <w:i/>
          <w:sz w:val="20"/>
        </w:rPr>
      </w:pPr>
      <w:r>
        <w:rPr>
          <w:b/>
          <w:sz w:val="14"/>
        </w:rPr>
        <w:t xml:space="preserve">8 </w:t>
      </w:r>
      <w:r>
        <w:rPr>
          <w:b/>
          <w:sz w:val="20"/>
        </w:rPr>
        <w:t xml:space="preserve">return </w:t>
      </w:r>
      <w:r>
        <w:rPr>
          <w:rFonts w:ascii="Bookman Old Style"/>
          <w:i/>
          <w:sz w:val="20"/>
        </w:rPr>
        <w:t>S</w:t>
      </w:r>
    </w:p>
    <w:p w14:paraId="61641C3D" w14:textId="77777777" w:rsidR="00187908" w:rsidRDefault="00105EDE">
      <w:pPr>
        <w:spacing w:before="94" w:line="221" w:lineRule="exact"/>
        <w:ind w:left="189"/>
        <w:rPr>
          <w:i/>
          <w:sz w:val="20"/>
        </w:rPr>
      </w:pPr>
      <w:r>
        <w:rPr>
          <w:b/>
          <w:sz w:val="14"/>
        </w:rPr>
        <w:t xml:space="preserve">9 </w:t>
      </w:r>
      <w:r>
        <w:rPr>
          <w:b/>
          <w:sz w:val="20"/>
        </w:rPr>
        <w:t xml:space="preserve">function </w:t>
      </w:r>
      <w:r>
        <w:rPr>
          <w:i/>
          <w:sz w:val="20"/>
        </w:rPr>
        <w:t>singlev</w:t>
      </w:r>
      <w:r>
        <w:rPr>
          <w:i/>
          <w:sz w:val="20"/>
          <w:u w:val="single"/>
        </w:rPr>
        <w:t xml:space="preserve"> </w:t>
      </w:r>
      <w:r>
        <w:rPr>
          <w:i/>
          <w:sz w:val="20"/>
        </w:rPr>
        <w:t>subgraph (</w:t>
      </w:r>
      <w:r>
        <w:rPr>
          <w:rFonts w:ascii="Bookman Old Style"/>
          <w:i/>
          <w:sz w:val="20"/>
        </w:rPr>
        <w:t>u</w:t>
      </w:r>
      <w:r>
        <w:rPr>
          <w:rFonts w:ascii="Bookman Old Style"/>
          <w:i/>
          <w:sz w:val="20"/>
          <w:vertAlign w:val="superscript"/>
        </w:rPr>
        <w:t>o</w:t>
      </w:r>
      <w:r>
        <w:rPr>
          <w:i/>
          <w:sz w:val="20"/>
        </w:rPr>
        <w:t>)</w:t>
      </w:r>
    </w:p>
    <w:p w14:paraId="589C3BE8" w14:textId="33E12895" w:rsidR="00187908" w:rsidRDefault="00F51443">
      <w:pPr>
        <w:tabs>
          <w:tab w:val="left" w:pos="665"/>
        </w:tabs>
        <w:spacing w:line="260" w:lineRule="exact"/>
        <w:ind w:left="127"/>
        <w:jc w:val="both"/>
        <w:rPr>
          <w:sz w:val="20"/>
        </w:rPr>
      </w:pPr>
      <w:r>
        <w:rPr>
          <w:noProof/>
          <w:lang w:val="en-IN" w:eastAsia="en-IN" w:bidi="hi-IN"/>
        </w:rPr>
        <mc:AlternateContent>
          <mc:Choice Requires="wps">
            <w:drawing>
              <wp:anchor distT="0" distB="0" distL="114300" distR="114300" simplePos="0" relativeHeight="250041344" behindDoc="1" locked="0" layoutInCell="1" allowOverlap="1" wp14:anchorId="030F8F04" wp14:editId="42619014">
                <wp:simplePos x="0" y="0"/>
                <wp:positionH relativeFrom="page">
                  <wp:posOffset>814070</wp:posOffset>
                </wp:positionH>
                <wp:positionV relativeFrom="paragraph">
                  <wp:posOffset>1087120</wp:posOffset>
                </wp:positionV>
                <wp:extent cx="0" cy="0"/>
                <wp:effectExtent l="0" t="0" r="0" b="0"/>
                <wp:wrapNone/>
                <wp:docPr id="347"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779A36" id="Line 346" o:spid="_x0000_s1026" style="position:absolute;z-index:-2532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4.1pt,85.6pt" to="64.1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dvGQIAAD8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" strokeweight=".14042mm">
                <w10:wrap anchorx="page"/>
              </v:line>
            </w:pict>
          </mc:Fallback>
        </mc:AlternateContent>
      </w:r>
      <w:r w:rsidR="00105EDE">
        <w:rPr>
          <w:b/>
          <w:sz w:val="14"/>
        </w:rPr>
        <w:t>10</w:t>
      </w:r>
      <w:r w:rsidR="00105EDE">
        <w:rPr>
          <w:b/>
          <w:sz w:val="14"/>
        </w:rPr>
        <w:tab/>
      </w:r>
      <w:r w:rsidR="00105EDE">
        <w:rPr>
          <w:rFonts w:ascii="Bookman Old Style" w:hAnsi="Bookman Old Style"/>
          <w:i/>
          <w:spacing w:val="5"/>
          <w:sz w:val="20"/>
        </w:rPr>
        <w:t xml:space="preserve">SS </w:t>
      </w:r>
      <w:r w:rsidR="00105EDE">
        <w:rPr>
          <w:rFonts w:ascii="Lucida Sans Unicode" w:hAnsi="Lucida Sans Unicode"/>
          <w:sz w:val="20"/>
        </w:rPr>
        <w:t>←</w:t>
      </w:r>
      <w:r w:rsidR="00105EDE">
        <w:rPr>
          <w:rFonts w:ascii="Lucida Sans Unicode" w:hAnsi="Lucida Sans Unicode"/>
          <w:spacing w:val="-10"/>
          <w:sz w:val="20"/>
        </w:rPr>
        <w:t xml:space="preserve"> </w:t>
      </w:r>
      <w:r w:rsidR="00105EDE">
        <w:rPr>
          <w:rFonts w:ascii="Lucida Sans Unicode" w:hAnsi="Lucida Sans Unicode"/>
          <w:sz w:val="20"/>
        </w:rPr>
        <w:t>∅</w:t>
      </w:r>
      <w:r w:rsidR="00105EDE">
        <w:rPr>
          <w:sz w:val="20"/>
        </w:rPr>
        <w:t>;</w:t>
      </w:r>
    </w:p>
    <w:p w14:paraId="7CB314C2" w14:textId="77777777" w:rsidR="00187908" w:rsidRDefault="00105EDE">
      <w:pPr>
        <w:tabs>
          <w:tab w:val="left" w:pos="665"/>
        </w:tabs>
        <w:spacing w:line="239" w:lineRule="exact"/>
        <w:ind w:left="127"/>
        <w:rPr>
          <w:b/>
          <w:sz w:val="20"/>
        </w:rPr>
      </w:pPr>
      <w:r>
        <w:rPr>
          <w:b/>
          <w:sz w:val="14"/>
        </w:rPr>
        <w:t>11</w:t>
      </w:r>
      <w:r>
        <w:rPr>
          <w:b/>
          <w:sz w:val="14"/>
        </w:rPr>
        <w:tab/>
      </w:r>
      <w:r>
        <w:rPr>
          <w:b/>
          <w:sz w:val="20"/>
        </w:rPr>
        <w:t xml:space="preserve">for </w:t>
      </w:r>
      <w:r>
        <w:rPr>
          <w:rFonts w:ascii="Bookman Old Style" w:hAnsi="Bookman Old Style"/>
          <w:i/>
          <w:spacing w:val="3"/>
          <w:sz w:val="20"/>
        </w:rPr>
        <w:t>v</w:t>
      </w:r>
      <w:r>
        <w:rPr>
          <w:rFonts w:ascii="Bookman Old Style" w:hAnsi="Bookman Old Style"/>
          <w:i/>
          <w:spacing w:val="3"/>
          <w:sz w:val="20"/>
          <w:vertAlign w:val="superscript"/>
        </w:rPr>
        <w:t>o</w:t>
      </w:r>
      <w:r>
        <w:rPr>
          <w:rFonts w:ascii="Bookman Old Style" w:hAnsi="Bookman Old Style"/>
          <w:i/>
          <w:spacing w:val="3"/>
          <w:sz w:val="20"/>
        </w:rPr>
        <w:t xml:space="preserve"> </w:t>
      </w:r>
      <w:r>
        <w:rPr>
          <w:rFonts w:ascii="Lucida Sans Unicode" w:hAnsi="Lucida Sans Unicode"/>
          <w:sz w:val="20"/>
        </w:rPr>
        <w:t xml:space="preserve">∈ </w:t>
      </w:r>
      <w:r>
        <w:rPr>
          <w:rFonts w:ascii="Bookman Old Style" w:hAnsi="Bookman Old Style"/>
          <w:i/>
          <w:sz w:val="20"/>
        </w:rPr>
        <w:t>N</w:t>
      </w:r>
      <w:r>
        <w:rPr>
          <w:rFonts w:ascii="Bookman Old Style" w:hAnsi="Bookman Old Style"/>
          <w:i/>
          <w:sz w:val="20"/>
          <w:vertAlign w:val="subscript"/>
        </w:rPr>
        <w:t>u</w:t>
      </w:r>
      <w:r>
        <w:rPr>
          <w:rFonts w:ascii="Bookman Old Style" w:hAnsi="Bookman Old Style"/>
          <w:i/>
          <w:spacing w:val="-20"/>
          <w:sz w:val="20"/>
        </w:rPr>
        <w:t xml:space="preserve"> </w:t>
      </w:r>
      <w:r>
        <w:rPr>
          <w:b/>
          <w:sz w:val="20"/>
        </w:rPr>
        <w:t>do</w:t>
      </w:r>
    </w:p>
    <w:p w14:paraId="7D3062BD" w14:textId="4CB65BCB" w:rsidR="00187908" w:rsidRDefault="00F51443">
      <w:pPr>
        <w:tabs>
          <w:tab w:val="left" w:pos="972"/>
        </w:tabs>
        <w:spacing w:line="239" w:lineRule="exact"/>
        <w:ind w:left="135"/>
        <w:rPr>
          <w:sz w:val="20"/>
        </w:rPr>
      </w:pPr>
      <w:r>
        <w:rPr>
          <w:noProof/>
          <w:lang w:val="en-IN" w:eastAsia="en-IN" w:bidi="hi-IN"/>
        </w:rPr>
        <mc:AlternateContent>
          <mc:Choice Requires="wps">
            <w:drawing>
              <wp:anchor distT="0" distB="0" distL="114300" distR="114300" simplePos="0" relativeHeight="250042368" behindDoc="1" locked="0" layoutInCell="1" allowOverlap="1" wp14:anchorId="06EE3C09" wp14:editId="28CFF352">
                <wp:simplePos x="0" y="0"/>
                <wp:positionH relativeFrom="page">
                  <wp:posOffset>1009015</wp:posOffset>
                </wp:positionH>
                <wp:positionV relativeFrom="paragraph">
                  <wp:posOffset>466725</wp:posOffset>
                </wp:positionV>
                <wp:extent cx="0" cy="0"/>
                <wp:effectExtent l="0" t="0" r="0" b="0"/>
                <wp:wrapNone/>
                <wp:docPr id="346"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4E5E63" id="Line 345" o:spid="_x0000_s1026" style="position:absolute;z-index:-2532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9.45pt,36.75pt" to="79.4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" strokeweight=".14042mm">
                <w10:wrap anchorx="page"/>
              </v:line>
            </w:pict>
          </mc:Fallback>
        </mc:AlternateContent>
      </w:r>
      <w:r w:rsidR="00105EDE">
        <w:rPr>
          <w:b/>
          <w:w w:val="105"/>
          <w:sz w:val="14"/>
        </w:rPr>
        <w:t>12</w:t>
      </w:r>
      <w:r w:rsidR="00105EDE">
        <w:rPr>
          <w:b/>
          <w:w w:val="105"/>
          <w:sz w:val="14"/>
        </w:rPr>
        <w:tab/>
      </w:r>
      <w:r w:rsidR="00105EDE">
        <w:rPr>
          <w:rFonts w:ascii="Bookman Old Style" w:hAnsi="Bookman Old Style"/>
          <w:i/>
          <w:w w:val="105"/>
          <w:sz w:val="20"/>
        </w:rPr>
        <w:t>u</w:t>
      </w:r>
      <w:r w:rsidR="00105EDE">
        <w:rPr>
          <w:rFonts w:ascii="Bookman Old Style" w:hAnsi="Bookman Old Style"/>
          <w:i/>
          <w:w w:val="105"/>
          <w:sz w:val="20"/>
          <w:vertAlign w:val="superscript"/>
        </w:rPr>
        <w:t>c</w:t>
      </w:r>
      <w:r w:rsidR="00105EDE">
        <w:rPr>
          <w:rFonts w:ascii="Bookman Old Style" w:hAnsi="Bookman Old Style"/>
          <w:i/>
          <w:w w:val="105"/>
          <w:sz w:val="20"/>
        </w:rPr>
        <w:t xml:space="preserve"> </w:t>
      </w:r>
      <w:r w:rsidR="00105EDE">
        <w:rPr>
          <w:rFonts w:ascii="Lucida Sans Unicode" w:hAnsi="Lucida Sans Unicode"/>
          <w:w w:val="105"/>
          <w:sz w:val="20"/>
        </w:rPr>
        <w:t xml:space="preserve">← </w:t>
      </w:r>
      <w:r w:rsidR="00105EDE">
        <w:rPr>
          <w:rFonts w:ascii="Bookman Old Style" w:hAnsi="Bookman Old Style"/>
          <w:i/>
          <w:spacing w:val="4"/>
          <w:w w:val="105"/>
          <w:sz w:val="20"/>
        </w:rPr>
        <w:t>H</w:t>
      </w:r>
      <w:r w:rsidR="00105EDE">
        <w:rPr>
          <w:rFonts w:ascii="Arial" w:hAnsi="Arial"/>
          <w:spacing w:val="4"/>
          <w:w w:val="105"/>
          <w:sz w:val="20"/>
        </w:rPr>
        <w:t>[(</w:t>
      </w:r>
      <w:r w:rsidR="00105EDE">
        <w:rPr>
          <w:rFonts w:ascii="Bookman Old Style" w:hAnsi="Bookman Old Style"/>
          <w:i/>
          <w:spacing w:val="4"/>
          <w:w w:val="105"/>
          <w:sz w:val="20"/>
        </w:rPr>
        <w:t>u</w:t>
      </w:r>
      <w:r w:rsidR="00105EDE">
        <w:rPr>
          <w:rFonts w:ascii="Bookman Old Style" w:hAnsi="Bookman Old Style"/>
          <w:i/>
          <w:spacing w:val="4"/>
          <w:w w:val="105"/>
          <w:sz w:val="20"/>
          <w:vertAlign w:val="superscript"/>
        </w:rPr>
        <w:t>o</w:t>
      </w:r>
      <w:r w:rsidR="00105EDE">
        <w:rPr>
          <w:rFonts w:ascii="Bookman Old Style" w:hAnsi="Bookman Old Style"/>
          <w:i/>
          <w:spacing w:val="4"/>
          <w:w w:val="105"/>
          <w:sz w:val="20"/>
        </w:rPr>
        <w:t>,</w:t>
      </w:r>
      <w:r w:rsidR="00105EDE">
        <w:rPr>
          <w:rFonts w:ascii="Bookman Old Style" w:hAnsi="Bookman Old Style"/>
          <w:i/>
          <w:spacing w:val="-41"/>
          <w:w w:val="105"/>
          <w:sz w:val="20"/>
        </w:rPr>
        <w:t xml:space="preserve"> </w:t>
      </w:r>
      <w:r w:rsidR="00105EDE">
        <w:rPr>
          <w:rFonts w:ascii="Bookman Old Style" w:hAnsi="Bookman Old Style"/>
          <w:i/>
          <w:spacing w:val="3"/>
          <w:w w:val="105"/>
          <w:sz w:val="20"/>
        </w:rPr>
        <w:t>v</w:t>
      </w:r>
      <w:r w:rsidR="00105EDE">
        <w:rPr>
          <w:rFonts w:ascii="Bookman Old Style" w:hAnsi="Bookman Old Style"/>
          <w:i/>
          <w:spacing w:val="3"/>
          <w:w w:val="105"/>
          <w:sz w:val="20"/>
          <w:vertAlign w:val="superscript"/>
        </w:rPr>
        <w:t>o</w:t>
      </w:r>
      <w:r w:rsidR="00105EDE">
        <w:rPr>
          <w:rFonts w:ascii="Arial" w:hAnsi="Arial"/>
          <w:spacing w:val="3"/>
          <w:w w:val="105"/>
          <w:sz w:val="20"/>
        </w:rPr>
        <w:t>)]</w:t>
      </w:r>
      <w:r w:rsidR="00105EDE">
        <w:rPr>
          <w:spacing w:val="3"/>
          <w:w w:val="105"/>
          <w:sz w:val="20"/>
        </w:rPr>
        <w:t>;</w:t>
      </w:r>
    </w:p>
    <w:p w14:paraId="4448EE10" w14:textId="30B3AE69" w:rsidR="00187908" w:rsidRDefault="00F51443">
      <w:pPr>
        <w:tabs>
          <w:tab w:val="left" w:pos="972"/>
        </w:tabs>
        <w:spacing w:line="201" w:lineRule="auto"/>
        <w:ind w:left="135"/>
        <w:rPr>
          <w:sz w:val="20"/>
        </w:rPr>
      </w:pPr>
      <w:r>
        <w:rPr>
          <w:noProof/>
          <w:lang w:val="en-IN" w:eastAsia="en-IN" w:bidi="hi-IN"/>
        </w:rPr>
        <mc:AlternateContent>
          <mc:Choice Requires="wps">
            <w:drawing>
              <wp:anchor distT="0" distB="0" distL="114300" distR="114300" simplePos="0" relativeHeight="251801600" behindDoc="0" locked="0" layoutInCell="1" allowOverlap="1" wp14:anchorId="7C81E5DB" wp14:editId="4820E310">
                <wp:simplePos x="0" y="0"/>
                <wp:positionH relativeFrom="page">
                  <wp:posOffset>1137920</wp:posOffset>
                </wp:positionH>
                <wp:positionV relativeFrom="paragraph">
                  <wp:posOffset>175260</wp:posOffset>
                </wp:positionV>
                <wp:extent cx="529590" cy="219710"/>
                <wp:effectExtent l="0" t="0" r="0" b="0"/>
                <wp:wrapNone/>
                <wp:docPr id="345"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54B06" w14:textId="77777777" w:rsidR="00121D20" w:rsidRDefault="00121D20">
                            <w:pPr>
                              <w:spacing w:line="242" w:lineRule="exact"/>
                              <w:rPr>
                                <w:rFonts w:ascii="Bookman Old Style" w:hAnsi="Bookman Old Style"/>
                                <w:i/>
                                <w:sz w:val="20"/>
                              </w:rPr>
                            </w:pPr>
                            <w:r>
                              <w:rPr>
                                <w:rFonts w:ascii="Bookman Old Style" w:hAnsi="Bookman Old Style"/>
                                <w:i/>
                                <w:sz w:val="20"/>
                              </w:rPr>
                              <w:t xml:space="preserve">SS </w:t>
                            </w:r>
                            <w:r>
                              <w:rPr>
                                <w:rFonts w:ascii="Lucida Sans Unicode" w:hAnsi="Lucida Sans Unicode"/>
                                <w:sz w:val="20"/>
                              </w:rPr>
                              <w:t xml:space="preserve">← </w:t>
                            </w:r>
                            <w:r>
                              <w:rPr>
                                <w:rFonts w:ascii="Bookman Old Style" w:hAnsi="Bookman Old Style"/>
                                <w:i/>
                                <w:sz w:val="20"/>
                              </w:rPr>
                              <w:t>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81E5DB" id="Text Box 344" o:spid="_x0000_s1153" type="#_x0000_t202" style="position:absolute;left:0;text-align:left;margin-left:89.6pt;margin-top:13.8pt;width:41.7pt;height:17.3pt;z-index:25180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" filled="f" stroked="f">
                <v:textbox inset="0,0,0,0">
                  <w:txbxContent>
                    <w:p w14:paraId="4DE54B06" w14:textId="77777777" w:rsidR="00121D20" w:rsidRDefault="00121D20">
                      <w:pPr>
                        <w:spacing w:line="242" w:lineRule="exact"/>
                        <w:rPr>
                          <w:rFonts w:ascii="Bookman Old Style" w:hAnsi="Bookman Old Style"/>
                          <w:i/>
                          <w:sz w:val="20"/>
                        </w:rPr>
                      </w:pPr>
                      <w:r>
                        <w:rPr>
                          <w:rFonts w:ascii="Bookman Old Style" w:hAnsi="Bookman Old Style"/>
                          <w:i/>
                          <w:sz w:val="20"/>
                        </w:rPr>
                        <w:t xml:space="preserve">SS </w:t>
                      </w:r>
                      <w:r>
                        <w:rPr>
                          <w:rFonts w:ascii="Lucida Sans Unicode" w:hAnsi="Lucida Sans Unicode"/>
                          <w:sz w:val="20"/>
                        </w:rPr>
                        <w:t xml:space="preserve">← </w:t>
                      </w:r>
                      <w:r>
                        <w:rPr>
                          <w:rFonts w:ascii="Bookman Old Style" w:hAnsi="Bookman Old Style"/>
                          <w:i/>
                          <w:sz w:val="20"/>
                        </w:rPr>
                        <w:t>SS</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56704" behindDoc="1" locked="0" layoutInCell="1" allowOverlap="1" wp14:anchorId="1E5C096C" wp14:editId="700CF9C4">
                <wp:simplePos x="0" y="0"/>
                <wp:positionH relativeFrom="page">
                  <wp:posOffset>1821815</wp:posOffset>
                </wp:positionH>
                <wp:positionV relativeFrom="paragraph">
                  <wp:posOffset>156210</wp:posOffset>
                </wp:positionV>
                <wp:extent cx="137795" cy="153035"/>
                <wp:effectExtent l="0" t="0" r="0" b="0"/>
                <wp:wrapNone/>
                <wp:docPr id="344"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63FDE" w14:textId="77777777" w:rsidR="00121D20" w:rsidRDefault="00121D20">
                            <w:pPr>
                              <w:spacing w:line="230" w:lineRule="exact"/>
                              <w:rPr>
                                <w:sz w:val="20"/>
                              </w:rPr>
                            </w:pPr>
                            <w:r>
                              <w:rPr>
                                <w:rFonts w:ascii="Bookman Old Style"/>
                                <w:i/>
                                <w:sz w:val="20"/>
                              </w:rPr>
                              <w:t>B</w:t>
                            </w: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5C096C" id="Text Box 343" o:spid="_x0000_s1154" type="#_x0000_t202" style="position:absolute;left:0;text-align:left;margin-left:143.45pt;margin-top:12.3pt;width:10.85pt;height:12.05pt;z-index:-2532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" filled="f" stroked="f">
                <v:textbox inset="0,0,0,0">
                  <w:txbxContent>
                    <w:p w14:paraId="5EF63FDE" w14:textId="77777777" w:rsidR="00121D20" w:rsidRDefault="00121D20">
                      <w:pPr>
                        <w:spacing w:line="230" w:lineRule="exact"/>
                        <w:rPr>
                          <w:sz w:val="20"/>
                        </w:rPr>
                      </w:pPr>
                      <w:r>
                        <w:rPr>
                          <w:rFonts w:ascii="Bookman Old Style"/>
                          <w:i/>
                          <w:sz w:val="20"/>
                        </w:rPr>
                        <w:t>B</w:t>
                      </w:r>
                      <w:r>
                        <w:rPr>
                          <w:sz w:val="20"/>
                        </w:rPr>
                        <w:t>;</w:t>
                      </w:r>
                    </w:p>
                  </w:txbxContent>
                </v:textbox>
                <w10:wrap anchorx="page"/>
              </v:shape>
            </w:pict>
          </mc:Fallback>
        </mc:AlternateContent>
      </w:r>
      <w:r w:rsidR="00105EDE">
        <w:rPr>
          <w:b/>
          <w:w w:val="99"/>
          <w:sz w:val="14"/>
        </w:rPr>
        <w:t>13</w:t>
      </w:r>
      <w:r w:rsidR="00105EDE">
        <w:rPr>
          <w:b/>
          <w:sz w:val="14"/>
        </w:rPr>
        <w:tab/>
      </w:r>
      <w:r w:rsidR="00105EDE">
        <w:rPr>
          <w:rFonts w:ascii="Bookman Old Style" w:hAnsi="Bookman Old Style"/>
          <w:i/>
          <w:w w:val="104"/>
          <w:sz w:val="20"/>
        </w:rPr>
        <w:t>B</w:t>
      </w:r>
      <w:r w:rsidR="00105EDE">
        <w:rPr>
          <w:rFonts w:ascii="Bookman Old Style" w:hAnsi="Bookman Old Style"/>
          <w:i/>
          <w:spacing w:val="5"/>
          <w:sz w:val="20"/>
        </w:rPr>
        <w:t xml:space="preserve"> </w:t>
      </w:r>
      <w:r w:rsidR="00105EDE">
        <w:rPr>
          <w:rFonts w:ascii="Lucida Sans Unicode" w:hAnsi="Lucida Sans Unicode"/>
          <w:w w:val="106"/>
          <w:sz w:val="20"/>
        </w:rPr>
        <w:t>←</w:t>
      </w:r>
      <w:r w:rsidR="00105EDE">
        <w:rPr>
          <w:rFonts w:ascii="Lucida Sans Unicode" w:hAnsi="Lucida Sans Unicode"/>
          <w:spacing w:val="6"/>
          <w:sz w:val="20"/>
        </w:rPr>
        <w:t xml:space="preserve"> </w:t>
      </w:r>
      <w:r w:rsidR="00105EDE">
        <w:rPr>
          <w:w w:val="99"/>
          <w:sz w:val="20"/>
        </w:rPr>
        <w:t>ance</w:t>
      </w:r>
      <w:r w:rsidR="00105EDE">
        <w:rPr>
          <w:spacing w:val="-51"/>
          <w:w w:val="99"/>
          <w:sz w:val="20"/>
        </w:rPr>
        <w:t>s</w:t>
      </w:r>
      <w:r w:rsidR="00105EDE">
        <w:rPr>
          <w:rFonts w:ascii="Arial" w:hAnsi="Arial"/>
          <w:spacing w:val="-116"/>
          <w:w w:val="124"/>
          <w:position w:val="-8"/>
          <w:sz w:val="20"/>
        </w:rPr>
        <w:t>S</w:t>
      </w:r>
      <w:r w:rsidR="00105EDE">
        <w:rPr>
          <w:w w:val="99"/>
          <w:sz w:val="20"/>
        </w:rPr>
        <w:t>tors</w:t>
      </w:r>
      <w:r w:rsidR="00105EDE">
        <w:rPr>
          <w:spacing w:val="19"/>
          <w:sz w:val="20"/>
        </w:rPr>
        <w:t xml:space="preserve"> </w:t>
      </w:r>
      <w:r w:rsidR="00105EDE">
        <w:rPr>
          <w:w w:val="99"/>
          <w:sz w:val="20"/>
        </w:rPr>
        <w:t>of</w:t>
      </w:r>
      <w:r w:rsidR="00105EDE">
        <w:rPr>
          <w:spacing w:val="19"/>
          <w:sz w:val="20"/>
        </w:rPr>
        <w:t xml:space="preserve"> </w:t>
      </w:r>
      <w:r w:rsidR="00105EDE">
        <w:rPr>
          <w:rFonts w:ascii="Bookman Old Style" w:hAnsi="Bookman Old Style"/>
          <w:i/>
          <w:w w:val="91"/>
          <w:sz w:val="20"/>
        </w:rPr>
        <w:t>u</w:t>
      </w:r>
      <w:r w:rsidR="00105EDE">
        <w:rPr>
          <w:rFonts w:ascii="Bookman Old Style" w:hAnsi="Bookman Old Style"/>
          <w:i/>
          <w:w w:val="112"/>
          <w:sz w:val="20"/>
          <w:vertAlign w:val="superscript"/>
        </w:rPr>
        <w:t>c</w:t>
      </w:r>
      <w:r w:rsidR="00105EDE">
        <w:rPr>
          <w:rFonts w:ascii="Bookman Old Style" w:hAnsi="Bookman Old Style"/>
          <w:i/>
          <w:spacing w:val="19"/>
          <w:sz w:val="20"/>
        </w:rPr>
        <w:t xml:space="preserve"> </w:t>
      </w:r>
      <w:r w:rsidR="00105EDE">
        <w:rPr>
          <w:w w:val="99"/>
          <w:sz w:val="20"/>
        </w:rPr>
        <w:t>in</w:t>
      </w:r>
      <w:r w:rsidR="00105EDE">
        <w:rPr>
          <w:spacing w:val="19"/>
          <w:sz w:val="20"/>
        </w:rPr>
        <w:t xml:space="preserve"> </w:t>
      </w:r>
      <w:r w:rsidR="00105EDE">
        <w:rPr>
          <w:rFonts w:ascii="Bookman Old Style" w:hAnsi="Bookman Old Style"/>
          <w:i/>
          <w:w w:val="115"/>
          <w:sz w:val="20"/>
        </w:rPr>
        <w:t>tt</w:t>
      </w:r>
      <w:r w:rsidR="00105EDE">
        <w:rPr>
          <w:rFonts w:ascii="Bookman Old Style" w:hAnsi="Bookman Old Style"/>
          <w:i/>
          <w:spacing w:val="10"/>
          <w:w w:val="112"/>
          <w:sz w:val="20"/>
          <w:vertAlign w:val="superscript"/>
        </w:rPr>
        <w:t>c</w:t>
      </w:r>
      <w:r w:rsidR="00105EDE">
        <w:rPr>
          <w:w w:val="99"/>
          <w:sz w:val="20"/>
        </w:rPr>
        <w:t>;</w:t>
      </w:r>
    </w:p>
    <w:p w14:paraId="3CE1A9F7" w14:textId="289C316C" w:rsidR="00187908" w:rsidRDefault="00F51443">
      <w:pPr>
        <w:pStyle w:val="BodyText"/>
        <w:spacing w:line="181" w:lineRule="exact"/>
        <w:ind w:left="135"/>
        <w:rPr>
          <w:sz w:val="18"/>
        </w:rPr>
      </w:pPr>
      <w:r>
        <w:rPr>
          <w:noProof/>
          <w:position w:val="-3"/>
          <w:sz w:val="18"/>
          <w:lang w:val="en-IN" w:eastAsia="en-IN" w:bidi="hi-IN"/>
        </w:rPr>
        <mc:AlternateContent>
          <mc:Choice Requires="wps">
            <w:drawing>
              <wp:inline distT="0" distB="0" distL="0" distR="0" wp14:anchorId="4BE23D24" wp14:editId="3A56A246">
                <wp:extent cx="88900" cy="115570"/>
                <wp:effectExtent l="0" t="0" r="0" b="0"/>
                <wp:docPr id="343"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E4C99" w14:textId="77777777" w:rsidR="00121D20" w:rsidRDefault="00121D20">
                            <w:pPr>
                              <w:spacing w:before="3"/>
                              <w:rPr>
                                <w:b/>
                                <w:sz w:val="14"/>
                              </w:rPr>
                            </w:pPr>
                            <w:r>
                              <w:rPr>
                                <w:b/>
                                <w:w w:val="95"/>
                                <w:sz w:val="14"/>
                              </w:rPr>
                              <w:t>14</w:t>
                            </w:r>
                          </w:p>
                        </w:txbxContent>
                      </wps:txbx>
                      <wps:bodyPr rot="0" vert="horz" wrap="square" lIns="0" tIns="0" rIns="0" bIns="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E23D24" id="Text Box 342" o:spid="_x0000_s1155" type="#_x0000_t202" style="width:7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6stA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" filled="f" stroked="f">
                <v:textbox inset="0,0,0,0">
                  <w:txbxContent>
                    <w:p w14:paraId="32BE4C99" w14:textId="77777777" w:rsidR="00121D20" w:rsidRDefault="00121D20">
                      <w:pPr>
                        <w:spacing w:before="3"/>
                        <w:rPr>
                          <w:b/>
                          <w:sz w:val="14"/>
                        </w:rPr>
                      </w:pPr>
                      <w:r>
                        <w:rPr>
                          <w:b/>
                          <w:w w:val="95"/>
                          <w:sz w:val="14"/>
                        </w:rPr>
                        <w:t>14</w:t>
                      </w:r>
                    </w:p>
                  </w:txbxContent>
                </v:textbox>
                <w10:anchorlock/>
              </v:shape>
            </w:pict>
          </mc:Fallback>
        </mc:AlternateContent>
      </w:r>
    </w:p>
    <w:p w14:paraId="38422D84" w14:textId="77777777" w:rsidR="00187908" w:rsidRDefault="00105EDE">
      <w:pPr>
        <w:spacing w:before="113" w:line="232" w:lineRule="auto"/>
        <w:ind w:left="2288" w:right="3138" w:hanging="1"/>
        <w:jc w:val="center"/>
        <w:rPr>
          <w:sz w:val="16"/>
        </w:rPr>
      </w:pPr>
      <w:r>
        <w:br w:type="column"/>
      </w:r>
      <w:bookmarkStart w:id="836" w:name="_bookmark13"/>
      <w:bookmarkEnd w:id="836"/>
      <w:r>
        <w:rPr>
          <w:sz w:val="16"/>
        </w:rPr>
        <w:t xml:space="preserve">TABLE I </w:t>
      </w:r>
      <w:r>
        <w:rPr>
          <w:w w:val="95"/>
          <w:sz w:val="16"/>
        </w:rPr>
        <w:t>D</w:t>
      </w:r>
      <w:r>
        <w:rPr>
          <w:w w:val="95"/>
          <w:sz w:val="16"/>
          <w:vertAlign w:val="subscript"/>
        </w:rPr>
        <w:t>ATASETS</w:t>
      </w:r>
    </w:p>
    <w:p w14:paraId="5DD8F10D" w14:textId="55B41D5D" w:rsidR="00187908" w:rsidRDefault="00F51443">
      <w:pPr>
        <w:pStyle w:val="BodyText"/>
        <w:spacing w:before="1"/>
        <w:rPr>
          <w:sz w:val="12"/>
        </w:rPr>
      </w:pPr>
      <w:r>
        <w:rPr>
          <w:noProof/>
          <w:lang w:val="en-IN" w:eastAsia="en-IN" w:bidi="hi-IN"/>
        </w:rPr>
        <mc:AlternateContent>
          <mc:Choice Requires="wpg">
            <w:drawing>
              <wp:anchor distT="0" distB="0" distL="0" distR="0" simplePos="0" relativeHeight="251781120" behindDoc="1" locked="0" layoutInCell="1" allowOverlap="1" wp14:anchorId="432B6581" wp14:editId="4AA276CB">
                <wp:simplePos x="0" y="0"/>
                <wp:positionH relativeFrom="page">
                  <wp:posOffset>3962400</wp:posOffset>
                </wp:positionH>
                <wp:positionV relativeFrom="paragraph">
                  <wp:posOffset>113665</wp:posOffset>
                </wp:positionV>
                <wp:extent cx="3188970" cy="223520"/>
                <wp:effectExtent l="0" t="0" r="0" b="0"/>
                <wp:wrapTopAndBottom/>
                <wp:docPr id="339"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223520"/>
                          <a:chOff x="6240" y="179"/>
                          <a:chExt cx="5022" cy="352"/>
                        </a:xfrm>
                      </wpg:grpSpPr>
                      <wps:wsp>
                        <wps:cNvPr id="340" name="Line 341"/>
                        <wps:cNvCnPr>
                          <a:cxnSpLocks noChangeShapeType="1"/>
                        </wps:cNvCnPr>
                        <wps:spPr bwMode="auto">
                          <a:xfrm>
                            <a:off x="6240" y="187"/>
                            <a:ext cx="5021"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340"/>
                        <wps:cNvCnPr>
                          <a:cxnSpLocks noChangeShapeType="1"/>
                        </wps:cNvCnPr>
                        <wps:spPr bwMode="auto">
                          <a:xfrm>
                            <a:off x="7198" y="432"/>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Text Box 339"/>
                        <wps:cNvSpPr txBox="1">
                          <a:spLocks noChangeArrowheads="1"/>
                        </wps:cNvSpPr>
                        <wps:spPr bwMode="auto">
                          <a:xfrm>
                            <a:off x="6239" y="178"/>
                            <a:ext cx="502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5946" w14:textId="77777777" w:rsidR="00121D20" w:rsidRDefault="00121D20">
                              <w:pPr>
                                <w:tabs>
                                  <w:tab w:val="left" w:pos="1211"/>
                                  <w:tab w:val="left" w:pos="1957"/>
                                  <w:tab w:val="left" w:pos="2755"/>
                                  <w:tab w:val="left" w:pos="3554"/>
                                  <w:tab w:val="left" w:pos="4418"/>
                                  <w:tab w:val="left" w:pos="5021"/>
                                </w:tabs>
                                <w:spacing w:before="49"/>
                                <w:rPr>
                                  <w:rFonts w:ascii="Bookman Old Style"/>
                                  <w:i/>
                                  <w:sz w:val="12"/>
                                </w:rPr>
                              </w:pPr>
                              <w:r>
                                <w:rPr>
                                  <w:w w:val="99"/>
                                  <w:position w:val="2"/>
                                  <w:sz w:val="16"/>
                                  <w:u w:val="single"/>
                                </w:rPr>
                                <w:t xml:space="preserve"> </w:t>
                              </w:r>
                              <w:r>
                                <w:rPr>
                                  <w:position w:val="2"/>
                                  <w:sz w:val="16"/>
                                  <w:u w:val="single"/>
                                </w:rPr>
                                <w:t xml:space="preserve">    </w:t>
                              </w:r>
                              <w:r>
                                <w:rPr>
                                  <w:spacing w:val="-2"/>
                                  <w:position w:val="2"/>
                                  <w:sz w:val="16"/>
                                  <w:u w:val="single"/>
                                </w:rPr>
                                <w:t xml:space="preserve"> </w:t>
                              </w:r>
                              <w:r>
                                <w:rPr>
                                  <w:w w:val="110"/>
                                  <w:position w:val="2"/>
                                  <w:sz w:val="16"/>
                                  <w:u w:val="single"/>
                                </w:rPr>
                                <w:t>Dataset</w:t>
                              </w:r>
                              <w:r>
                                <w:rPr>
                                  <w:w w:val="110"/>
                                  <w:position w:val="2"/>
                                  <w:sz w:val="16"/>
                                  <w:u w:val="single"/>
                                </w:rPr>
                                <w:tab/>
                              </w:r>
                              <w:r>
                                <w:rPr>
                                  <w:spacing w:val="-4"/>
                                  <w:w w:val="110"/>
                                  <w:position w:val="2"/>
                                  <w:sz w:val="16"/>
                                  <w:u w:val="single"/>
                                </w:rPr>
                                <w:t>Type</w:t>
                              </w:r>
                              <w:r>
                                <w:rPr>
                                  <w:spacing w:val="-4"/>
                                  <w:w w:val="110"/>
                                  <w:position w:val="2"/>
                                  <w:sz w:val="16"/>
                                  <w:u w:val="single"/>
                                </w:rPr>
                                <w:tab/>
                              </w:r>
                              <w:r>
                                <w:rPr>
                                  <w:rFonts w:ascii="Arial"/>
                                  <w:i/>
                                  <w:w w:val="110"/>
                                  <w:position w:val="2"/>
                                  <w:sz w:val="16"/>
                                  <w:u w:val="single"/>
                                </w:rPr>
                                <w:t>|V</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|E</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|O</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k</w:t>
                              </w:r>
                              <w:r>
                                <w:rPr>
                                  <w:rFonts w:ascii="Bookman Old Style"/>
                                  <w:i/>
                                  <w:w w:val="110"/>
                                  <w:sz w:val="12"/>
                                  <w:u w:val="single"/>
                                </w:rPr>
                                <w:t>max</w:t>
                              </w:r>
                              <w:r>
                                <w:rPr>
                                  <w:rFonts w:ascii="Bookman Old Style"/>
                                  <w:i/>
                                  <w:sz w:val="12"/>
                                  <w:u w:val="single"/>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2B6581" id="Group 338" o:spid="_x0000_s1156" style="position:absolute;margin-left:312pt;margin-top:8.95pt;width:251.1pt;height:17.6pt;z-index:-251535360;mso-wrap-distance-left:0;mso-wrap-distance-right:0;mso-position-horizontal-relative:page;mso-position-vertical-relative:text" coordorigin="6240,179" coordsize="50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">
                <v:line id="Line 341" o:spid="_x0000_s1157" style="position:absolute;visibility:visible;mso-wrap-style:square" from="6240,187" to="1126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" strokeweight=".28117mm"/>
                <v:line id="Line 340" o:spid="_x0000_s1158" style="position:absolute;visibility:visible;mso-wrap-style:square" from="7198,432" to="719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" strokeweight=".14042mm"/>
                <v:shape id="Text Box 339" o:spid="_x0000_s1159" type="#_x0000_t202" style="position:absolute;left:6239;top:178;width:502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4D465946" w14:textId="77777777" w:rsidR="00121D20" w:rsidRDefault="00121D20">
                        <w:pPr>
                          <w:tabs>
                            <w:tab w:val="left" w:pos="1211"/>
                            <w:tab w:val="left" w:pos="1957"/>
                            <w:tab w:val="left" w:pos="2755"/>
                            <w:tab w:val="left" w:pos="3554"/>
                            <w:tab w:val="left" w:pos="4418"/>
                            <w:tab w:val="left" w:pos="5021"/>
                          </w:tabs>
                          <w:spacing w:before="49"/>
                          <w:rPr>
                            <w:rFonts w:ascii="Bookman Old Style"/>
                            <w:i/>
                            <w:sz w:val="12"/>
                          </w:rPr>
                        </w:pPr>
                        <w:r>
                          <w:rPr>
                            <w:w w:val="99"/>
                            <w:position w:val="2"/>
                            <w:sz w:val="16"/>
                            <w:u w:val="single"/>
                          </w:rPr>
                          <w:t xml:space="preserve"> </w:t>
                        </w:r>
                        <w:r>
                          <w:rPr>
                            <w:position w:val="2"/>
                            <w:sz w:val="16"/>
                            <w:u w:val="single"/>
                          </w:rPr>
                          <w:t xml:space="preserve">    </w:t>
                        </w:r>
                        <w:r>
                          <w:rPr>
                            <w:spacing w:val="-2"/>
                            <w:position w:val="2"/>
                            <w:sz w:val="16"/>
                            <w:u w:val="single"/>
                          </w:rPr>
                          <w:t xml:space="preserve"> </w:t>
                        </w:r>
                        <w:r>
                          <w:rPr>
                            <w:w w:val="110"/>
                            <w:position w:val="2"/>
                            <w:sz w:val="16"/>
                            <w:u w:val="single"/>
                          </w:rPr>
                          <w:t>Dataset</w:t>
                        </w:r>
                        <w:r>
                          <w:rPr>
                            <w:w w:val="110"/>
                            <w:position w:val="2"/>
                            <w:sz w:val="16"/>
                            <w:u w:val="single"/>
                          </w:rPr>
                          <w:tab/>
                        </w:r>
                        <w:r>
                          <w:rPr>
                            <w:spacing w:val="-4"/>
                            <w:w w:val="110"/>
                            <w:position w:val="2"/>
                            <w:sz w:val="16"/>
                            <w:u w:val="single"/>
                          </w:rPr>
                          <w:t>Type</w:t>
                        </w:r>
                        <w:r>
                          <w:rPr>
                            <w:spacing w:val="-4"/>
                            <w:w w:val="110"/>
                            <w:position w:val="2"/>
                            <w:sz w:val="16"/>
                            <w:u w:val="single"/>
                          </w:rPr>
                          <w:tab/>
                        </w:r>
                        <w:r>
                          <w:rPr>
                            <w:rFonts w:ascii="Arial"/>
                            <w:i/>
                            <w:w w:val="110"/>
                            <w:position w:val="2"/>
                            <w:sz w:val="16"/>
                            <w:u w:val="single"/>
                          </w:rPr>
                          <w:t>|V</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|E</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|O</w:t>
                        </w:r>
                        <w:r>
                          <w:rPr>
                            <w:rFonts w:ascii="Bookman Old Style"/>
                            <w:i/>
                            <w:w w:val="110"/>
                            <w:sz w:val="12"/>
                            <w:u w:val="single"/>
                          </w:rPr>
                          <w:t>wcc</w:t>
                        </w:r>
                        <w:r>
                          <w:rPr>
                            <w:rFonts w:ascii="Arial"/>
                            <w:i/>
                            <w:w w:val="110"/>
                            <w:position w:val="2"/>
                            <w:sz w:val="16"/>
                            <w:u w:val="single"/>
                          </w:rPr>
                          <w:t>|</w:t>
                        </w:r>
                        <w:r>
                          <w:rPr>
                            <w:rFonts w:ascii="Arial"/>
                            <w:i/>
                            <w:w w:val="110"/>
                            <w:position w:val="2"/>
                            <w:sz w:val="16"/>
                            <w:u w:val="single"/>
                          </w:rPr>
                          <w:tab/>
                          <w:t>k</w:t>
                        </w:r>
                        <w:r>
                          <w:rPr>
                            <w:rFonts w:ascii="Bookman Old Style"/>
                            <w:i/>
                            <w:w w:val="110"/>
                            <w:sz w:val="12"/>
                            <w:u w:val="single"/>
                          </w:rPr>
                          <w:t>max</w:t>
                        </w:r>
                        <w:r>
                          <w:rPr>
                            <w:rFonts w:ascii="Bookman Old Style"/>
                            <w:i/>
                            <w:sz w:val="12"/>
                            <w:u w:val="single"/>
                          </w:rPr>
                          <w:tab/>
                        </w:r>
                      </w:p>
                    </w:txbxContent>
                  </v:textbox>
                </v:shape>
                <w10:wrap type="topAndBottom" anchorx="page"/>
              </v:group>
            </w:pict>
          </mc:Fallback>
        </mc:AlternateContent>
      </w:r>
    </w:p>
    <w:tbl>
      <w:tblPr>
        <w:tblW w:w="0" w:type="auto"/>
        <w:tblInd w:w="134" w:type="dxa"/>
        <w:tblLayout w:type="fixed"/>
        <w:tblCellMar>
          <w:left w:w="0" w:type="dxa"/>
          <w:right w:w="0" w:type="dxa"/>
        </w:tblCellMar>
        <w:tblLook w:val="01E0" w:firstRow="1" w:lastRow="1" w:firstColumn="1" w:lastColumn="1" w:noHBand="0" w:noVBand="0"/>
      </w:tblPr>
      <w:tblGrid>
        <w:gridCol w:w="959"/>
        <w:gridCol w:w="893"/>
        <w:gridCol w:w="708"/>
        <w:gridCol w:w="838"/>
        <w:gridCol w:w="857"/>
        <w:gridCol w:w="766"/>
      </w:tblGrid>
      <w:tr w:rsidR="00187908" w14:paraId="54753D1A" w14:textId="77777777">
        <w:trPr>
          <w:trHeight w:val="336"/>
        </w:trPr>
        <w:tc>
          <w:tcPr>
            <w:tcW w:w="959" w:type="dxa"/>
            <w:tcBorders>
              <w:right w:val="single" w:sz="4" w:space="0" w:color="000000"/>
            </w:tcBorders>
          </w:tcPr>
          <w:p w14:paraId="66A4603A" w14:textId="77777777" w:rsidR="00187908" w:rsidRDefault="00105EDE">
            <w:pPr>
              <w:pStyle w:val="TableParagraph"/>
              <w:spacing w:line="134" w:lineRule="exact"/>
              <w:ind w:right="97"/>
              <w:jc w:val="center"/>
              <w:rPr>
                <w:sz w:val="16"/>
              </w:rPr>
            </w:pPr>
            <w:r>
              <w:rPr>
                <w:sz w:val="16"/>
              </w:rPr>
              <w:t>Skitter</w:t>
            </w:r>
          </w:p>
          <w:p w14:paraId="4B0C8F79" w14:textId="77777777" w:rsidR="00187908" w:rsidRDefault="00105EDE">
            <w:pPr>
              <w:pStyle w:val="TableParagraph"/>
              <w:spacing w:line="179" w:lineRule="exact"/>
              <w:ind w:right="97"/>
              <w:jc w:val="center"/>
              <w:rPr>
                <w:sz w:val="16"/>
              </w:rPr>
            </w:pPr>
            <w:r>
              <w:rPr>
                <w:sz w:val="16"/>
              </w:rPr>
              <w:t>Sinaweibo</w:t>
            </w:r>
          </w:p>
        </w:tc>
        <w:tc>
          <w:tcPr>
            <w:tcW w:w="4062" w:type="dxa"/>
            <w:gridSpan w:val="5"/>
            <w:tcBorders>
              <w:left w:val="single" w:sz="4" w:space="0" w:color="000000"/>
            </w:tcBorders>
          </w:tcPr>
          <w:p w14:paraId="3BE8FF35" w14:textId="77777777" w:rsidR="00187908" w:rsidRDefault="00105EDE">
            <w:pPr>
              <w:pStyle w:val="TableParagraph"/>
              <w:tabs>
                <w:tab w:val="left" w:pos="1045"/>
                <w:tab w:val="left" w:pos="1817"/>
                <w:tab w:val="left" w:pos="2629"/>
                <w:tab w:val="right" w:pos="3730"/>
              </w:tabs>
              <w:spacing w:line="134" w:lineRule="exact"/>
              <w:ind w:left="156"/>
              <w:rPr>
                <w:sz w:val="16"/>
              </w:rPr>
            </w:pPr>
            <w:r>
              <w:rPr>
                <w:sz w:val="16"/>
              </w:rPr>
              <w:t>Internet</w:t>
            </w:r>
            <w:r>
              <w:rPr>
                <w:sz w:val="16"/>
              </w:rPr>
              <w:tab/>
              <w:t>1.7M</w:t>
            </w:r>
            <w:r>
              <w:rPr>
                <w:sz w:val="16"/>
              </w:rPr>
              <w:tab/>
              <w:t>11.1M</w:t>
            </w:r>
            <w:r>
              <w:rPr>
                <w:sz w:val="16"/>
              </w:rPr>
              <w:tab/>
              <w:t>28.8M</w:t>
            </w:r>
            <w:r>
              <w:rPr>
                <w:sz w:val="16"/>
              </w:rPr>
              <w:tab/>
              <w:t>68</w:t>
            </w:r>
          </w:p>
          <w:p w14:paraId="74935D75" w14:textId="77777777" w:rsidR="00187908" w:rsidRDefault="00105EDE">
            <w:pPr>
              <w:pStyle w:val="TableParagraph"/>
              <w:tabs>
                <w:tab w:val="left" w:pos="1005"/>
                <w:tab w:val="left" w:pos="1777"/>
                <w:tab w:val="left" w:pos="2589"/>
                <w:tab w:val="right" w:pos="3730"/>
              </w:tabs>
              <w:spacing w:line="179" w:lineRule="exact"/>
              <w:ind w:left="205"/>
              <w:rPr>
                <w:sz w:val="16"/>
              </w:rPr>
            </w:pPr>
            <w:r>
              <w:rPr>
                <w:sz w:val="16"/>
              </w:rPr>
              <w:t>Social</w:t>
            </w:r>
            <w:r>
              <w:rPr>
                <w:sz w:val="16"/>
              </w:rPr>
              <w:tab/>
              <w:t>58.7M</w:t>
            </w:r>
            <w:r>
              <w:rPr>
                <w:sz w:val="16"/>
              </w:rPr>
              <w:tab/>
              <w:t>261.3M</w:t>
            </w:r>
            <w:r>
              <w:rPr>
                <w:sz w:val="16"/>
              </w:rPr>
              <w:tab/>
              <w:t>213.0M</w:t>
            </w:r>
            <w:r>
              <w:rPr>
                <w:sz w:val="16"/>
              </w:rPr>
              <w:tab/>
              <w:t>80</w:t>
            </w:r>
          </w:p>
        </w:tc>
      </w:tr>
      <w:tr w:rsidR="00187908" w14:paraId="316FFA8D" w14:textId="77777777">
        <w:trPr>
          <w:trHeight w:val="185"/>
        </w:trPr>
        <w:tc>
          <w:tcPr>
            <w:tcW w:w="959" w:type="dxa"/>
            <w:tcBorders>
              <w:right w:val="single" w:sz="4" w:space="0" w:color="000000"/>
            </w:tcBorders>
          </w:tcPr>
          <w:p w14:paraId="30B5E1FE" w14:textId="77777777" w:rsidR="00187908" w:rsidRDefault="00105EDE">
            <w:pPr>
              <w:pStyle w:val="TableParagraph"/>
              <w:ind w:right="97"/>
              <w:jc w:val="center"/>
              <w:rPr>
                <w:sz w:val="16"/>
              </w:rPr>
            </w:pPr>
            <w:r>
              <w:rPr>
                <w:sz w:val="16"/>
              </w:rPr>
              <w:t>Orkut</w:t>
            </w:r>
          </w:p>
        </w:tc>
        <w:tc>
          <w:tcPr>
            <w:tcW w:w="893" w:type="dxa"/>
            <w:tcBorders>
              <w:left w:val="single" w:sz="4" w:space="0" w:color="000000"/>
            </w:tcBorders>
          </w:tcPr>
          <w:p w14:paraId="4CAB950E" w14:textId="77777777" w:rsidR="00187908" w:rsidRDefault="00105EDE">
            <w:pPr>
              <w:pStyle w:val="TableParagraph"/>
              <w:ind w:left="33" w:right="109"/>
              <w:jc w:val="center"/>
              <w:rPr>
                <w:sz w:val="16"/>
              </w:rPr>
            </w:pPr>
            <w:r>
              <w:rPr>
                <w:sz w:val="16"/>
              </w:rPr>
              <w:t>Social</w:t>
            </w:r>
          </w:p>
        </w:tc>
        <w:tc>
          <w:tcPr>
            <w:tcW w:w="708" w:type="dxa"/>
          </w:tcPr>
          <w:p w14:paraId="6D82145F" w14:textId="77777777" w:rsidR="00187908" w:rsidRDefault="00105EDE">
            <w:pPr>
              <w:pStyle w:val="TableParagraph"/>
              <w:ind w:left="157"/>
              <w:rPr>
                <w:sz w:val="16"/>
              </w:rPr>
            </w:pPr>
            <w:r>
              <w:rPr>
                <w:sz w:val="16"/>
              </w:rPr>
              <w:t>3.1M</w:t>
            </w:r>
          </w:p>
        </w:tc>
        <w:tc>
          <w:tcPr>
            <w:tcW w:w="838" w:type="dxa"/>
          </w:tcPr>
          <w:p w14:paraId="32547BFF" w14:textId="77777777" w:rsidR="00187908" w:rsidRDefault="00105EDE">
            <w:pPr>
              <w:pStyle w:val="TableParagraph"/>
              <w:ind w:left="160" w:right="134"/>
              <w:jc w:val="center"/>
              <w:rPr>
                <w:sz w:val="16"/>
              </w:rPr>
            </w:pPr>
            <w:r>
              <w:rPr>
                <w:sz w:val="16"/>
              </w:rPr>
              <w:t>117.2M</w:t>
            </w:r>
          </w:p>
        </w:tc>
        <w:tc>
          <w:tcPr>
            <w:tcW w:w="857" w:type="dxa"/>
          </w:tcPr>
          <w:p w14:paraId="6E25A64C" w14:textId="77777777" w:rsidR="00187908" w:rsidRDefault="00105EDE">
            <w:pPr>
              <w:pStyle w:val="TableParagraph"/>
              <w:ind w:left="135" w:right="178"/>
              <w:jc w:val="center"/>
              <w:rPr>
                <w:sz w:val="16"/>
              </w:rPr>
            </w:pPr>
            <w:r>
              <w:rPr>
                <w:sz w:val="16"/>
              </w:rPr>
              <w:t>627.6M</w:t>
            </w:r>
          </w:p>
        </w:tc>
        <w:tc>
          <w:tcPr>
            <w:tcW w:w="766" w:type="dxa"/>
          </w:tcPr>
          <w:p w14:paraId="3569A872" w14:textId="77777777" w:rsidR="00187908" w:rsidRDefault="00105EDE">
            <w:pPr>
              <w:pStyle w:val="TableParagraph"/>
              <w:ind w:left="280"/>
              <w:rPr>
                <w:sz w:val="16"/>
              </w:rPr>
            </w:pPr>
            <w:r>
              <w:rPr>
                <w:sz w:val="16"/>
              </w:rPr>
              <w:t>78</w:t>
            </w:r>
          </w:p>
        </w:tc>
      </w:tr>
      <w:tr w:rsidR="00187908" w14:paraId="240F39CA" w14:textId="77777777">
        <w:trPr>
          <w:trHeight w:val="179"/>
        </w:trPr>
        <w:tc>
          <w:tcPr>
            <w:tcW w:w="959" w:type="dxa"/>
            <w:tcBorders>
              <w:right w:val="single" w:sz="4" w:space="0" w:color="000000"/>
            </w:tcBorders>
          </w:tcPr>
          <w:p w14:paraId="2FEBC499" w14:textId="77777777" w:rsidR="00187908" w:rsidRDefault="00105EDE">
            <w:pPr>
              <w:pStyle w:val="TableParagraph"/>
              <w:spacing w:line="152" w:lineRule="exact"/>
              <w:ind w:right="97"/>
              <w:jc w:val="center"/>
              <w:rPr>
                <w:sz w:val="16"/>
              </w:rPr>
            </w:pPr>
            <w:r>
              <w:rPr>
                <w:sz w:val="16"/>
              </w:rPr>
              <w:t>Bio</w:t>
            </w:r>
          </w:p>
        </w:tc>
        <w:tc>
          <w:tcPr>
            <w:tcW w:w="893" w:type="dxa"/>
            <w:tcBorders>
              <w:left w:val="single" w:sz="4" w:space="0" w:color="000000"/>
            </w:tcBorders>
          </w:tcPr>
          <w:p w14:paraId="02E1DF1A" w14:textId="77777777" w:rsidR="00187908" w:rsidRDefault="00105EDE">
            <w:pPr>
              <w:pStyle w:val="TableParagraph"/>
              <w:spacing w:line="152" w:lineRule="exact"/>
              <w:ind w:left="98" w:right="109"/>
              <w:jc w:val="center"/>
              <w:rPr>
                <w:sz w:val="16"/>
              </w:rPr>
            </w:pPr>
            <w:r>
              <w:rPr>
                <w:sz w:val="16"/>
              </w:rPr>
              <w:t>biological</w:t>
            </w:r>
          </w:p>
        </w:tc>
        <w:tc>
          <w:tcPr>
            <w:tcW w:w="708" w:type="dxa"/>
          </w:tcPr>
          <w:p w14:paraId="2E38A0CB" w14:textId="77777777" w:rsidR="00187908" w:rsidRDefault="00105EDE">
            <w:pPr>
              <w:pStyle w:val="TableParagraph"/>
              <w:spacing w:line="152" w:lineRule="exact"/>
              <w:ind w:left="131"/>
              <w:rPr>
                <w:sz w:val="16"/>
              </w:rPr>
            </w:pPr>
            <w:r>
              <w:rPr>
                <w:sz w:val="16"/>
              </w:rPr>
              <w:t>42.9K</w:t>
            </w:r>
          </w:p>
        </w:tc>
        <w:tc>
          <w:tcPr>
            <w:tcW w:w="838" w:type="dxa"/>
          </w:tcPr>
          <w:p w14:paraId="4D7D5600" w14:textId="77777777" w:rsidR="00187908" w:rsidRDefault="00105EDE">
            <w:pPr>
              <w:pStyle w:val="TableParagraph"/>
              <w:spacing w:line="152" w:lineRule="exact"/>
              <w:ind w:left="160" w:right="134"/>
              <w:jc w:val="center"/>
              <w:rPr>
                <w:sz w:val="16"/>
              </w:rPr>
            </w:pPr>
            <w:r>
              <w:rPr>
                <w:sz w:val="16"/>
              </w:rPr>
              <w:t>14.5M</w:t>
            </w:r>
          </w:p>
        </w:tc>
        <w:tc>
          <w:tcPr>
            <w:tcW w:w="857" w:type="dxa"/>
          </w:tcPr>
          <w:p w14:paraId="5C592F11" w14:textId="77777777" w:rsidR="00187908" w:rsidRDefault="00105EDE">
            <w:pPr>
              <w:pStyle w:val="TableParagraph"/>
              <w:spacing w:line="152" w:lineRule="exact"/>
              <w:ind w:left="135" w:right="178"/>
              <w:jc w:val="center"/>
              <w:rPr>
                <w:sz w:val="16"/>
              </w:rPr>
            </w:pPr>
            <w:r>
              <w:rPr>
                <w:sz w:val="16"/>
              </w:rPr>
              <w:t>3.6B</w:t>
            </w:r>
          </w:p>
        </w:tc>
        <w:tc>
          <w:tcPr>
            <w:tcW w:w="766" w:type="dxa"/>
          </w:tcPr>
          <w:p w14:paraId="646F7CAF" w14:textId="77777777" w:rsidR="00187908" w:rsidRDefault="00105EDE">
            <w:pPr>
              <w:pStyle w:val="TableParagraph"/>
              <w:spacing w:line="152" w:lineRule="exact"/>
              <w:ind w:left="240"/>
              <w:rPr>
                <w:sz w:val="16"/>
              </w:rPr>
            </w:pPr>
            <w:r>
              <w:rPr>
                <w:sz w:val="16"/>
              </w:rPr>
              <w:t>799</w:t>
            </w:r>
          </w:p>
        </w:tc>
      </w:tr>
      <w:tr w:rsidR="00187908" w14:paraId="685A639A" w14:textId="77777777">
        <w:trPr>
          <w:trHeight w:val="228"/>
        </w:trPr>
        <w:tc>
          <w:tcPr>
            <w:tcW w:w="959" w:type="dxa"/>
            <w:tcBorders>
              <w:bottom w:val="single" w:sz="8" w:space="0" w:color="000000"/>
              <w:right w:val="single" w:sz="4" w:space="0" w:color="000000"/>
            </w:tcBorders>
          </w:tcPr>
          <w:p w14:paraId="7728C9A7" w14:textId="77777777" w:rsidR="00187908" w:rsidRDefault="00105EDE">
            <w:pPr>
              <w:pStyle w:val="TableParagraph"/>
              <w:spacing w:line="152" w:lineRule="exact"/>
              <w:ind w:right="97"/>
              <w:jc w:val="center"/>
              <w:rPr>
                <w:sz w:val="16"/>
              </w:rPr>
            </w:pPr>
            <w:r>
              <w:rPr>
                <w:sz w:val="16"/>
              </w:rPr>
              <w:t>Hollywood</w:t>
            </w:r>
          </w:p>
        </w:tc>
        <w:tc>
          <w:tcPr>
            <w:tcW w:w="893" w:type="dxa"/>
            <w:tcBorders>
              <w:left w:val="single" w:sz="4" w:space="0" w:color="000000"/>
              <w:bottom w:val="single" w:sz="8" w:space="0" w:color="000000"/>
            </w:tcBorders>
          </w:tcPr>
          <w:p w14:paraId="72CD129C" w14:textId="77777777" w:rsidR="00187908" w:rsidRDefault="00105EDE">
            <w:pPr>
              <w:pStyle w:val="TableParagraph"/>
              <w:spacing w:line="152" w:lineRule="exact"/>
              <w:ind w:left="33" w:right="109"/>
              <w:jc w:val="center"/>
              <w:rPr>
                <w:sz w:val="16"/>
              </w:rPr>
            </w:pPr>
            <w:r>
              <w:rPr>
                <w:sz w:val="16"/>
              </w:rPr>
              <w:t>Collab.</w:t>
            </w:r>
          </w:p>
        </w:tc>
        <w:tc>
          <w:tcPr>
            <w:tcW w:w="708" w:type="dxa"/>
            <w:tcBorders>
              <w:bottom w:val="single" w:sz="8" w:space="0" w:color="000000"/>
            </w:tcBorders>
          </w:tcPr>
          <w:p w14:paraId="404FF01F" w14:textId="77777777" w:rsidR="00187908" w:rsidRDefault="00105EDE">
            <w:pPr>
              <w:pStyle w:val="TableParagraph"/>
              <w:spacing w:line="152" w:lineRule="exact"/>
              <w:ind w:left="157"/>
              <w:rPr>
                <w:sz w:val="16"/>
              </w:rPr>
            </w:pPr>
            <w:r>
              <w:rPr>
                <w:sz w:val="16"/>
              </w:rPr>
              <w:t>1.1M</w:t>
            </w:r>
          </w:p>
        </w:tc>
        <w:tc>
          <w:tcPr>
            <w:tcW w:w="838" w:type="dxa"/>
            <w:tcBorders>
              <w:bottom w:val="single" w:sz="8" w:space="0" w:color="000000"/>
            </w:tcBorders>
          </w:tcPr>
          <w:p w14:paraId="55BB9C11" w14:textId="77777777" w:rsidR="00187908" w:rsidRDefault="00105EDE">
            <w:pPr>
              <w:pStyle w:val="TableParagraph"/>
              <w:spacing w:line="152" w:lineRule="exact"/>
              <w:ind w:left="159" w:right="134"/>
              <w:jc w:val="center"/>
              <w:rPr>
                <w:sz w:val="16"/>
              </w:rPr>
            </w:pPr>
            <w:r>
              <w:rPr>
                <w:sz w:val="16"/>
              </w:rPr>
              <w:t>56.3M</w:t>
            </w:r>
          </w:p>
        </w:tc>
        <w:tc>
          <w:tcPr>
            <w:tcW w:w="857" w:type="dxa"/>
            <w:tcBorders>
              <w:bottom w:val="single" w:sz="8" w:space="0" w:color="000000"/>
            </w:tcBorders>
          </w:tcPr>
          <w:p w14:paraId="195F2AF8" w14:textId="77777777" w:rsidR="00187908" w:rsidRDefault="00105EDE">
            <w:pPr>
              <w:pStyle w:val="TableParagraph"/>
              <w:spacing w:line="152" w:lineRule="exact"/>
              <w:ind w:left="135" w:right="178"/>
              <w:jc w:val="center"/>
              <w:rPr>
                <w:sz w:val="16"/>
              </w:rPr>
            </w:pPr>
            <w:r>
              <w:rPr>
                <w:sz w:val="16"/>
              </w:rPr>
              <w:t>4.9B</w:t>
            </w:r>
          </w:p>
        </w:tc>
        <w:tc>
          <w:tcPr>
            <w:tcW w:w="766" w:type="dxa"/>
            <w:tcBorders>
              <w:bottom w:val="single" w:sz="8" w:space="0" w:color="000000"/>
            </w:tcBorders>
          </w:tcPr>
          <w:p w14:paraId="73002A0F" w14:textId="77777777" w:rsidR="00187908" w:rsidRDefault="00105EDE">
            <w:pPr>
              <w:pStyle w:val="TableParagraph"/>
              <w:spacing w:line="152" w:lineRule="exact"/>
              <w:ind w:left="200"/>
              <w:rPr>
                <w:sz w:val="16"/>
              </w:rPr>
            </w:pPr>
            <w:r>
              <w:rPr>
                <w:sz w:val="16"/>
              </w:rPr>
              <w:t>2209</w:t>
            </w:r>
          </w:p>
        </w:tc>
      </w:tr>
    </w:tbl>
    <w:p w14:paraId="6EAC0959" w14:textId="77777777" w:rsidR="00187908" w:rsidRDefault="00105EDE">
      <w:pPr>
        <w:spacing w:before="13" w:line="216" w:lineRule="auto"/>
        <w:ind w:left="127" w:right="977" w:firstLine="41"/>
        <w:jc w:val="both"/>
        <w:rPr>
          <w:sz w:val="16"/>
        </w:rPr>
      </w:pPr>
      <w:r>
        <w:rPr>
          <w:position w:val="2"/>
          <w:sz w:val="16"/>
        </w:rPr>
        <w:t>Number of vertices, edges, triangles and the maximum trussness (</w:t>
      </w:r>
      <w:r>
        <w:rPr>
          <w:rFonts w:ascii="Arial"/>
          <w:i/>
          <w:position w:val="2"/>
          <w:sz w:val="16"/>
        </w:rPr>
        <w:t>k</w:t>
      </w:r>
      <w:r>
        <w:rPr>
          <w:rFonts w:ascii="Bookman Old Style"/>
          <w:i/>
          <w:sz w:val="12"/>
        </w:rPr>
        <w:t>max</w:t>
      </w:r>
      <w:r>
        <w:rPr>
          <w:position w:val="2"/>
          <w:sz w:val="16"/>
        </w:rPr>
        <w:t xml:space="preserve">) in </w:t>
      </w:r>
      <w:r>
        <w:rPr>
          <w:sz w:val="16"/>
        </w:rPr>
        <w:t>the</w:t>
      </w:r>
      <w:r>
        <w:rPr>
          <w:spacing w:val="14"/>
          <w:sz w:val="16"/>
        </w:rPr>
        <w:t xml:space="preserve"> </w:t>
      </w:r>
      <w:r>
        <w:rPr>
          <w:sz w:val="16"/>
        </w:rPr>
        <w:t>largest</w:t>
      </w:r>
      <w:r>
        <w:rPr>
          <w:spacing w:val="15"/>
          <w:sz w:val="16"/>
        </w:rPr>
        <w:t xml:space="preserve"> </w:t>
      </w:r>
      <w:r>
        <w:rPr>
          <w:sz w:val="16"/>
        </w:rPr>
        <w:t>WCC.</w:t>
      </w:r>
      <w:r>
        <w:rPr>
          <w:spacing w:val="14"/>
          <w:sz w:val="16"/>
        </w:rPr>
        <w:t xml:space="preserve"> </w:t>
      </w:r>
      <w:r>
        <w:rPr>
          <w:sz w:val="16"/>
        </w:rPr>
        <w:t>Sorted</w:t>
      </w:r>
      <w:r>
        <w:rPr>
          <w:spacing w:val="15"/>
          <w:sz w:val="16"/>
        </w:rPr>
        <w:t xml:space="preserve"> </w:t>
      </w:r>
      <w:r>
        <w:rPr>
          <w:sz w:val="16"/>
        </w:rPr>
        <w:t>by</w:t>
      </w:r>
      <w:r>
        <w:rPr>
          <w:spacing w:val="15"/>
          <w:sz w:val="16"/>
        </w:rPr>
        <w:t xml:space="preserve"> </w:t>
      </w:r>
      <w:r>
        <w:rPr>
          <w:sz w:val="16"/>
        </w:rPr>
        <w:t>the</w:t>
      </w:r>
      <w:r>
        <w:rPr>
          <w:spacing w:val="14"/>
          <w:sz w:val="16"/>
        </w:rPr>
        <w:t xml:space="preserve"> </w:t>
      </w:r>
      <w:r>
        <w:rPr>
          <w:sz w:val="16"/>
        </w:rPr>
        <w:t>number</w:t>
      </w:r>
      <w:r>
        <w:rPr>
          <w:spacing w:val="15"/>
          <w:sz w:val="16"/>
        </w:rPr>
        <w:t xml:space="preserve"> </w:t>
      </w:r>
      <w:r>
        <w:rPr>
          <w:sz w:val="16"/>
        </w:rPr>
        <w:t>of</w:t>
      </w:r>
      <w:r>
        <w:rPr>
          <w:spacing w:val="14"/>
          <w:sz w:val="16"/>
        </w:rPr>
        <w:t xml:space="preserve"> </w:t>
      </w:r>
      <w:r>
        <w:rPr>
          <w:sz w:val="16"/>
        </w:rPr>
        <w:t>triangles.</w:t>
      </w:r>
    </w:p>
    <w:p w14:paraId="58EF8594" w14:textId="77777777" w:rsidR="00187908" w:rsidRDefault="00187908">
      <w:pPr>
        <w:pStyle w:val="BodyText"/>
        <w:rPr>
          <w:sz w:val="18"/>
        </w:rPr>
      </w:pPr>
    </w:p>
    <w:p w14:paraId="77E46E7B" w14:textId="77777777" w:rsidR="00187908" w:rsidRDefault="00105EDE">
      <w:pPr>
        <w:spacing w:before="111" w:line="182" w:lineRule="exact"/>
        <w:ind w:right="849"/>
        <w:jc w:val="center"/>
        <w:rPr>
          <w:sz w:val="16"/>
        </w:rPr>
      </w:pPr>
      <w:bookmarkStart w:id="837" w:name="_bookmark14"/>
      <w:bookmarkEnd w:id="837"/>
      <w:r>
        <w:rPr>
          <w:sz w:val="16"/>
        </w:rPr>
        <w:t>TABLE II</w:t>
      </w:r>
    </w:p>
    <w:p w14:paraId="116F5E38" w14:textId="77777777" w:rsidR="00187908" w:rsidRDefault="00105EDE">
      <w:pPr>
        <w:spacing w:line="182" w:lineRule="exact"/>
        <w:ind w:right="849"/>
        <w:jc w:val="center"/>
        <w:rPr>
          <w:sz w:val="12"/>
        </w:rPr>
      </w:pPr>
      <w:r>
        <w:rPr>
          <w:w w:val="105"/>
          <w:sz w:val="16"/>
        </w:rPr>
        <w:t>C</w:t>
      </w:r>
      <w:r>
        <w:rPr>
          <w:w w:val="105"/>
          <w:sz w:val="12"/>
        </w:rPr>
        <w:t xml:space="preserve">OMPARISON OF </w:t>
      </w:r>
      <w:r>
        <w:rPr>
          <w:w w:val="105"/>
          <w:sz w:val="16"/>
        </w:rPr>
        <w:t>I</w:t>
      </w:r>
      <w:r>
        <w:rPr>
          <w:w w:val="105"/>
          <w:sz w:val="12"/>
        </w:rPr>
        <w:t xml:space="preserve">NDEX </w:t>
      </w:r>
      <w:r>
        <w:rPr>
          <w:w w:val="105"/>
          <w:sz w:val="16"/>
        </w:rPr>
        <w:t>C</w:t>
      </w:r>
      <w:r>
        <w:rPr>
          <w:w w:val="105"/>
          <w:sz w:val="12"/>
        </w:rPr>
        <w:t>ONSTRUCTION</w:t>
      </w:r>
    </w:p>
    <w:p w14:paraId="787E55CB" w14:textId="1F20EDC5" w:rsidR="00187908" w:rsidRDefault="00F51443">
      <w:pPr>
        <w:pStyle w:val="BodyText"/>
        <w:spacing w:before="11"/>
        <w:rPr>
          <w:sz w:val="11"/>
        </w:rPr>
      </w:pPr>
      <w:r>
        <w:rPr>
          <w:noProof/>
          <w:lang w:val="en-IN" w:eastAsia="en-IN" w:bidi="hi-IN"/>
        </w:rPr>
        <mc:AlternateContent>
          <mc:Choice Requires="wps">
            <w:drawing>
              <wp:anchor distT="0" distB="0" distL="0" distR="0" simplePos="0" relativeHeight="251782144" behindDoc="1" locked="0" layoutInCell="1" allowOverlap="1" wp14:anchorId="72E1CC25" wp14:editId="289CB6E3">
                <wp:simplePos x="0" y="0"/>
                <wp:positionH relativeFrom="page">
                  <wp:posOffset>3962400</wp:posOffset>
                </wp:positionH>
                <wp:positionV relativeFrom="paragraph">
                  <wp:posOffset>117475</wp:posOffset>
                </wp:positionV>
                <wp:extent cx="3188335" cy="0"/>
                <wp:effectExtent l="0" t="0" r="0" b="0"/>
                <wp:wrapTopAndBottom/>
                <wp:docPr id="338"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8335"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E7BA43" id="Line 337" o:spid="_x0000_s1026" style="position:absolute;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2pt,9.25pt" to="563.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" strokeweight=".28117mm">
                <w10:wrap type="topAndBottom" anchorx="page"/>
              </v:line>
            </w:pict>
          </mc:Fallback>
        </mc:AlternateContent>
      </w:r>
    </w:p>
    <w:p w14:paraId="21AE4994" w14:textId="77777777" w:rsidR="00187908" w:rsidRDefault="00105EDE">
      <w:pPr>
        <w:tabs>
          <w:tab w:val="left" w:pos="887"/>
          <w:tab w:val="left" w:pos="1855"/>
          <w:tab w:val="left" w:pos="3426"/>
        </w:tabs>
        <w:spacing w:before="5"/>
        <w:ind w:right="787"/>
        <w:jc w:val="center"/>
        <w:rPr>
          <w:sz w:val="16"/>
        </w:rPr>
      </w:pPr>
      <w:r>
        <w:rPr>
          <w:sz w:val="16"/>
        </w:rPr>
        <w:t>Graph</w:t>
      </w:r>
      <w:r>
        <w:rPr>
          <w:sz w:val="16"/>
        </w:rPr>
        <w:tab/>
        <w:t>Decomp.</w:t>
      </w:r>
      <w:r>
        <w:rPr>
          <w:sz w:val="16"/>
        </w:rPr>
        <w:tab/>
        <w:t>Index</w:t>
      </w:r>
      <w:r>
        <w:rPr>
          <w:spacing w:val="11"/>
          <w:sz w:val="16"/>
        </w:rPr>
        <w:t xml:space="preserve"> </w:t>
      </w:r>
      <w:r>
        <w:rPr>
          <w:sz w:val="16"/>
        </w:rPr>
        <w:t>Time</w:t>
      </w:r>
      <w:r>
        <w:rPr>
          <w:spacing w:val="11"/>
          <w:sz w:val="16"/>
        </w:rPr>
        <w:t xml:space="preserve"> </w:t>
      </w:r>
      <w:r>
        <w:rPr>
          <w:sz w:val="16"/>
        </w:rPr>
        <w:t>(Sec.)</w:t>
      </w:r>
      <w:r>
        <w:rPr>
          <w:sz w:val="16"/>
        </w:rPr>
        <w:tab/>
        <w:t>Index Size</w:t>
      </w:r>
      <w:r>
        <w:rPr>
          <w:spacing w:val="-11"/>
          <w:sz w:val="16"/>
        </w:rPr>
        <w:t xml:space="preserve"> </w:t>
      </w:r>
      <w:r>
        <w:rPr>
          <w:sz w:val="16"/>
        </w:rPr>
        <w:t>(MB)</w:t>
      </w:r>
    </w:p>
    <w:p w14:paraId="36497DEB" w14:textId="77777777" w:rsidR="00187908" w:rsidRDefault="00187908">
      <w:pPr>
        <w:pStyle w:val="BodyText"/>
        <w:rPr>
          <w:sz w:val="5"/>
        </w:rPr>
      </w:pPr>
    </w:p>
    <w:tbl>
      <w:tblPr>
        <w:tblW w:w="0" w:type="auto"/>
        <w:tblInd w:w="134" w:type="dxa"/>
        <w:tblLayout w:type="fixed"/>
        <w:tblCellMar>
          <w:left w:w="0" w:type="dxa"/>
          <w:right w:w="0" w:type="dxa"/>
        </w:tblCellMar>
        <w:tblLook w:val="01E0" w:firstRow="1" w:lastRow="1" w:firstColumn="1" w:lastColumn="1" w:noHBand="0" w:noVBand="0"/>
      </w:tblPr>
      <w:tblGrid>
        <w:gridCol w:w="955"/>
        <w:gridCol w:w="1102"/>
        <w:gridCol w:w="475"/>
        <w:gridCol w:w="471"/>
        <w:gridCol w:w="388"/>
        <w:gridCol w:w="200"/>
        <w:gridCol w:w="435"/>
        <w:gridCol w:w="511"/>
        <w:gridCol w:w="488"/>
      </w:tblGrid>
      <w:tr w:rsidR="00187908" w14:paraId="0FE674FC" w14:textId="77777777">
        <w:trPr>
          <w:trHeight w:val="271"/>
        </w:trPr>
        <w:tc>
          <w:tcPr>
            <w:tcW w:w="955" w:type="dxa"/>
            <w:tcBorders>
              <w:bottom w:val="single" w:sz="4" w:space="0" w:color="000000"/>
            </w:tcBorders>
          </w:tcPr>
          <w:p w14:paraId="3C708154" w14:textId="77777777" w:rsidR="00187908" w:rsidRDefault="00105EDE">
            <w:pPr>
              <w:pStyle w:val="TableParagraph"/>
              <w:spacing w:before="32" w:line="240" w:lineRule="auto"/>
              <w:ind w:right="97"/>
              <w:jc w:val="center"/>
              <w:rPr>
                <w:sz w:val="16"/>
              </w:rPr>
            </w:pPr>
            <w:r>
              <w:rPr>
                <w:sz w:val="16"/>
              </w:rPr>
              <w:t>Name</w:t>
            </w:r>
          </w:p>
        </w:tc>
        <w:tc>
          <w:tcPr>
            <w:tcW w:w="1102" w:type="dxa"/>
            <w:tcBorders>
              <w:bottom w:val="single" w:sz="4" w:space="0" w:color="000000"/>
            </w:tcBorders>
          </w:tcPr>
          <w:p w14:paraId="431E4F01" w14:textId="77777777" w:rsidR="00187908" w:rsidRDefault="00105EDE">
            <w:pPr>
              <w:pStyle w:val="TableParagraph"/>
              <w:spacing w:before="32" w:line="240" w:lineRule="auto"/>
              <w:ind w:left="104" w:right="202"/>
              <w:jc w:val="center"/>
              <w:rPr>
                <w:sz w:val="16"/>
              </w:rPr>
            </w:pPr>
            <w:r>
              <w:rPr>
                <w:sz w:val="16"/>
              </w:rPr>
              <w:t>Time (Sec.)</w:t>
            </w:r>
          </w:p>
        </w:tc>
        <w:tc>
          <w:tcPr>
            <w:tcW w:w="1334" w:type="dxa"/>
            <w:gridSpan w:val="3"/>
            <w:tcBorders>
              <w:top w:val="single" w:sz="4" w:space="0" w:color="000000"/>
              <w:bottom w:val="single" w:sz="4" w:space="0" w:color="000000"/>
            </w:tcBorders>
          </w:tcPr>
          <w:p w14:paraId="7CC9AAE2" w14:textId="77777777" w:rsidR="00187908" w:rsidRDefault="00105EDE">
            <w:pPr>
              <w:pStyle w:val="TableParagraph"/>
              <w:tabs>
                <w:tab w:val="left" w:pos="530"/>
                <w:tab w:val="left" w:pos="1052"/>
              </w:tabs>
              <w:spacing w:before="32" w:line="240" w:lineRule="auto"/>
              <w:ind w:left="19"/>
              <w:rPr>
                <w:sz w:val="16"/>
              </w:rPr>
            </w:pPr>
            <w:r>
              <w:rPr>
                <w:sz w:val="16"/>
              </w:rPr>
              <w:t>TCP</w:t>
            </w:r>
            <w:r>
              <w:rPr>
                <w:sz w:val="16"/>
              </w:rPr>
              <w:tab/>
              <w:t>Equi</w:t>
            </w:r>
            <w:r>
              <w:rPr>
                <w:sz w:val="16"/>
              </w:rPr>
              <w:tab/>
              <w:t>Our</w:t>
            </w:r>
          </w:p>
        </w:tc>
        <w:tc>
          <w:tcPr>
            <w:tcW w:w="200" w:type="dxa"/>
            <w:tcBorders>
              <w:bottom w:val="single" w:sz="4" w:space="0" w:color="000000"/>
            </w:tcBorders>
          </w:tcPr>
          <w:p w14:paraId="5FAD91EB" w14:textId="77777777" w:rsidR="00187908" w:rsidRDefault="00187908">
            <w:pPr>
              <w:pStyle w:val="TableParagraph"/>
              <w:spacing w:line="240" w:lineRule="auto"/>
              <w:ind w:left="0"/>
              <w:rPr>
                <w:sz w:val="18"/>
              </w:rPr>
            </w:pPr>
          </w:p>
        </w:tc>
        <w:tc>
          <w:tcPr>
            <w:tcW w:w="1434" w:type="dxa"/>
            <w:gridSpan w:val="3"/>
            <w:tcBorders>
              <w:top w:val="single" w:sz="4" w:space="0" w:color="000000"/>
              <w:bottom w:val="single" w:sz="4" w:space="0" w:color="000000"/>
            </w:tcBorders>
          </w:tcPr>
          <w:p w14:paraId="20C3BAEA" w14:textId="77777777" w:rsidR="00187908" w:rsidRDefault="00105EDE">
            <w:pPr>
              <w:pStyle w:val="TableParagraph"/>
              <w:tabs>
                <w:tab w:val="left" w:pos="528"/>
                <w:tab w:val="left" w:pos="1050"/>
              </w:tabs>
              <w:spacing w:before="32" w:line="240" w:lineRule="auto"/>
              <w:ind w:left="17"/>
              <w:rPr>
                <w:sz w:val="16"/>
              </w:rPr>
            </w:pPr>
            <w:r>
              <w:rPr>
                <w:sz w:val="16"/>
              </w:rPr>
              <w:t>TCP</w:t>
            </w:r>
            <w:r>
              <w:rPr>
                <w:sz w:val="16"/>
              </w:rPr>
              <w:tab/>
              <w:t>Equi</w:t>
            </w:r>
            <w:r>
              <w:rPr>
                <w:sz w:val="16"/>
              </w:rPr>
              <w:tab/>
              <w:t>Our</w:t>
            </w:r>
          </w:p>
        </w:tc>
      </w:tr>
      <w:tr w:rsidR="00187908" w14:paraId="784443A7" w14:textId="77777777">
        <w:trPr>
          <w:trHeight w:val="222"/>
        </w:trPr>
        <w:tc>
          <w:tcPr>
            <w:tcW w:w="955" w:type="dxa"/>
          </w:tcPr>
          <w:p w14:paraId="17229016" w14:textId="77777777" w:rsidR="00187908" w:rsidRDefault="00105EDE">
            <w:pPr>
              <w:pStyle w:val="TableParagraph"/>
              <w:spacing w:before="29" w:line="168" w:lineRule="exact"/>
              <w:ind w:right="97"/>
              <w:jc w:val="center"/>
              <w:rPr>
                <w:sz w:val="16"/>
              </w:rPr>
            </w:pPr>
            <w:r>
              <w:rPr>
                <w:sz w:val="16"/>
              </w:rPr>
              <w:t>Skitter</w:t>
            </w:r>
          </w:p>
        </w:tc>
        <w:tc>
          <w:tcPr>
            <w:tcW w:w="1102" w:type="dxa"/>
          </w:tcPr>
          <w:p w14:paraId="23FE59BC" w14:textId="77777777" w:rsidR="00187908" w:rsidRDefault="00105EDE">
            <w:pPr>
              <w:pStyle w:val="TableParagraph"/>
              <w:spacing w:before="29" w:line="168" w:lineRule="exact"/>
              <w:ind w:left="104" w:right="202"/>
              <w:jc w:val="center"/>
              <w:rPr>
                <w:sz w:val="16"/>
              </w:rPr>
            </w:pPr>
            <w:r>
              <w:rPr>
                <w:sz w:val="16"/>
              </w:rPr>
              <w:t>151</w:t>
            </w:r>
          </w:p>
        </w:tc>
        <w:tc>
          <w:tcPr>
            <w:tcW w:w="475" w:type="dxa"/>
          </w:tcPr>
          <w:p w14:paraId="6FC54E8C" w14:textId="77777777" w:rsidR="00187908" w:rsidRDefault="00105EDE">
            <w:pPr>
              <w:pStyle w:val="TableParagraph"/>
              <w:spacing w:before="29" w:line="168" w:lineRule="exact"/>
              <w:ind w:left="35"/>
              <w:rPr>
                <w:sz w:val="16"/>
              </w:rPr>
            </w:pPr>
            <w:r>
              <w:rPr>
                <w:sz w:val="16"/>
              </w:rPr>
              <w:t>167</w:t>
            </w:r>
          </w:p>
        </w:tc>
        <w:tc>
          <w:tcPr>
            <w:tcW w:w="471" w:type="dxa"/>
          </w:tcPr>
          <w:p w14:paraId="7F63351C" w14:textId="77777777" w:rsidR="00187908" w:rsidRDefault="00105EDE">
            <w:pPr>
              <w:pStyle w:val="TableParagraph"/>
              <w:spacing w:before="29" w:line="168" w:lineRule="exact"/>
              <w:ind w:left="71"/>
              <w:rPr>
                <w:sz w:val="16"/>
              </w:rPr>
            </w:pPr>
            <w:r>
              <w:rPr>
                <w:sz w:val="16"/>
              </w:rPr>
              <w:t>151</w:t>
            </w:r>
          </w:p>
        </w:tc>
        <w:tc>
          <w:tcPr>
            <w:tcW w:w="588" w:type="dxa"/>
            <w:gridSpan w:val="2"/>
          </w:tcPr>
          <w:p w14:paraId="1BF974E0" w14:textId="77777777" w:rsidR="00187908" w:rsidRDefault="00105EDE">
            <w:pPr>
              <w:pStyle w:val="TableParagraph"/>
              <w:spacing w:before="29" w:line="168" w:lineRule="exact"/>
              <w:ind w:left="110"/>
              <w:rPr>
                <w:sz w:val="16"/>
              </w:rPr>
            </w:pPr>
            <w:r>
              <w:rPr>
                <w:sz w:val="16"/>
              </w:rPr>
              <w:t>139</w:t>
            </w:r>
          </w:p>
        </w:tc>
        <w:tc>
          <w:tcPr>
            <w:tcW w:w="435" w:type="dxa"/>
          </w:tcPr>
          <w:p w14:paraId="4C057909" w14:textId="77777777" w:rsidR="00187908" w:rsidRDefault="00105EDE">
            <w:pPr>
              <w:pStyle w:val="TableParagraph"/>
              <w:spacing w:before="29" w:line="168" w:lineRule="exact"/>
              <w:ind w:left="33"/>
              <w:rPr>
                <w:sz w:val="16"/>
              </w:rPr>
            </w:pPr>
            <w:r>
              <w:rPr>
                <w:sz w:val="16"/>
              </w:rPr>
              <w:t>139</w:t>
            </w:r>
          </w:p>
        </w:tc>
        <w:tc>
          <w:tcPr>
            <w:tcW w:w="511" w:type="dxa"/>
          </w:tcPr>
          <w:p w14:paraId="090128F0" w14:textId="77777777" w:rsidR="00187908" w:rsidRDefault="00105EDE">
            <w:pPr>
              <w:pStyle w:val="TableParagraph"/>
              <w:spacing w:before="29" w:line="168" w:lineRule="exact"/>
              <w:ind w:left="109"/>
              <w:rPr>
                <w:sz w:val="16"/>
              </w:rPr>
            </w:pPr>
            <w:r>
              <w:rPr>
                <w:sz w:val="16"/>
              </w:rPr>
              <w:t>240</w:t>
            </w:r>
          </w:p>
        </w:tc>
        <w:tc>
          <w:tcPr>
            <w:tcW w:w="488" w:type="dxa"/>
          </w:tcPr>
          <w:p w14:paraId="0C8C2A6D" w14:textId="77777777" w:rsidR="00187908" w:rsidRDefault="00105EDE">
            <w:pPr>
              <w:pStyle w:val="TableParagraph"/>
              <w:spacing w:before="29" w:line="168" w:lineRule="exact"/>
              <w:ind w:left="109"/>
              <w:rPr>
                <w:sz w:val="16"/>
              </w:rPr>
            </w:pPr>
            <w:r>
              <w:rPr>
                <w:sz w:val="16"/>
              </w:rPr>
              <w:t>193</w:t>
            </w:r>
          </w:p>
        </w:tc>
      </w:tr>
      <w:tr w:rsidR="00187908" w14:paraId="67A5E1DF" w14:textId="77777777">
        <w:trPr>
          <w:trHeight w:val="179"/>
        </w:trPr>
        <w:tc>
          <w:tcPr>
            <w:tcW w:w="955" w:type="dxa"/>
          </w:tcPr>
          <w:p w14:paraId="6DE45660" w14:textId="77777777" w:rsidR="00187908" w:rsidRDefault="00105EDE">
            <w:pPr>
              <w:pStyle w:val="TableParagraph"/>
              <w:ind w:right="97"/>
              <w:jc w:val="center"/>
              <w:rPr>
                <w:sz w:val="16"/>
              </w:rPr>
            </w:pPr>
            <w:r>
              <w:rPr>
                <w:sz w:val="16"/>
              </w:rPr>
              <w:t>Sinaweibo</w:t>
            </w:r>
          </w:p>
        </w:tc>
        <w:tc>
          <w:tcPr>
            <w:tcW w:w="1102" w:type="dxa"/>
          </w:tcPr>
          <w:p w14:paraId="6BD292B0" w14:textId="77777777" w:rsidR="00187908" w:rsidRDefault="00105EDE">
            <w:pPr>
              <w:pStyle w:val="TableParagraph"/>
              <w:ind w:left="104" w:right="202"/>
              <w:jc w:val="center"/>
              <w:rPr>
                <w:sz w:val="16"/>
              </w:rPr>
            </w:pPr>
            <w:r>
              <w:rPr>
                <w:sz w:val="16"/>
              </w:rPr>
              <w:t>10169</w:t>
            </w:r>
          </w:p>
        </w:tc>
        <w:tc>
          <w:tcPr>
            <w:tcW w:w="475" w:type="dxa"/>
          </w:tcPr>
          <w:p w14:paraId="085266D9" w14:textId="77777777" w:rsidR="00187908" w:rsidRDefault="00105EDE">
            <w:pPr>
              <w:pStyle w:val="TableParagraph"/>
              <w:ind w:left="19"/>
              <w:rPr>
                <w:sz w:val="16"/>
              </w:rPr>
            </w:pPr>
            <w:r>
              <w:rPr>
                <w:sz w:val="16"/>
              </w:rPr>
              <w:t>11048</w:t>
            </w:r>
          </w:p>
        </w:tc>
        <w:tc>
          <w:tcPr>
            <w:tcW w:w="471" w:type="dxa"/>
          </w:tcPr>
          <w:p w14:paraId="5C403E84" w14:textId="77777777" w:rsidR="00187908" w:rsidRDefault="00105EDE">
            <w:pPr>
              <w:pStyle w:val="TableParagraph"/>
              <w:ind w:left="55"/>
              <w:rPr>
                <w:sz w:val="16"/>
              </w:rPr>
            </w:pPr>
            <w:r>
              <w:rPr>
                <w:sz w:val="16"/>
              </w:rPr>
              <w:t>5724</w:t>
            </w:r>
          </w:p>
        </w:tc>
        <w:tc>
          <w:tcPr>
            <w:tcW w:w="588" w:type="dxa"/>
            <w:gridSpan w:val="2"/>
          </w:tcPr>
          <w:p w14:paraId="27AB23D3" w14:textId="77777777" w:rsidR="00187908" w:rsidRDefault="00105EDE">
            <w:pPr>
              <w:pStyle w:val="TableParagraph"/>
              <w:ind w:left="94"/>
              <w:rPr>
                <w:sz w:val="16"/>
              </w:rPr>
            </w:pPr>
            <w:r>
              <w:rPr>
                <w:sz w:val="16"/>
              </w:rPr>
              <w:t>6871</w:t>
            </w:r>
          </w:p>
        </w:tc>
        <w:tc>
          <w:tcPr>
            <w:tcW w:w="435" w:type="dxa"/>
          </w:tcPr>
          <w:p w14:paraId="6B8A0F45" w14:textId="77777777" w:rsidR="00187908" w:rsidRDefault="00105EDE">
            <w:pPr>
              <w:pStyle w:val="TableParagraph"/>
              <w:ind w:left="17"/>
              <w:rPr>
                <w:sz w:val="16"/>
              </w:rPr>
            </w:pPr>
            <w:r>
              <w:rPr>
                <w:sz w:val="16"/>
              </w:rPr>
              <w:t>2744</w:t>
            </w:r>
          </w:p>
        </w:tc>
        <w:tc>
          <w:tcPr>
            <w:tcW w:w="511" w:type="dxa"/>
          </w:tcPr>
          <w:p w14:paraId="2A78BE0F" w14:textId="77777777" w:rsidR="00187908" w:rsidRDefault="00105EDE">
            <w:pPr>
              <w:pStyle w:val="TableParagraph"/>
              <w:ind w:left="93"/>
              <w:rPr>
                <w:sz w:val="16"/>
              </w:rPr>
            </w:pPr>
            <w:r>
              <w:rPr>
                <w:sz w:val="16"/>
              </w:rPr>
              <w:t>1390</w:t>
            </w:r>
          </w:p>
        </w:tc>
        <w:tc>
          <w:tcPr>
            <w:tcW w:w="488" w:type="dxa"/>
          </w:tcPr>
          <w:p w14:paraId="751FFFD1" w14:textId="77777777" w:rsidR="00187908" w:rsidRDefault="00105EDE">
            <w:pPr>
              <w:pStyle w:val="TableParagraph"/>
              <w:ind w:left="92"/>
              <w:rPr>
                <w:sz w:val="16"/>
              </w:rPr>
            </w:pPr>
            <w:r>
              <w:rPr>
                <w:sz w:val="16"/>
              </w:rPr>
              <w:t>1810</w:t>
            </w:r>
          </w:p>
        </w:tc>
      </w:tr>
      <w:tr w:rsidR="00187908" w14:paraId="3EEF2334" w14:textId="77777777">
        <w:trPr>
          <w:trHeight w:val="179"/>
        </w:trPr>
        <w:tc>
          <w:tcPr>
            <w:tcW w:w="955" w:type="dxa"/>
          </w:tcPr>
          <w:p w14:paraId="61D7060C" w14:textId="77777777" w:rsidR="00187908" w:rsidRDefault="00105EDE">
            <w:pPr>
              <w:pStyle w:val="TableParagraph"/>
              <w:ind w:right="97"/>
              <w:jc w:val="center"/>
              <w:rPr>
                <w:sz w:val="16"/>
              </w:rPr>
            </w:pPr>
            <w:r>
              <w:rPr>
                <w:sz w:val="16"/>
              </w:rPr>
              <w:t>Orkut</w:t>
            </w:r>
          </w:p>
        </w:tc>
        <w:tc>
          <w:tcPr>
            <w:tcW w:w="1102" w:type="dxa"/>
          </w:tcPr>
          <w:p w14:paraId="110FD2A1" w14:textId="77777777" w:rsidR="00187908" w:rsidRDefault="00105EDE">
            <w:pPr>
              <w:pStyle w:val="TableParagraph"/>
              <w:ind w:left="104" w:right="202"/>
              <w:jc w:val="center"/>
              <w:rPr>
                <w:sz w:val="16"/>
              </w:rPr>
            </w:pPr>
            <w:r>
              <w:rPr>
                <w:sz w:val="16"/>
              </w:rPr>
              <w:t>8731</w:t>
            </w:r>
          </w:p>
        </w:tc>
        <w:tc>
          <w:tcPr>
            <w:tcW w:w="475" w:type="dxa"/>
          </w:tcPr>
          <w:p w14:paraId="27101CEB" w14:textId="77777777" w:rsidR="00187908" w:rsidRDefault="00105EDE">
            <w:pPr>
              <w:pStyle w:val="TableParagraph"/>
              <w:ind w:left="19"/>
              <w:rPr>
                <w:sz w:val="16"/>
              </w:rPr>
            </w:pPr>
            <w:r>
              <w:rPr>
                <w:sz w:val="16"/>
              </w:rPr>
              <w:t>7659</w:t>
            </w:r>
          </w:p>
        </w:tc>
        <w:tc>
          <w:tcPr>
            <w:tcW w:w="471" w:type="dxa"/>
          </w:tcPr>
          <w:p w14:paraId="30322037" w14:textId="77777777" w:rsidR="00187908" w:rsidRDefault="00105EDE">
            <w:pPr>
              <w:pStyle w:val="TableParagraph"/>
              <w:ind w:left="55"/>
              <w:rPr>
                <w:sz w:val="16"/>
              </w:rPr>
            </w:pPr>
            <w:r>
              <w:rPr>
                <w:sz w:val="16"/>
              </w:rPr>
              <w:t>3609</w:t>
            </w:r>
          </w:p>
        </w:tc>
        <w:tc>
          <w:tcPr>
            <w:tcW w:w="588" w:type="dxa"/>
            <w:gridSpan w:val="2"/>
          </w:tcPr>
          <w:p w14:paraId="0E0AA457" w14:textId="77777777" w:rsidR="00187908" w:rsidRDefault="00105EDE">
            <w:pPr>
              <w:pStyle w:val="TableParagraph"/>
              <w:ind w:left="94"/>
              <w:rPr>
                <w:sz w:val="16"/>
              </w:rPr>
            </w:pPr>
            <w:r>
              <w:rPr>
                <w:sz w:val="16"/>
              </w:rPr>
              <w:t>5059</w:t>
            </w:r>
          </w:p>
        </w:tc>
        <w:tc>
          <w:tcPr>
            <w:tcW w:w="435" w:type="dxa"/>
          </w:tcPr>
          <w:p w14:paraId="494F6696" w14:textId="77777777" w:rsidR="00187908" w:rsidRDefault="00105EDE">
            <w:pPr>
              <w:pStyle w:val="TableParagraph"/>
              <w:ind w:left="17"/>
              <w:rPr>
                <w:sz w:val="16"/>
              </w:rPr>
            </w:pPr>
            <w:r>
              <w:rPr>
                <w:sz w:val="16"/>
              </w:rPr>
              <w:t>3302</w:t>
            </w:r>
          </w:p>
        </w:tc>
        <w:tc>
          <w:tcPr>
            <w:tcW w:w="511" w:type="dxa"/>
          </w:tcPr>
          <w:p w14:paraId="061F5F30" w14:textId="77777777" w:rsidR="00187908" w:rsidRDefault="00105EDE">
            <w:pPr>
              <w:pStyle w:val="TableParagraph"/>
              <w:ind w:left="93"/>
              <w:rPr>
                <w:sz w:val="16"/>
              </w:rPr>
            </w:pPr>
            <w:r>
              <w:rPr>
                <w:sz w:val="16"/>
              </w:rPr>
              <w:t>1722</w:t>
            </w:r>
          </w:p>
        </w:tc>
        <w:tc>
          <w:tcPr>
            <w:tcW w:w="488" w:type="dxa"/>
          </w:tcPr>
          <w:p w14:paraId="7C936DFB" w14:textId="77777777" w:rsidR="00187908" w:rsidRDefault="00105EDE">
            <w:pPr>
              <w:pStyle w:val="TableParagraph"/>
              <w:ind w:left="92"/>
              <w:rPr>
                <w:sz w:val="16"/>
              </w:rPr>
            </w:pPr>
            <w:r>
              <w:rPr>
                <w:sz w:val="16"/>
              </w:rPr>
              <w:t>2479</w:t>
            </w:r>
          </w:p>
        </w:tc>
      </w:tr>
      <w:tr w:rsidR="00187908" w14:paraId="4F71976B" w14:textId="77777777">
        <w:trPr>
          <w:trHeight w:val="179"/>
        </w:trPr>
        <w:tc>
          <w:tcPr>
            <w:tcW w:w="955" w:type="dxa"/>
          </w:tcPr>
          <w:p w14:paraId="772666D1" w14:textId="77777777" w:rsidR="00187908" w:rsidRDefault="00105EDE">
            <w:pPr>
              <w:pStyle w:val="TableParagraph"/>
              <w:ind w:right="97"/>
              <w:jc w:val="center"/>
              <w:rPr>
                <w:sz w:val="16"/>
              </w:rPr>
            </w:pPr>
            <w:r>
              <w:rPr>
                <w:sz w:val="16"/>
              </w:rPr>
              <w:t>Bio</w:t>
            </w:r>
          </w:p>
        </w:tc>
        <w:tc>
          <w:tcPr>
            <w:tcW w:w="1102" w:type="dxa"/>
          </w:tcPr>
          <w:p w14:paraId="17435378" w14:textId="77777777" w:rsidR="00187908" w:rsidRDefault="00105EDE">
            <w:pPr>
              <w:pStyle w:val="TableParagraph"/>
              <w:ind w:left="104" w:right="202"/>
              <w:jc w:val="center"/>
              <w:rPr>
                <w:sz w:val="16"/>
              </w:rPr>
            </w:pPr>
            <w:r>
              <w:rPr>
                <w:sz w:val="16"/>
              </w:rPr>
              <w:t>13496</w:t>
            </w:r>
          </w:p>
        </w:tc>
        <w:tc>
          <w:tcPr>
            <w:tcW w:w="475" w:type="dxa"/>
          </w:tcPr>
          <w:p w14:paraId="0CE5D9AB" w14:textId="77777777" w:rsidR="00187908" w:rsidRDefault="00105EDE">
            <w:pPr>
              <w:pStyle w:val="TableParagraph"/>
              <w:ind w:left="19"/>
              <w:rPr>
                <w:sz w:val="16"/>
              </w:rPr>
            </w:pPr>
            <w:r>
              <w:rPr>
                <w:sz w:val="16"/>
              </w:rPr>
              <w:t>13964</w:t>
            </w:r>
          </w:p>
        </w:tc>
        <w:tc>
          <w:tcPr>
            <w:tcW w:w="471" w:type="dxa"/>
          </w:tcPr>
          <w:p w14:paraId="68DC3C00" w14:textId="77777777" w:rsidR="00187908" w:rsidRDefault="00105EDE">
            <w:pPr>
              <w:pStyle w:val="TableParagraph"/>
              <w:ind w:left="55"/>
              <w:rPr>
                <w:sz w:val="16"/>
              </w:rPr>
            </w:pPr>
            <w:r>
              <w:rPr>
                <w:sz w:val="16"/>
              </w:rPr>
              <w:t>6223</w:t>
            </w:r>
          </w:p>
        </w:tc>
        <w:tc>
          <w:tcPr>
            <w:tcW w:w="588" w:type="dxa"/>
            <w:gridSpan w:val="2"/>
          </w:tcPr>
          <w:p w14:paraId="63F6C5C2" w14:textId="77777777" w:rsidR="00187908" w:rsidRDefault="00105EDE">
            <w:pPr>
              <w:pStyle w:val="TableParagraph"/>
              <w:ind w:left="94"/>
              <w:rPr>
                <w:sz w:val="16"/>
              </w:rPr>
            </w:pPr>
            <w:r>
              <w:rPr>
                <w:sz w:val="16"/>
              </w:rPr>
              <w:t>8874</w:t>
            </w:r>
          </w:p>
        </w:tc>
        <w:tc>
          <w:tcPr>
            <w:tcW w:w="435" w:type="dxa"/>
          </w:tcPr>
          <w:p w14:paraId="0D0D83B0" w14:textId="77777777" w:rsidR="00187908" w:rsidRDefault="00105EDE">
            <w:pPr>
              <w:pStyle w:val="TableParagraph"/>
              <w:ind w:left="33"/>
              <w:rPr>
                <w:sz w:val="16"/>
              </w:rPr>
            </w:pPr>
            <w:r>
              <w:rPr>
                <w:sz w:val="16"/>
              </w:rPr>
              <w:t>393</w:t>
            </w:r>
          </w:p>
        </w:tc>
        <w:tc>
          <w:tcPr>
            <w:tcW w:w="511" w:type="dxa"/>
          </w:tcPr>
          <w:p w14:paraId="5A81B31B" w14:textId="77777777" w:rsidR="00187908" w:rsidRDefault="00105EDE">
            <w:pPr>
              <w:pStyle w:val="TableParagraph"/>
              <w:ind w:left="109"/>
              <w:rPr>
                <w:sz w:val="16"/>
              </w:rPr>
            </w:pPr>
            <w:r>
              <w:rPr>
                <w:sz w:val="16"/>
              </w:rPr>
              <w:t>177</w:t>
            </w:r>
          </w:p>
        </w:tc>
        <w:tc>
          <w:tcPr>
            <w:tcW w:w="488" w:type="dxa"/>
          </w:tcPr>
          <w:p w14:paraId="3CC0E72E" w14:textId="77777777" w:rsidR="00187908" w:rsidRDefault="00105EDE">
            <w:pPr>
              <w:pStyle w:val="TableParagraph"/>
              <w:ind w:left="109"/>
              <w:rPr>
                <w:sz w:val="16"/>
              </w:rPr>
            </w:pPr>
            <w:r>
              <w:rPr>
                <w:sz w:val="16"/>
              </w:rPr>
              <w:t>289</w:t>
            </w:r>
          </w:p>
        </w:tc>
      </w:tr>
      <w:tr w:rsidR="00187908" w14:paraId="6DF262D7" w14:textId="77777777">
        <w:trPr>
          <w:trHeight w:val="228"/>
        </w:trPr>
        <w:tc>
          <w:tcPr>
            <w:tcW w:w="955" w:type="dxa"/>
            <w:tcBorders>
              <w:bottom w:val="single" w:sz="8" w:space="0" w:color="000000"/>
            </w:tcBorders>
          </w:tcPr>
          <w:p w14:paraId="53CAB731" w14:textId="77777777" w:rsidR="00187908" w:rsidRDefault="00105EDE">
            <w:pPr>
              <w:pStyle w:val="TableParagraph"/>
              <w:spacing w:line="176" w:lineRule="exact"/>
              <w:ind w:right="97"/>
              <w:jc w:val="center"/>
              <w:rPr>
                <w:sz w:val="16"/>
              </w:rPr>
            </w:pPr>
            <w:r>
              <w:rPr>
                <w:sz w:val="16"/>
              </w:rPr>
              <w:t>Hollywood</w:t>
            </w:r>
          </w:p>
        </w:tc>
        <w:tc>
          <w:tcPr>
            <w:tcW w:w="1102" w:type="dxa"/>
            <w:tcBorders>
              <w:bottom w:val="single" w:sz="8" w:space="0" w:color="000000"/>
            </w:tcBorders>
          </w:tcPr>
          <w:p w14:paraId="22E2AC0B" w14:textId="77777777" w:rsidR="00187908" w:rsidRDefault="00105EDE">
            <w:pPr>
              <w:pStyle w:val="TableParagraph"/>
              <w:spacing w:line="176" w:lineRule="exact"/>
              <w:ind w:left="104" w:right="202"/>
              <w:jc w:val="center"/>
              <w:rPr>
                <w:sz w:val="16"/>
              </w:rPr>
            </w:pPr>
            <w:r>
              <w:rPr>
                <w:sz w:val="16"/>
              </w:rPr>
              <w:t>12619</w:t>
            </w:r>
          </w:p>
        </w:tc>
        <w:tc>
          <w:tcPr>
            <w:tcW w:w="475" w:type="dxa"/>
            <w:tcBorders>
              <w:bottom w:val="single" w:sz="8" w:space="0" w:color="000000"/>
            </w:tcBorders>
          </w:tcPr>
          <w:p w14:paraId="6CEEE248" w14:textId="77777777" w:rsidR="00187908" w:rsidRDefault="00105EDE">
            <w:pPr>
              <w:pStyle w:val="TableParagraph"/>
              <w:spacing w:line="176" w:lineRule="exact"/>
              <w:ind w:left="19"/>
              <w:rPr>
                <w:sz w:val="16"/>
              </w:rPr>
            </w:pPr>
            <w:r>
              <w:rPr>
                <w:sz w:val="16"/>
              </w:rPr>
              <w:t>16620</w:t>
            </w:r>
          </w:p>
        </w:tc>
        <w:tc>
          <w:tcPr>
            <w:tcW w:w="471" w:type="dxa"/>
            <w:tcBorders>
              <w:bottom w:val="single" w:sz="8" w:space="0" w:color="000000"/>
            </w:tcBorders>
          </w:tcPr>
          <w:p w14:paraId="236BDE84" w14:textId="77777777" w:rsidR="00187908" w:rsidRDefault="00105EDE">
            <w:pPr>
              <w:pStyle w:val="TableParagraph"/>
              <w:spacing w:line="176" w:lineRule="exact"/>
              <w:ind w:left="55"/>
              <w:rPr>
                <w:sz w:val="16"/>
              </w:rPr>
            </w:pPr>
            <w:r>
              <w:rPr>
                <w:sz w:val="16"/>
              </w:rPr>
              <w:t>4154</w:t>
            </w:r>
          </w:p>
        </w:tc>
        <w:tc>
          <w:tcPr>
            <w:tcW w:w="588" w:type="dxa"/>
            <w:gridSpan w:val="2"/>
            <w:tcBorders>
              <w:bottom w:val="single" w:sz="8" w:space="0" w:color="000000"/>
            </w:tcBorders>
          </w:tcPr>
          <w:p w14:paraId="7C443941" w14:textId="77777777" w:rsidR="00187908" w:rsidRDefault="00105EDE">
            <w:pPr>
              <w:pStyle w:val="TableParagraph"/>
              <w:spacing w:line="176" w:lineRule="exact"/>
              <w:ind w:left="94"/>
              <w:rPr>
                <w:sz w:val="16"/>
              </w:rPr>
            </w:pPr>
            <w:r>
              <w:rPr>
                <w:sz w:val="16"/>
              </w:rPr>
              <w:t>10182</w:t>
            </w:r>
          </w:p>
        </w:tc>
        <w:tc>
          <w:tcPr>
            <w:tcW w:w="435" w:type="dxa"/>
            <w:tcBorders>
              <w:bottom w:val="single" w:sz="8" w:space="0" w:color="000000"/>
            </w:tcBorders>
          </w:tcPr>
          <w:p w14:paraId="60556181" w14:textId="77777777" w:rsidR="00187908" w:rsidRDefault="00105EDE">
            <w:pPr>
              <w:pStyle w:val="TableParagraph"/>
              <w:spacing w:line="176" w:lineRule="exact"/>
              <w:ind w:left="17"/>
              <w:rPr>
                <w:sz w:val="16"/>
              </w:rPr>
            </w:pPr>
            <w:r>
              <w:rPr>
                <w:sz w:val="16"/>
              </w:rPr>
              <w:t>1929</w:t>
            </w:r>
          </w:p>
        </w:tc>
        <w:tc>
          <w:tcPr>
            <w:tcW w:w="511" w:type="dxa"/>
            <w:tcBorders>
              <w:bottom w:val="single" w:sz="8" w:space="0" w:color="000000"/>
            </w:tcBorders>
          </w:tcPr>
          <w:p w14:paraId="468A8B79" w14:textId="77777777" w:rsidR="00187908" w:rsidRDefault="00105EDE">
            <w:pPr>
              <w:pStyle w:val="TableParagraph"/>
              <w:spacing w:line="176" w:lineRule="exact"/>
              <w:ind w:left="109"/>
              <w:rPr>
                <w:sz w:val="16"/>
              </w:rPr>
            </w:pPr>
            <w:r>
              <w:rPr>
                <w:sz w:val="16"/>
              </w:rPr>
              <w:t>813</w:t>
            </w:r>
          </w:p>
        </w:tc>
        <w:tc>
          <w:tcPr>
            <w:tcW w:w="488" w:type="dxa"/>
            <w:tcBorders>
              <w:bottom w:val="single" w:sz="8" w:space="0" w:color="000000"/>
            </w:tcBorders>
          </w:tcPr>
          <w:p w14:paraId="4C15733A" w14:textId="77777777" w:rsidR="00187908" w:rsidRDefault="00105EDE">
            <w:pPr>
              <w:pStyle w:val="TableParagraph"/>
              <w:spacing w:line="176" w:lineRule="exact"/>
              <w:ind w:left="92"/>
              <w:rPr>
                <w:sz w:val="16"/>
              </w:rPr>
            </w:pPr>
            <w:r>
              <w:rPr>
                <w:sz w:val="16"/>
              </w:rPr>
              <w:t>1276</w:t>
            </w:r>
          </w:p>
        </w:tc>
      </w:tr>
    </w:tbl>
    <w:p w14:paraId="06C6CC18" w14:textId="77777777" w:rsidR="00187908" w:rsidRDefault="00187908">
      <w:pPr>
        <w:pStyle w:val="BodyText"/>
        <w:rPr>
          <w:sz w:val="18"/>
        </w:rPr>
      </w:pPr>
    </w:p>
    <w:p w14:paraId="13905D1C" w14:textId="77777777" w:rsidR="00187908" w:rsidRDefault="00187908">
      <w:pPr>
        <w:pStyle w:val="BodyText"/>
      </w:pPr>
    </w:p>
    <w:p w14:paraId="2450AAFA" w14:textId="77777777" w:rsidR="00187908" w:rsidRDefault="00105EDE">
      <w:pPr>
        <w:pStyle w:val="ListParagraph"/>
        <w:numPr>
          <w:ilvl w:val="1"/>
          <w:numId w:val="4"/>
        </w:numPr>
        <w:tabs>
          <w:tab w:val="left" w:pos="593"/>
        </w:tabs>
        <w:ind w:left="592" w:hanging="267"/>
        <w:jc w:val="both"/>
        <w:rPr>
          <w:i/>
          <w:sz w:val="20"/>
        </w:rPr>
      </w:pPr>
      <w:bookmarkStart w:id="838" w:name="The_edge-level_Query"/>
      <w:bookmarkStart w:id="839" w:name="_bookmark15"/>
      <w:bookmarkEnd w:id="838"/>
      <w:bookmarkEnd w:id="839"/>
      <w:r>
        <w:rPr>
          <w:i/>
          <w:sz w:val="20"/>
        </w:rPr>
        <w:t>The Edge-level</w:t>
      </w:r>
      <w:r>
        <w:rPr>
          <w:i/>
          <w:spacing w:val="-13"/>
          <w:sz w:val="20"/>
        </w:rPr>
        <w:t xml:space="preserve"> </w:t>
      </w:r>
      <w:r>
        <w:rPr>
          <w:i/>
          <w:sz w:val="20"/>
        </w:rPr>
        <w:t>Query:</w:t>
      </w:r>
    </w:p>
    <w:p w14:paraId="45BC0E50" w14:textId="3CD16D46" w:rsidR="00187908" w:rsidRDefault="00105EDE">
      <w:pPr>
        <w:pStyle w:val="BodyText"/>
        <w:spacing w:before="9" w:line="249" w:lineRule="auto"/>
        <w:ind w:left="127" w:right="977"/>
        <w:jc w:val="both"/>
      </w:pPr>
      <w:r>
        <w:t>The edge-level local k-truss community query requires info</w:t>
      </w:r>
      <w:ins w:id="840" w:author="Rick" w:date="2019-04-10T12:26:00Z">
        <w:r w:rsidR="00354D01">
          <w:t>r</w:t>
        </w:r>
      </w:ins>
      <w:del w:id="841" w:author="Rick" w:date="2019-04-10T12:26:00Z">
        <w:r w:rsidDel="00354D01">
          <w:delText xml:space="preserve">r- </w:delText>
        </w:r>
      </w:del>
      <w:r>
        <w:t xml:space="preserve">mation </w:t>
      </w:r>
      <w:del w:id="842" w:author="Rick" w:date="2019-04-10T12:26:00Z">
        <w:r w:rsidDel="00354D01">
          <w:delText xml:space="preserve">of </w:delText>
        </w:r>
      </w:del>
      <w:ins w:id="843" w:author="Rick" w:date="2019-04-10T12:26:00Z">
        <w:r w:rsidR="00354D01">
          <w:t xml:space="preserve">regarding the </w:t>
        </w:r>
      </w:ins>
      <w:r>
        <w:t xml:space="preserve">finest granularity as it needs to explore the inner edge-level structure of a k-truss community. Our </w:t>
      </w:r>
      <w:del w:id="844" w:author="Rick" w:date="2019-04-10T12:26:00Z">
        <w:r w:rsidDel="00354D01">
          <w:delText xml:space="preserve">bottom </w:delText>
        </w:r>
      </w:del>
      <w:ins w:id="845" w:author="Rick" w:date="2019-04-10T12:26:00Z">
        <w:r w:rsidR="00354D01">
          <w:t>bottom-</w:t>
        </w:r>
      </w:ins>
      <w:r>
        <w:t>level index contains the detailed triangle connectivity information that makes such queries possible. To process a k-truss com</w:t>
      </w:r>
      <w:del w:id="846" w:author="Rick" w:date="2019-04-10T12:26:00Z">
        <w:r w:rsidDel="00354D01">
          <w:delText xml:space="preserve">- </w:delText>
        </w:r>
      </w:del>
      <w:r>
        <w:t xml:space="preserve">munity query, we first locate the target k-truss communities </w:t>
      </w:r>
      <w:del w:id="847" w:author="Rick" w:date="2019-04-10T12:26:00Z">
        <w:r w:rsidDel="00354D01">
          <w:delText xml:space="preserve">with </w:delText>
        </w:r>
      </w:del>
      <w:ins w:id="848" w:author="Rick" w:date="2019-04-10T12:26:00Z">
        <w:r w:rsidR="00354D01">
          <w:t xml:space="preserve">using </w:t>
        </w:r>
      </w:ins>
      <w:r>
        <w:t xml:space="preserve">the </w:t>
      </w:r>
      <w:del w:id="849" w:author="Rick" w:date="2019-04-10T12:26:00Z">
        <w:r w:rsidDel="00354D01">
          <w:delText xml:space="preserve">top </w:delText>
        </w:r>
      </w:del>
      <w:ins w:id="850" w:author="Rick" w:date="2019-04-10T12:26:00Z">
        <w:r w:rsidR="00354D01">
          <w:t>top-</w:t>
        </w:r>
      </w:ins>
      <w:r>
        <w:t xml:space="preserve">level index and then compute </w:t>
      </w:r>
      <w:ins w:id="851" w:author="Rick" w:date="2019-04-10T12:26:00Z">
        <w:r w:rsidR="00354D01">
          <w:t xml:space="preserve">the </w:t>
        </w:r>
      </w:ins>
      <w:r>
        <w:t xml:space="preserve">query results using edge-level details provided by the </w:t>
      </w:r>
      <w:del w:id="852" w:author="Rick" w:date="2019-04-10T12:26:00Z">
        <w:r w:rsidDel="00354D01">
          <w:delText xml:space="preserve">bottom </w:delText>
        </w:r>
      </w:del>
      <w:ins w:id="853" w:author="Rick" w:date="2019-04-10T12:26:00Z">
        <w:r w:rsidR="00354D01">
          <w:t>bottom-</w:t>
        </w:r>
      </w:ins>
      <w:r>
        <w:t>level index.</w:t>
      </w:r>
    </w:p>
    <w:p w14:paraId="5A7DF691" w14:textId="463E43A6" w:rsidR="00187908" w:rsidRDefault="00F51443">
      <w:pPr>
        <w:pStyle w:val="BodyText"/>
        <w:spacing w:before="8" w:line="247" w:lineRule="auto"/>
        <w:ind w:left="127" w:right="977" w:firstLine="199"/>
        <w:jc w:val="both"/>
      </w:pPr>
      <w:r>
        <w:rPr>
          <w:noProof/>
          <w:lang w:val="en-IN" w:eastAsia="en-IN" w:bidi="hi-IN"/>
        </w:rPr>
        <mc:AlternateContent>
          <mc:Choice Requires="wps">
            <w:drawing>
              <wp:anchor distT="0" distB="0" distL="114300" distR="114300" simplePos="0" relativeHeight="250051584" behindDoc="1" locked="0" layoutInCell="1" allowOverlap="1" wp14:anchorId="5B618FD1" wp14:editId="3D879EA9">
                <wp:simplePos x="0" y="0"/>
                <wp:positionH relativeFrom="page">
                  <wp:posOffset>5805805</wp:posOffset>
                </wp:positionH>
                <wp:positionV relativeFrom="paragraph">
                  <wp:posOffset>329565</wp:posOffset>
                </wp:positionV>
                <wp:extent cx="98425" cy="219710"/>
                <wp:effectExtent l="0" t="0" r="0" b="0"/>
                <wp:wrapNone/>
                <wp:docPr id="337"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7B865"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618FD1" id="Text Box 336" o:spid="_x0000_s1160" type="#_x0000_t202" style="position:absolute;left:0;text-align:left;margin-left:457.15pt;margin-top:25.95pt;width:7.75pt;height:17.3pt;z-index:-2532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" filled="f" stroked="f">
                <v:textbox inset="0,0,0,0">
                  <w:txbxContent>
                    <w:p w14:paraId="6AB7B865" w14:textId="77777777" w:rsidR="00121D20" w:rsidRDefault="00121D20">
                      <w:pPr>
                        <w:pStyle w:val="BodyText"/>
                        <w:spacing w:line="242" w:lineRule="exact"/>
                        <w:rPr>
                          <w:rFonts w:ascii="Lucida Sans Unicode" w:hAnsi="Lucida Sans Unicode"/>
                        </w:rPr>
                      </w:pPr>
                      <w:r>
                        <w:rPr>
                          <w:rFonts w:ascii="Lucida Sans Unicode" w:hAnsi="Lucida Sans Unicode"/>
                          <w:w w:val="97"/>
                        </w:rPr>
                        <w:t>−</w:t>
                      </w:r>
                    </w:p>
                  </w:txbxContent>
                </v:textbox>
                <w10:wrap anchorx="page"/>
              </v:shape>
            </w:pict>
          </mc:Fallback>
        </mc:AlternateContent>
      </w:r>
      <w:r w:rsidR="00105EDE">
        <w:rPr>
          <w:spacing w:val="-8"/>
        </w:rPr>
        <w:t xml:space="preserve">We </w:t>
      </w:r>
      <w:del w:id="854" w:author="Rick" w:date="2019-04-10T12:26:00Z">
        <w:r w:rsidR="00105EDE" w:rsidDel="00354D01">
          <w:rPr>
            <w:spacing w:val="-8"/>
          </w:rPr>
          <w:delText xml:space="preserve"> </w:delText>
        </w:r>
      </w:del>
      <w:r w:rsidR="00105EDE">
        <w:t xml:space="preserve">use </w:t>
      </w:r>
      <w:ins w:id="855" w:author="Rick" w:date="2019-04-10T12:27:00Z">
        <w:r w:rsidR="00354D01">
          <w:t xml:space="preserve">the </w:t>
        </w:r>
      </w:ins>
      <w:r w:rsidR="00105EDE">
        <w:t xml:space="preserve">k-truss community search as a concrete </w:t>
      </w:r>
      <w:r w:rsidR="00105EDE">
        <w:rPr>
          <w:spacing w:val="-3"/>
        </w:rPr>
        <w:t>example</w:t>
      </w:r>
      <w:ins w:id="856" w:author="Rick" w:date="2019-04-10T12:42:00Z">
        <w:r w:rsidR="0066662A">
          <w:rPr>
            <w:spacing w:val="-3"/>
          </w:rPr>
          <w:t>,</w:t>
        </w:r>
      </w:ins>
      <w:r w:rsidR="00105EDE">
        <w:rPr>
          <w:spacing w:val="-3"/>
        </w:rPr>
        <w:t xml:space="preserve"> </w:t>
      </w:r>
      <w:del w:id="857" w:author="Rick" w:date="2019-04-10T12:27:00Z">
        <w:r w:rsidR="00105EDE" w:rsidDel="00354D01">
          <w:rPr>
            <w:spacing w:val="-3"/>
          </w:rPr>
          <w:delText xml:space="preserve">   </w:delText>
        </w:r>
      </w:del>
      <w:r w:rsidR="00105EDE">
        <w:t xml:space="preserve">as it is the simplest form of </w:t>
      </w:r>
      <w:del w:id="858" w:author="Rick" w:date="2019-04-10T12:42:00Z">
        <w:r w:rsidR="00105EDE" w:rsidDel="0066662A">
          <w:delText xml:space="preserve">the </w:delText>
        </w:r>
      </w:del>
      <w:r w:rsidR="00105EDE">
        <w:t xml:space="preserve">edge-level local k-truss community query. First, the </w:t>
      </w:r>
      <w:del w:id="859" w:author="Rick" w:date="2019-04-10T12:29:00Z">
        <w:r w:rsidR="00105EDE" w:rsidDel="00354D01">
          <w:rPr>
            <w:rFonts w:ascii="Bookman Old Style"/>
            <w:i/>
          </w:rPr>
          <w:delText xml:space="preserve">union </w:delText>
        </w:r>
      </w:del>
      <w:ins w:id="860" w:author="Rick" w:date="2019-04-10T12:29:00Z">
        <w:r w:rsidR="00354D01">
          <w:rPr>
            <w:rFonts w:ascii="Bookman Old Style"/>
            <w:i/>
          </w:rPr>
          <w:t>union</w:t>
        </w:r>
        <w:r w:rsidR="00354D01">
          <w:rPr>
            <w:rFonts w:ascii="Bookman Old Style"/>
            <w:i/>
          </w:rPr>
          <w:t>–</w:t>
        </w:r>
      </w:ins>
      <w:del w:id="861" w:author="Rick" w:date="2019-04-10T12:27:00Z">
        <w:r w:rsidR="00105EDE" w:rsidDel="00354D01">
          <w:rPr>
            <w:rFonts w:ascii="Bookman Old Style"/>
            <w:i/>
          </w:rPr>
          <w:delText xml:space="preserve"> </w:delText>
        </w:r>
      </w:del>
      <w:r w:rsidR="00105EDE">
        <w:rPr>
          <w:rFonts w:ascii="Bookman Old Style"/>
          <w:i/>
        </w:rPr>
        <w:t xml:space="preserve">intersection </w:t>
      </w:r>
      <w:r w:rsidR="00105EDE">
        <w:t xml:space="preserve">algorithm is performed to </w:t>
      </w:r>
      <w:del w:id="862" w:author="Rick" w:date="2019-04-10T12:27:00Z">
        <w:r w:rsidR="00105EDE" w:rsidDel="00354D01">
          <w:delText xml:space="preserve">get </w:delText>
        </w:r>
      </w:del>
      <w:ins w:id="863" w:author="Rick" w:date="2019-04-10T12:27:00Z">
        <w:r w:rsidR="00354D01">
          <w:t xml:space="preserve">obtain the </w:t>
        </w:r>
      </w:ins>
      <w:r w:rsidR="00105EDE">
        <w:t xml:space="preserve">target communities of the </w:t>
      </w:r>
      <w:r w:rsidR="00105EDE">
        <w:rPr>
          <w:spacing w:val="-3"/>
        </w:rPr>
        <w:t xml:space="preserve">query. </w:t>
      </w:r>
      <w:del w:id="864" w:author="Rick" w:date="2019-04-10T12:27:00Z">
        <w:r w:rsidR="00105EDE" w:rsidDel="00354D01">
          <w:rPr>
            <w:spacing w:val="-3"/>
          </w:rPr>
          <w:delText xml:space="preserve"> </w:delText>
        </w:r>
      </w:del>
      <w:r w:rsidR="00105EDE">
        <w:rPr>
          <w:spacing w:val="-3"/>
        </w:rPr>
        <w:t>Then</w:t>
      </w:r>
      <w:ins w:id="865" w:author="Rick" w:date="2019-04-10T12:27:00Z">
        <w:r w:rsidR="00354D01">
          <w:rPr>
            <w:spacing w:val="-3"/>
          </w:rPr>
          <w:t>,</w:t>
        </w:r>
      </w:ins>
      <w:r w:rsidR="00105EDE">
        <w:rPr>
          <w:spacing w:val="-3"/>
        </w:rPr>
        <w:t xml:space="preserve"> </w:t>
      </w:r>
      <w:ins w:id="866" w:author="Rick" w:date="2019-04-10T12:28:00Z">
        <w:r w:rsidR="00354D01">
          <w:t xml:space="preserve">we collect the </w:t>
        </w:r>
        <w:r w:rsidR="00354D01">
          <w:rPr>
            <w:spacing w:val="-3"/>
          </w:rPr>
          <w:t xml:space="preserve">edges </w:t>
        </w:r>
        <w:r w:rsidR="00354D01">
          <w:t xml:space="preserve">contained </w:t>
        </w:r>
      </w:ins>
      <w:del w:id="867" w:author="Rick" w:date="2019-04-10T12:27:00Z">
        <w:r w:rsidR="00105EDE" w:rsidDel="00354D01">
          <w:rPr>
            <w:spacing w:val="-3"/>
          </w:rPr>
          <w:delText xml:space="preserve">   </w:delText>
        </w:r>
      </w:del>
      <w:del w:id="868" w:author="Rick" w:date="2019-04-10T12:28:00Z">
        <w:r w:rsidR="00105EDE" w:rsidDel="00354D01">
          <w:delText>for</w:delText>
        </w:r>
      </w:del>
      <w:ins w:id="869" w:author="Rick" w:date="2019-04-10T12:28:00Z">
        <w:r w:rsidR="00354D01">
          <w:t>by</w:t>
        </w:r>
      </w:ins>
      <w:r w:rsidR="00105EDE">
        <w:t xml:space="preserve"> each </w:t>
      </w:r>
      <w:ins w:id="870" w:author="Rick" w:date="2019-04-10T12:27:00Z">
        <w:r w:rsidR="00354D01">
          <w:t xml:space="preserve">target </w:t>
        </w:r>
      </w:ins>
      <w:r w:rsidR="00105EDE">
        <w:t>community</w:t>
      </w:r>
      <w:del w:id="871" w:author="Rick" w:date="2019-04-10T12:27:00Z">
        <w:r w:rsidR="00105EDE" w:rsidDel="00354D01">
          <w:delText xml:space="preserve"> in target communities</w:delText>
        </w:r>
      </w:del>
      <w:del w:id="872" w:author="Rick" w:date="2019-04-10T12:28:00Z">
        <w:r w:rsidR="00105EDE" w:rsidDel="00354D01">
          <w:delText>,</w:delText>
        </w:r>
      </w:del>
      <w:r w:rsidR="00105EDE">
        <w:t xml:space="preserve"> </w:t>
      </w:r>
      <w:del w:id="873" w:author="Rick" w:date="2019-04-10T12:28:00Z">
        <w:r w:rsidR="00105EDE" w:rsidDel="00354D01">
          <w:delText xml:space="preserve">we collect </w:delText>
        </w:r>
        <w:r w:rsidR="00105EDE" w:rsidDel="00354D01">
          <w:rPr>
            <w:spacing w:val="-3"/>
          </w:rPr>
          <w:delText xml:space="preserve">edges </w:delText>
        </w:r>
        <w:r w:rsidR="00105EDE" w:rsidDel="00354D01">
          <w:delText xml:space="preserve">contained </w:delText>
        </w:r>
      </w:del>
      <w:del w:id="874" w:author="Rick" w:date="2019-04-10T12:27:00Z">
        <w:r w:rsidR="00105EDE" w:rsidDel="00354D01">
          <w:delText xml:space="preserve">in it </w:delText>
        </w:r>
      </w:del>
      <w:r w:rsidR="00105EDE">
        <w:t xml:space="preserve">by gathering the vertex list of subgraphs </w:t>
      </w:r>
      <w:r w:rsidR="00105EDE">
        <w:rPr>
          <w:spacing w:val="-9"/>
        </w:rPr>
        <w:t xml:space="preserve">of </w:t>
      </w:r>
      <w:del w:id="875" w:author="Rick" w:date="2019-04-10T12:28:00Z">
        <w:r w:rsidR="00105EDE" w:rsidDel="00354D01">
          <w:rPr>
            <w:spacing w:val="-9"/>
          </w:rPr>
          <w:delText xml:space="preserve"> </w:delText>
        </w:r>
        <w:r w:rsidR="00105EDE" w:rsidDel="00354D01">
          <w:rPr>
            <w:spacing w:val="32"/>
          </w:rPr>
          <w:delText xml:space="preserve"> </w:delText>
        </w:r>
      </w:del>
      <w:r w:rsidR="00105EDE">
        <w:rPr>
          <w:rFonts w:ascii="Bookman Old Style"/>
          <w:i/>
        </w:rPr>
        <w:t>tt</w:t>
      </w:r>
      <w:r w:rsidR="00105EDE">
        <w:rPr>
          <w:rFonts w:ascii="Bookman Old Style"/>
          <w:i/>
          <w:vertAlign w:val="superscript"/>
        </w:rPr>
        <w:t>m</w:t>
      </w:r>
      <w:r w:rsidR="00105EDE">
        <w:rPr>
          <w:rFonts w:ascii="Bookman Old Style"/>
          <w:i/>
        </w:rPr>
        <w:t xml:space="preserve"> </w:t>
      </w:r>
      <w:r w:rsidR="00105EDE">
        <w:t xml:space="preserve">stored alongside </w:t>
      </w:r>
      <w:ins w:id="876" w:author="Rick" w:date="2019-04-10T12:42:00Z">
        <w:r w:rsidR="0066662A">
          <w:t xml:space="preserve">the </w:t>
        </w:r>
      </w:ins>
      <w:r w:rsidR="00105EDE">
        <w:rPr>
          <w:rFonts w:ascii="Bookman Old Style"/>
          <w:i/>
        </w:rPr>
        <w:t>tt</w:t>
      </w:r>
      <w:r w:rsidR="00105EDE">
        <w:rPr>
          <w:rFonts w:ascii="Bookman Old Style"/>
          <w:i/>
          <w:vertAlign w:val="superscript"/>
        </w:rPr>
        <w:t>c</w:t>
      </w:r>
      <w:r w:rsidR="00105EDE">
        <w:rPr>
          <w:rFonts w:ascii="Bookman Old Style"/>
          <w:i/>
        </w:rPr>
        <w:t xml:space="preserve"> </w:t>
      </w:r>
      <w:r w:rsidR="00105EDE">
        <w:t xml:space="preserve">vertices. Finally, </w:t>
      </w:r>
      <w:ins w:id="877" w:author="Rick" w:date="2019-04-10T12:28:00Z">
        <w:r w:rsidR="00354D01">
          <w:t xml:space="preserve">the </w:t>
        </w:r>
      </w:ins>
      <w:r w:rsidR="00105EDE">
        <w:t xml:space="preserve">edges of the </w:t>
      </w:r>
      <w:r w:rsidR="00105EDE">
        <w:rPr>
          <w:spacing w:val="-5"/>
        </w:rPr>
        <w:t xml:space="preserve">original </w:t>
      </w:r>
      <w:r w:rsidR="00105EDE">
        <w:t xml:space="preserve">graph </w:t>
      </w:r>
      <w:r w:rsidR="00105EDE">
        <w:rPr>
          <w:rFonts w:ascii="Bookman Old Style"/>
          <w:i/>
        </w:rPr>
        <w:t>tt</w:t>
      </w:r>
      <w:r w:rsidR="00105EDE">
        <w:rPr>
          <w:rFonts w:ascii="Bookman Old Style"/>
          <w:i/>
          <w:vertAlign w:val="superscript"/>
        </w:rPr>
        <w:t>o</w:t>
      </w:r>
      <w:r w:rsidR="00105EDE">
        <w:rPr>
          <w:rFonts w:ascii="Bookman Old Style"/>
          <w:i/>
        </w:rPr>
        <w:t xml:space="preserve"> </w:t>
      </w:r>
      <w:r w:rsidR="00105EDE">
        <w:t xml:space="preserve">can be retrieved by converting their </w:t>
      </w:r>
      <w:r w:rsidR="00105EDE">
        <w:rPr>
          <w:spacing w:val="-2"/>
        </w:rPr>
        <w:t xml:space="preserve">corresponding </w:t>
      </w:r>
      <w:r w:rsidR="00105EDE">
        <w:t>vertices in</w:t>
      </w:r>
      <w:r w:rsidR="00105EDE">
        <w:rPr>
          <w:spacing w:val="-11"/>
        </w:rPr>
        <w:t xml:space="preserve"> </w:t>
      </w:r>
      <w:r w:rsidR="00105EDE">
        <w:rPr>
          <w:rFonts w:ascii="Bookman Old Style"/>
          <w:i/>
          <w:spacing w:val="2"/>
        </w:rPr>
        <w:t>tt</w:t>
      </w:r>
      <w:r w:rsidR="00105EDE">
        <w:rPr>
          <w:rFonts w:ascii="Bookman Old Style"/>
          <w:i/>
          <w:spacing w:val="2"/>
          <w:vertAlign w:val="superscript"/>
        </w:rPr>
        <w:t>m</w:t>
      </w:r>
      <w:r w:rsidR="00105EDE">
        <w:rPr>
          <w:spacing w:val="2"/>
        </w:rPr>
        <w:t>.</w:t>
      </w:r>
    </w:p>
    <w:p w14:paraId="2D68FAE9" w14:textId="11847A8B" w:rsidR="00187908" w:rsidRDefault="00105EDE">
      <w:pPr>
        <w:pStyle w:val="BodyText"/>
        <w:spacing w:before="8" w:line="249" w:lineRule="auto"/>
        <w:ind w:left="127" w:right="977" w:firstLine="199"/>
        <w:jc w:val="both"/>
      </w:pPr>
      <w:r>
        <w:t xml:space="preserve">Note that the </w:t>
      </w:r>
      <w:del w:id="878" w:author="Rick" w:date="2019-04-10T12:28:00Z">
        <w:r w:rsidDel="00354D01">
          <w:delText>2</w:delText>
        </w:r>
      </w:del>
      <w:ins w:id="879" w:author="Rick" w:date="2019-04-10T12:28:00Z">
        <w:r w:rsidR="00354D01">
          <w:t>two</w:t>
        </w:r>
      </w:ins>
      <w:r>
        <w:t xml:space="preserve">-level index </w:t>
      </w:r>
      <w:del w:id="880" w:author="Rick" w:date="2019-04-10T12:28:00Z">
        <w:r w:rsidDel="00354D01">
          <w:delText xml:space="preserve">are </w:delText>
        </w:r>
      </w:del>
      <w:ins w:id="881" w:author="Rick" w:date="2019-04-10T12:28:00Z">
        <w:r w:rsidR="00354D01">
          <w:t xml:space="preserve">is </w:t>
        </w:r>
      </w:ins>
      <w:r>
        <w:t xml:space="preserve">capable of processing more complex edge-level queries </w:t>
      </w:r>
      <w:del w:id="882" w:author="Rick" w:date="2019-04-10T12:28:00Z">
        <w:r w:rsidDel="00354D01">
          <w:delText>other than</w:delText>
        </w:r>
      </w:del>
      <w:ins w:id="883" w:author="Rick" w:date="2019-04-10T12:28:00Z">
        <w:r w:rsidR="00354D01">
          <w:t>besides</w:t>
        </w:r>
      </w:ins>
      <w:r>
        <w:t xml:space="preserve"> community search. Due to </w:t>
      </w:r>
      <w:ins w:id="884" w:author="Rick" w:date="2019-04-10T12:29:00Z">
        <w:r w:rsidR="00354D01">
          <w:t xml:space="preserve">limited </w:t>
        </w:r>
      </w:ins>
      <w:r>
        <w:t>space</w:t>
      </w:r>
      <w:del w:id="885" w:author="Rick" w:date="2019-04-10T12:29:00Z">
        <w:r w:rsidDel="00354D01">
          <w:delText xml:space="preserve"> limit</w:delText>
        </w:r>
      </w:del>
      <w:r>
        <w:t>, we can</w:t>
      </w:r>
      <w:del w:id="886" w:author="Rick" w:date="2019-04-10T12:28:00Z">
        <w:r w:rsidDel="00354D01">
          <w:delText xml:space="preserve"> </w:delText>
        </w:r>
      </w:del>
      <w:r>
        <w:t xml:space="preserve">not </w:t>
      </w:r>
      <w:del w:id="887" w:author="Rick" w:date="2019-04-10T12:29:00Z">
        <w:r w:rsidDel="00354D01">
          <w:delText xml:space="preserve">make </w:delText>
        </w:r>
      </w:del>
      <w:ins w:id="888" w:author="Rick" w:date="2019-04-10T12:29:00Z">
        <w:r w:rsidR="00354D01">
          <w:t xml:space="preserve">undertake </w:t>
        </w:r>
      </w:ins>
      <w:r>
        <w:t xml:space="preserve">further discussion </w:t>
      </w:r>
      <w:ins w:id="889" w:author="Rick" w:date="2019-04-10T12:29:00Z">
        <w:r w:rsidR="00354D01">
          <w:t xml:space="preserve">on this issue </w:t>
        </w:r>
      </w:ins>
      <w:r>
        <w:t>here.</w:t>
      </w:r>
    </w:p>
    <w:p w14:paraId="2F6E7524" w14:textId="012EB28C" w:rsidR="00187908" w:rsidRDefault="00F51443">
      <w:pPr>
        <w:spacing w:line="211" w:lineRule="auto"/>
        <w:ind w:left="326"/>
        <w:rPr>
          <w:sz w:val="20"/>
        </w:rPr>
      </w:pPr>
      <w:r>
        <w:rPr>
          <w:noProof/>
          <w:lang w:val="en-IN" w:eastAsia="en-IN" w:bidi="hi-IN"/>
        </w:rPr>
        <mc:AlternateContent>
          <mc:Choice Requires="wps">
            <w:drawing>
              <wp:anchor distT="0" distB="0" distL="114300" distR="114300" simplePos="0" relativeHeight="250057728" behindDoc="1" locked="0" layoutInCell="1" allowOverlap="1" wp14:anchorId="48D71FD0" wp14:editId="7667838B">
                <wp:simplePos x="0" y="0"/>
                <wp:positionH relativeFrom="page">
                  <wp:posOffset>3962400</wp:posOffset>
                </wp:positionH>
                <wp:positionV relativeFrom="paragraph">
                  <wp:posOffset>161925</wp:posOffset>
                </wp:positionV>
                <wp:extent cx="392430" cy="153035"/>
                <wp:effectExtent l="0" t="0" r="0" b="0"/>
                <wp:wrapNone/>
                <wp:docPr id="336"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CE220" w14:textId="77777777" w:rsidR="00121D20" w:rsidRDefault="00121D20">
                            <w:pPr>
                              <w:pStyle w:val="BodyText"/>
                              <w:spacing w:line="227" w:lineRule="exact"/>
                            </w:pPr>
                            <w:r>
                              <w:t>rithm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D71FD0" id="Text Box 335" o:spid="_x0000_s1161" type="#_x0000_t202" style="position:absolute;left:0;text-align:left;margin-left:312pt;margin-top:12.75pt;width:30.9pt;height:12.05pt;z-index:-2532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" filled="f" stroked="f">
                <v:textbox inset="0,0,0,0">
                  <w:txbxContent>
                    <w:p w14:paraId="529CE220" w14:textId="77777777" w:rsidR="00121D20" w:rsidRDefault="00121D20">
                      <w:pPr>
                        <w:pStyle w:val="BodyText"/>
                        <w:spacing w:line="227" w:lineRule="exact"/>
                      </w:pPr>
                      <w:r>
                        <w:t>rithm is</w:t>
                      </w:r>
                    </w:p>
                  </w:txbxContent>
                </v:textbox>
                <w10:wrap anchorx="page"/>
              </v:shape>
            </w:pict>
          </mc:Fallback>
        </mc:AlternateContent>
      </w:r>
      <w:r>
        <w:rPr>
          <w:noProof/>
          <w:lang w:val="en-IN" w:eastAsia="en-IN" w:bidi="hi-IN"/>
        </w:rPr>
        <mc:AlternateContent>
          <mc:Choice Requires="wps">
            <w:drawing>
              <wp:anchor distT="0" distB="0" distL="114300" distR="114300" simplePos="0" relativeHeight="250058752" behindDoc="1" locked="0" layoutInCell="1" allowOverlap="1" wp14:anchorId="7FEC5510" wp14:editId="325F57A8">
                <wp:simplePos x="0" y="0"/>
                <wp:positionH relativeFrom="page">
                  <wp:posOffset>4890135</wp:posOffset>
                </wp:positionH>
                <wp:positionV relativeFrom="paragraph">
                  <wp:posOffset>161925</wp:posOffset>
                </wp:positionV>
                <wp:extent cx="2260600" cy="239395"/>
                <wp:effectExtent l="0" t="0" r="0" b="0"/>
                <wp:wrapNone/>
                <wp:docPr id="335"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631A" w14:textId="77777777" w:rsidR="00121D20" w:rsidRDefault="00121D20">
                            <w:pPr>
                              <w:spacing w:line="220" w:lineRule="auto"/>
                              <w:rPr>
                                <w:sz w:val="20"/>
                              </w:rPr>
                            </w:pPr>
                            <w:r>
                              <w:rPr>
                                <w:rFonts w:ascii="Bookman Old Style" w:hAnsi="Bookman Old Style"/>
                                <w:i/>
                                <w:w w:val="105"/>
                                <w:position w:val="-5"/>
                                <w:sz w:val="14"/>
                              </w:rPr>
                              <w:t>v</w:t>
                            </w:r>
                            <w:r>
                              <w:rPr>
                                <w:rFonts w:ascii="Lucida Sans Unicode" w:hAnsi="Lucida Sans Unicode"/>
                                <w:w w:val="105"/>
                                <w:position w:val="-5"/>
                                <w:sz w:val="14"/>
                              </w:rPr>
                              <w:t>∈</w:t>
                            </w:r>
                            <w:r>
                              <w:rPr>
                                <w:rFonts w:ascii="Bookman Old Style" w:hAnsi="Bookman Old Style"/>
                                <w:i/>
                                <w:w w:val="105"/>
                                <w:position w:val="-5"/>
                                <w:sz w:val="14"/>
                              </w:rPr>
                              <w:t>N</w:t>
                            </w:r>
                            <w:r>
                              <w:rPr>
                                <w:rFonts w:ascii="Arial" w:hAnsi="Arial"/>
                                <w:i/>
                                <w:w w:val="105"/>
                                <w:position w:val="-7"/>
                                <w:sz w:val="10"/>
                              </w:rPr>
                              <w:t xml:space="preserve">u </w:t>
                            </w:r>
                            <w:r>
                              <w:rPr>
                                <w:rFonts w:ascii="Bookman Old Style" w:hAnsi="Bookman Old Style"/>
                                <w:i/>
                                <w:w w:val="105"/>
                                <w:sz w:val="20"/>
                              </w:rPr>
                              <w:t>τ</w:t>
                            </w:r>
                            <w:r>
                              <w:rPr>
                                <w:rFonts w:ascii="Tahoma" w:hAnsi="Tahoma"/>
                                <w:w w:val="105"/>
                                <w:sz w:val="20"/>
                                <w:vertAlign w:val="subscript"/>
                              </w:rPr>
                              <w:t>(</w:t>
                            </w:r>
                            <w:r>
                              <w:rPr>
                                <w:rFonts w:ascii="Bookman Old Style" w:hAnsi="Bookman Old Style"/>
                                <w:i/>
                                <w:w w:val="105"/>
                                <w:sz w:val="20"/>
                                <w:vertAlign w:val="subscript"/>
                              </w:rPr>
                              <w:t>u,v</w:t>
                            </w:r>
                            <w:r>
                              <w:rPr>
                                <w:rFonts w:ascii="Tahoma" w:hAnsi="Tahoma"/>
                                <w:w w:val="105"/>
                                <w:sz w:val="20"/>
                                <w:vertAlign w:val="subscript"/>
                              </w:rPr>
                              <w:t>)</w:t>
                            </w:r>
                            <w:r>
                              <w:rPr>
                                <w:w w:val="105"/>
                                <w:sz w:val="20"/>
                              </w:rPr>
                              <w:t>. Each edge in the target commu-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EC5510" id="Text Box 334" o:spid="_x0000_s1162" type="#_x0000_t202" style="position:absolute;left:0;text-align:left;margin-left:385.05pt;margin-top:12.75pt;width:178pt;height:18.85pt;z-index:-2532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" filled="f" stroked="f">
                <v:textbox inset="0,0,0,0">
                  <w:txbxContent>
                    <w:p w14:paraId="606B631A" w14:textId="77777777" w:rsidR="00121D20" w:rsidRDefault="00121D20">
                      <w:pPr>
                        <w:spacing w:line="220" w:lineRule="auto"/>
                        <w:rPr>
                          <w:sz w:val="20"/>
                        </w:rPr>
                      </w:pPr>
                      <w:r>
                        <w:rPr>
                          <w:rFonts w:ascii="Bookman Old Style" w:hAnsi="Bookman Old Style"/>
                          <w:i/>
                          <w:w w:val="105"/>
                          <w:position w:val="-5"/>
                          <w:sz w:val="14"/>
                        </w:rPr>
                        <w:t>v</w:t>
                      </w:r>
                      <w:r>
                        <w:rPr>
                          <w:rFonts w:ascii="Lucida Sans Unicode" w:hAnsi="Lucida Sans Unicode"/>
                          <w:w w:val="105"/>
                          <w:position w:val="-5"/>
                          <w:sz w:val="14"/>
                        </w:rPr>
                        <w:t>∈</w:t>
                      </w:r>
                      <w:r>
                        <w:rPr>
                          <w:rFonts w:ascii="Bookman Old Style" w:hAnsi="Bookman Old Style"/>
                          <w:i/>
                          <w:w w:val="105"/>
                          <w:position w:val="-5"/>
                          <w:sz w:val="14"/>
                        </w:rPr>
                        <w:t>N</w:t>
                      </w:r>
                      <w:r>
                        <w:rPr>
                          <w:rFonts w:ascii="Arial" w:hAnsi="Arial"/>
                          <w:i/>
                          <w:w w:val="105"/>
                          <w:position w:val="-7"/>
                          <w:sz w:val="10"/>
                        </w:rPr>
                        <w:t xml:space="preserve">u </w:t>
                      </w:r>
                      <w:r>
                        <w:rPr>
                          <w:rFonts w:ascii="Bookman Old Style" w:hAnsi="Bookman Old Style"/>
                          <w:i/>
                          <w:w w:val="105"/>
                          <w:sz w:val="20"/>
                        </w:rPr>
                        <w:t>τ</w:t>
                      </w:r>
                      <w:r>
                        <w:rPr>
                          <w:rFonts w:ascii="Tahoma" w:hAnsi="Tahoma"/>
                          <w:w w:val="105"/>
                          <w:sz w:val="20"/>
                          <w:vertAlign w:val="subscript"/>
                        </w:rPr>
                        <w:t>(</w:t>
                      </w:r>
                      <w:r>
                        <w:rPr>
                          <w:rFonts w:ascii="Bookman Old Style" w:hAnsi="Bookman Old Style"/>
                          <w:i/>
                          <w:w w:val="105"/>
                          <w:sz w:val="20"/>
                          <w:vertAlign w:val="subscript"/>
                        </w:rPr>
                        <w:t>u,v</w:t>
                      </w:r>
                      <w:r>
                        <w:rPr>
                          <w:rFonts w:ascii="Tahoma" w:hAnsi="Tahoma"/>
                          <w:w w:val="105"/>
                          <w:sz w:val="20"/>
                          <w:vertAlign w:val="subscript"/>
                        </w:rPr>
                        <w:t>)</w:t>
                      </w:r>
                      <w:r>
                        <w:rPr>
                          <w:w w:val="105"/>
                          <w:sz w:val="20"/>
                        </w:rPr>
                        <w:t>. Each edge in the target commu-</w:t>
                      </w:r>
                    </w:p>
                  </w:txbxContent>
                </v:textbox>
                <w10:wrap anchorx="page"/>
              </v:shape>
            </w:pict>
          </mc:Fallback>
        </mc:AlternateContent>
      </w:r>
      <w:r w:rsidR="00105EDE">
        <w:rPr>
          <w:w w:val="99"/>
          <w:sz w:val="20"/>
        </w:rPr>
        <w:t>The</w:t>
      </w:r>
      <w:r w:rsidR="00105EDE">
        <w:rPr>
          <w:spacing w:val="11"/>
          <w:sz w:val="20"/>
        </w:rPr>
        <w:t xml:space="preserve"> </w:t>
      </w:r>
      <w:r w:rsidR="00105EDE">
        <w:rPr>
          <w:w w:val="99"/>
          <w:sz w:val="20"/>
        </w:rPr>
        <w:t>t</w:t>
      </w:r>
      <w:r w:rsidR="00105EDE">
        <w:rPr>
          <w:spacing w:val="-11"/>
          <w:w w:val="99"/>
          <w:sz w:val="20"/>
        </w:rPr>
        <w:t>i</w:t>
      </w:r>
      <w:r w:rsidR="00105EDE">
        <w:rPr>
          <w:rFonts w:ascii="Arial" w:hAnsi="Arial"/>
          <w:spacing w:val="-200"/>
          <w:w w:val="170"/>
          <w:position w:val="-8"/>
          <w:sz w:val="20"/>
        </w:rPr>
        <w:t>Σ</w:t>
      </w:r>
      <w:r w:rsidR="00105EDE">
        <w:rPr>
          <w:w w:val="99"/>
          <w:sz w:val="20"/>
        </w:rPr>
        <w:t>me</w:t>
      </w:r>
      <w:r w:rsidR="00105EDE">
        <w:rPr>
          <w:spacing w:val="11"/>
          <w:sz w:val="20"/>
        </w:rPr>
        <w:t xml:space="preserve"> </w:t>
      </w:r>
      <w:r w:rsidR="00105EDE">
        <w:rPr>
          <w:w w:val="99"/>
          <w:sz w:val="20"/>
        </w:rPr>
        <w:t>an</w:t>
      </w:r>
      <w:r w:rsidR="00105EDE">
        <w:rPr>
          <w:spacing w:val="-24"/>
          <w:w w:val="99"/>
          <w:sz w:val="20"/>
        </w:rPr>
        <w:t>d</w:t>
      </w:r>
      <w:r w:rsidR="00105EDE">
        <w:rPr>
          <w:rFonts w:ascii="Arial" w:hAnsi="Arial"/>
          <w:spacing w:val="-126"/>
          <w:w w:val="170"/>
          <w:position w:val="-8"/>
          <w:sz w:val="20"/>
        </w:rPr>
        <w:t>Σ</w:t>
      </w:r>
      <w:r w:rsidR="00105EDE">
        <w:rPr>
          <w:w w:val="99"/>
          <w:sz w:val="20"/>
        </w:rPr>
        <w:t>space</w:t>
      </w:r>
      <w:r w:rsidR="00105EDE">
        <w:rPr>
          <w:spacing w:val="11"/>
          <w:sz w:val="20"/>
        </w:rPr>
        <w:t xml:space="preserve"> </w:t>
      </w:r>
      <w:r w:rsidR="00105EDE">
        <w:rPr>
          <w:w w:val="99"/>
          <w:sz w:val="20"/>
        </w:rPr>
        <w:t>compl</w:t>
      </w:r>
      <w:r w:rsidR="00105EDE">
        <w:rPr>
          <w:spacing w:val="-3"/>
          <w:w w:val="99"/>
          <w:sz w:val="20"/>
        </w:rPr>
        <w:t>e</w:t>
      </w:r>
      <w:r w:rsidR="00105EDE">
        <w:rPr>
          <w:w w:val="99"/>
          <w:sz w:val="20"/>
        </w:rPr>
        <w:t>xity</w:t>
      </w:r>
      <w:r w:rsidR="00105EDE">
        <w:rPr>
          <w:spacing w:val="11"/>
          <w:sz w:val="20"/>
        </w:rPr>
        <w:t xml:space="preserve"> </w:t>
      </w:r>
      <w:r w:rsidR="00105EDE">
        <w:rPr>
          <w:w w:val="99"/>
          <w:sz w:val="20"/>
        </w:rPr>
        <w:t>of</w:t>
      </w:r>
      <w:r w:rsidR="00105EDE">
        <w:rPr>
          <w:spacing w:val="11"/>
          <w:sz w:val="20"/>
        </w:rPr>
        <w:t xml:space="preserve"> </w:t>
      </w:r>
      <w:r w:rsidR="00105EDE">
        <w:rPr>
          <w:rFonts w:ascii="Bookman Old Style" w:hAnsi="Bookman Old Style"/>
          <w:i/>
          <w:w w:val="96"/>
          <w:sz w:val="20"/>
        </w:rPr>
        <w:t>union</w:t>
      </w:r>
      <w:del w:id="890" w:author="Rick" w:date="2019-04-10T12:29:00Z">
        <w:r w:rsidR="00105EDE" w:rsidDel="00354D01">
          <w:rPr>
            <w:rFonts w:ascii="Bookman Old Style" w:hAnsi="Bookman Old Style"/>
            <w:i/>
            <w:spacing w:val="-31"/>
            <w:sz w:val="20"/>
          </w:rPr>
          <w:delText xml:space="preserve"> </w:delText>
        </w:r>
      </w:del>
      <w:r w:rsidR="00105EDE">
        <w:rPr>
          <w:rFonts w:ascii="Lucida Sans Unicode" w:hAnsi="Lucida Sans Unicode"/>
          <w:w w:val="97"/>
          <w:sz w:val="20"/>
        </w:rPr>
        <w:t>−</w:t>
      </w:r>
      <w:del w:id="891" w:author="Rick" w:date="2019-04-10T12:29:00Z">
        <w:r w:rsidR="00105EDE" w:rsidDel="00354D01">
          <w:rPr>
            <w:rFonts w:ascii="Lucida Sans Unicode" w:hAnsi="Lucida Sans Unicode"/>
            <w:spacing w:val="-34"/>
            <w:sz w:val="20"/>
          </w:rPr>
          <w:delText xml:space="preserve"> </w:delText>
        </w:r>
      </w:del>
      <w:r w:rsidR="00105EDE">
        <w:rPr>
          <w:rFonts w:ascii="Bookman Old Style" w:hAnsi="Bookman Old Style"/>
          <w:i/>
          <w:w w:val="101"/>
          <w:sz w:val="20"/>
        </w:rPr>
        <w:t>inte</w:t>
      </w:r>
      <w:r w:rsidR="00105EDE">
        <w:rPr>
          <w:rFonts w:ascii="Bookman Old Style" w:hAnsi="Bookman Old Style"/>
          <w:i/>
          <w:spacing w:val="5"/>
          <w:w w:val="101"/>
          <w:sz w:val="20"/>
        </w:rPr>
        <w:t>r</w:t>
      </w:r>
      <w:r w:rsidR="00105EDE">
        <w:rPr>
          <w:rFonts w:ascii="Bookman Old Style" w:hAnsi="Bookman Old Style"/>
          <w:i/>
          <w:w w:val="90"/>
          <w:sz w:val="20"/>
        </w:rPr>
        <w:t>sect</w:t>
      </w:r>
      <w:ins w:id="892" w:author="Rick" w:date="2019-04-10T12:29:00Z">
        <w:r w:rsidR="00354D01">
          <w:rPr>
            <w:rFonts w:ascii="Bookman Old Style" w:hAnsi="Bookman Old Style"/>
            <w:i/>
            <w:w w:val="90"/>
            <w:sz w:val="20"/>
          </w:rPr>
          <w:t>ion</w:t>
        </w:r>
      </w:ins>
      <w:r w:rsidR="00105EDE">
        <w:rPr>
          <w:rFonts w:ascii="Bookman Old Style" w:hAnsi="Bookman Old Style"/>
          <w:i/>
          <w:spacing w:val="1"/>
          <w:sz w:val="20"/>
        </w:rPr>
        <w:t xml:space="preserve"> </w:t>
      </w:r>
      <w:r w:rsidR="00105EDE">
        <w:rPr>
          <w:w w:val="99"/>
          <w:sz w:val="20"/>
        </w:rPr>
        <w:t>algo-</w:t>
      </w:r>
    </w:p>
    <w:p w14:paraId="3B90BE45" w14:textId="77777777" w:rsidR="00187908" w:rsidRDefault="00187908">
      <w:pPr>
        <w:pStyle w:val="BodyText"/>
        <w:spacing w:before="9"/>
        <w:rPr>
          <w:sz w:val="5"/>
        </w:rPr>
      </w:pPr>
    </w:p>
    <w:p w14:paraId="3AE02EE4" w14:textId="6437674E" w:rsidR="00187908" w:rsidRDefault="00F51443">
      <w:pPr>
        <w:pStyle w:val="BodyText"/>
        <w:ind w:left="1008"/>
      </w:pPr>
      <w:r>
        <w:rPr>
          <w:noProof/>
          <w:lang w:val="en-IN" w:eastAsia="en-IN" w:bidi="hi-IN"/>
        </w:rPr>
        <mc:AlternateContent>
          <mc:Choice Requires="wps">
            <w:drawing>
              <wp:inline distT="0" distB="0" distL="0" distR="0" wp14:anchorId="2888333C" wp14:editId="375F75CF">
                <wp:extent cx="207645" cy="153670"/>
                <wp:effectExtent l="0" t="0" r="0" b="2540"/>
                <wp:docPr id="33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FEDC1" w14:textId="77777777" w:rsidR="00121D20" w:rsidRDefault="00121D20">
                            <w:pPr>
                              <w:spacing w:line="171" w:lineRule="exact"/>
                              <w:rPr>
                                <w:rFonts w:ascii="Bookman Old Style" w:hAnsi="Bookman Old Style"/>
                                <w:i/>
                                <w:sz w:val="14"/>
                              </w:rPr>
                            </w:pPr>
                            <w:r>
                              <w:rPr>
                                <w:rFonts w:ascii="Bookman Old Style" w:hAnsi="Bookman Old Style"/>
                                <w:i/>
                                <w:w w:val="105"/>
                                <w:sz w:val="14"/>
                              </w:rPr>
                              <w:t>u</w:t>
                            </w:r>
                            <w:r>
                              <w:rPr>
                                <w:rFonts w:ascii="Lucida Sans Unicode" w:hAnsi="Lucida Sans Unicode"/>
                                <w:w w:val="105"/>
                                <w:sz w:val="14"/>
                              </w:rPr>
                              <w:t>∈</w:t>
                            </w:r>
                            <w:r>
                              <w:rPr>
                                <w:rFonts w:ascii="Bookman Old Style" w:hAnsi="Bookman Old Style"/>
                                <w:i/>
                                <w:w w:val="105"/>
                                <w:sz w:val="14"/>
                              </w:rPr>
                              <w:t>Q</w:t>
                            </w:r>
                          </w:p>
                        </w:txbxContent>
                      </wps:txbx>
                      <wps:bodyPr rot="0" vert="horz" wrap="square" lIns="0" tIns="0" rIns="0" bIns="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88333C" id="Text Box 333" o:spid="_x0000_s1163" type="#_x0000_t202" style="width:16.35pt;height:1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" filled="f" stroked="f">
                <v:textbox inset="0,0,0,0">
                  <w:txbxContent>
                    <w:p w14:paraId="4A4FEDC1" w14:textId="77777777" w:rsidR="00121D20" w:rsidRDefault="00121D20">
                      <w:pPr>
                        <w:spacing w:line="171" w:lineRule="exact"/>
                        <w:rPr>
                          <w:rFonts w:ascii="Bookman Old Style" w:hAnsi="Bookman Old Style"/>
                          <w:i/>
                          <w:sz w:val="14"/>
                        </w:rPr>
                      </w:pPr>
                      <w:r>
                        <w:rPr>
                          <w:rFonts w:ascii="Bookman Old Style" w:hAnsi="Bookman Old Style"/>
                          <w:i/>
                          <w:w w:val="105"/>
                          <w:sz w:val="14"/>
                        </w:rPr>
                        <w:t>u</w:t>
                      </w:r>
                      <w:r>
                        <w:rPr>
                          <w:rFonts w:ascii="Lucida Sans Unicode" w:hAnsi="Lucida Sans Unicode"/>
                          <w:w w:val="105"/>
                          <w:sz w:val="14"/>
                        </w:rPr>
                        <w:t>∈</w:t>
                      </w:r>
                      <w:r>
                        <w:rPr>
                          <w:rFonts w:ascii="Bookman Old Style" w:hAnsi="Bookman Old Style"/>
                          <w:i/>
                          <w:w w:val="105"/>
                          <w:sz w:val="14"/>
                        </w:rPr>
                        <w:t>Q</w:t>
                      </w:r>
                    </w:p>
                  </w:txbxContent>
                </v:textbox>
                <w10:anchorlock/>
              </v:shape>
            </w:pict>
          </mc:Fallback>
        </mc:AlternateContent>
      </w:r>
    </w:p>
    <w:p w14:paraId="4573A1CA" w14:textId="77777777" w:rsidR="00187908" w:rsidRDefault="00187908">
      <w:pPr>
        <w:sectPr w:rsidR="00187908">
          <w:pgSz w:w="12240" w:h="15840"/>
          <w:pgMar w:top="920" w:right="0" w:bottom="280" w:left="820" w:header="720" w:footer="720" w:gutter="0"/>
          <w:cols w:num="2" w:space="720" w:equalWidth="0">
            <w:col w:w="5221" w:space="71"/>
            <w:col w:w="6128"/>
          </w:cols>
        </w:sectPr>
      </w:pPr>
    </w:p>
    <w:p w14:paraId="0012AEBC" w14:textId="77777777" w:rsidR="00187908" w:rsidRDefault="00105EDE">
      <w:pPr>
        <w:tabs>
          <w:tab w:val="left" w:pos="665"/>
        </w:tabs>
        <w:spacing w:line="103" w:lineRule="exact"/>
        <w:ind w:left="127"/>
        <w:rPr>
          <w:b/>
          <w:sz w:val="20"/>
        </w:rPr>
      </w:pPr>
      <w:r>
        <w:rPr>
          <w:b/>
          <w:sz w:val="14"/>
        </w:rPr>
        <w:t>15</w:t>
      </w:r>
      <w:r>
        <w:rPr>
          <w:b/>
          <w:sz w:val="14"/>
        </w:rPr>
        <w:tab/>
      </w:r>
      <w:r>
        <w:rPr>
          <w:b/>
          <w:sz w:val="20"/>
        </w:rPr>
        <w:t>end</w:t>
      </w:r>
    </w:p>
    <w:p w14:paraId="67C6086F" w14:textId="77777777" w:rsidR="00187908" w:rsidRDefault="00105EDE">
      <w:pPr>
        <w:tabs>
          <w:tab w:val="left" w:pos="665"/>
        </w:tabs>
        <w:spacing w:before="7" w:line="230" w:lineRule="exact"/>
        <w:ind w:left="127"/>
        <w:rPr>
          <w:rFonts w:ascii="Bookman Old Style"/>
          <w:i/>
          <w:sz w:val="20"/>
        </w:rPr>
      </w:pPr>
      <w:r>
        <w:rPr>
          <w:b/>
          <w:sz w:val="14"/>
        </w:rPr>
        <w:t>16</w:t>
      </w:r>
      <w:r>
        <w:rPr>
          <w:b/>
          <w:sz w:val="14"/>
        </w:rPr>
        <w:tab/>
      </w:r>
      <w:r>
        <w:rPr>
          <w:b/>
          <w:sz w:val="20"/>
        </w:rPr>
        <w:t>return</w:t>
      </w:r>
      <w:r>
        <w:rPr>
          <w:b/>
          <w:spacing w:val="6"/>
          <w:sz w:val="20"/>
        </w:rPr>
        <w:t xml:space="preserve"> </w:t>
      </w:r>
      <w:r>
        <w:rPr>
          <w:rFonts w:ascii="Bookman Old Style"/>
          <w:i/>
          <w:spacing w:val="5"/>
          <w:sz w:val="20"/>
        </w:rPr>
        <w:t>SS</w:t>
      </w:r>
    </w:p>
    <w:p w14:paraId="333E75A0" w14:textId="5DB621DA" w:rsidR="00187908" w:rsidRDefault="00105EDE">
      <w:pPr>
        <w:pStyle w:val="BodyText"/>
        <w:spacing w:line="78" w:lineRule="exact"/>
        <w:ind w:left="127"/>
      </w:pPr>
      <w:r>
        <w:br w:type="column"/>
      </w:r>
      <w:r>
        <w:t>nities</w:t>
      </w:r>
      <w:r>
        <w:rPr>
          <w:spacing w:val="-4"/>
        </w:rPr>
        <w:t xml:space="preserve"> </w:t>
      </w:r>
      <w:r>
        <w:t>will</w:t>
      </w:r>
      <w:r>
        <w:rPr>
          <w:spacing w:val="-4"/>
        </w:rPr>
        <w:t xml:space="preserve"> </w:t>
      </w:r>
      <w:r>
        <w:t>only</w:t>
      </w:r>
      <w:r>
        <w:rPr>
          <w:spacing w:val="-4"/>
        </w:rPr>
        <w:t xml:space="preserve"> </w:t>
      </w:r>
      <w:r>
        <w:t>be</w:t>
      </w:r>
      <w:r>
        <w:rPr>
          <w:spacing w:val="-3"/>
        </w:rPr>
        <w:t xml:space="preserve"> </w:t>
      </w:r>
      <w:r>
        <w:t>accessed</w:t>
      </w:r>
      <w:r>
        <w:rPr>
          <w:spacing w:val="-4"/>
        </w:rPr>
        <w:t xml:space="preserve"> </w:t>
      </w:r>
      <w:r>
        <w:t>exactly</w:t>
      </w:r>
      <w:r>
        <w:rPr>
          <w:spacing w:val="-4"/>
        </w:rPr>
        <w:t xml:space="preserve"> </w:t>
      </w:r>
      <w:r>
        <w:t>once,</w:t>
      </w:r>
      <w:r>
        <w:rPr>
          <w:spacing w:val="-4"/>
        </w:rPr>
        <w:t xml:space="preserve"> </w:t>
      </w:r>
      <w:r>
        <w:t>so</w:t>
      </w:r>
      <w:ins w:id="893" w:author="Rick" w:date="2019-04-10T12:43:00Z">
        <w:r w:rsidR="0066662A">
          <w:t>,</w:t>
        </w:r>
      </w:ins>
      <w:r>
        <w:rPr>
          <w:spacing w:val="-3"/>
        </w:rPr>
        <w:t xml:space="preserve"> </w:t>
      </w:r>
      <w:r>
        <w:t>the</w:t>
      </w:r>
      <w:r>
        <w:rPr>
          <w:spacing w:val="-4"/>
        </w:rPr>
        <w:t xml:space="preserve"> </w:t>
      </w:r>
      <w:r>
        <w:t>time</w:t>
      </w:r>
      <w:r>
        <w:rPr>
          <w:spacing w:val="-4"/>
        </w:rPr>
        <w:t xml:space="preserve"> </w:t>
      </w:r>
      <w:r>
        <w:t>and</w:t>
      </w:r>
      <w:r>
        <w:rPr>
          <w:spacing w:val="-4"/>
        </w:rPr>
        <w:t xml:space="preserve"> </w:t>
      </w:r>
      <w:r>
        <w:t>space</w:t>
      </w:r>
    </w:p>
    <w:p w14:paraId="7E33406E" w14:textId="6761918A" w:rsidR="00187908" w:rsidRDefault="00F51443">
      <w:pPr>
        <w:tabs>
          <w:tab w:val="left" w:pos="2816"/>
          <w:tab w:val="left" w:pos="3397"/>
          <w:tab w:val="left" w:pos="4834"/>
        </w:tabs>
        <w:spacing w:line="263" w:lineRule="exact"/>
        <w:ind w:left="127"/>
        <w:rPr>
          <w:sz w:val="20"/>
        </w:rPr>
      </w:pPr>
      <w:r>
        <w:rPr>
          <w:noProof/>
          <w:lang w:val="en-IN" w:eastAsia="en-IN" w:bidi="hi-IN"/>
        </w:rPr>
        <mc:AlternateContent>
          <mc:Choice Requires="wps">
            <w:drawing>
              <wp:anchor distT="0" distB="0" distL="114300" distR="114300" simplePos="0" relativeHeight="250052608" behindDoc="1" locked="0" layoutInCell="1" allowOverlap="1" wp14:anchorId="1CA3EFC1" wp14:editId="2B26B7C8">
                <wp:simplePos x="0" y="0"/>
                <wp:positionH relativeFrom="page">
                  <wp:posOffset>5535930</wp:posOffset>
                </wp:positionH>
                <wp:positionV relativeFrom="paragraph">
                  <wp:posOffset>-60960</wp:posOffset>
                </wp:positionV>
                <wp:extent cx="1394460" cy="472440"/>
                <wp:effectExtent l="0" t="0" r="0" b="0"/>
                <wp:wrapNone/>
                <wp:docPr id="333"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0021B" w14:textId="77777777" w:rsidR="00121D20" w:rsidRDefault="00121D20">
                            <w:pPr>
                              <w:pStyle w:val="BodyText"/>
                              <w:tabs>
                                <w:tab w:val="left" w:pos="580"/>
                                <w:tab w:val="left" w:pos="2028"/>
                              </w:tabs>
                              <w:spacing w:line="196" w:lineRule="exact"/>
                              <w:rPr>
                                <w:rFonts w:ascii="Arial" w:hAnsi="Arial"/>
                              </w:rPr>
                            </w:pPr>
                            <w:r>
                              <w:rPr>
                                <w:rFonts w:ascii="Arial" w:hAnsi="Arial"/>
                                <w:w w:val="160"/>
                              </w:rPr>
                              <w:t>Σ</w:t>
                            </w:r>
                            <w:r>
                              <w:rPr>
                                <w:rFonts w:ascii="Arial" w:hAnsi="Arial"/>
                                <w:w w:val="160"/>
                              </w:rPr>
                              <w:tab/>
                              <w:t>Σ</w:t>
                            </w:r>
                            <w:r>
                              <w:rPr>
                                <w:rFonts w:ascii="Arial" w:hAnsi="Arial"/>
                                <w:w w:val="160"/>
                              </w:rPr>
                              <w:tab/>
                            </w:r>
                            <w:r>
                              <w:rPr>
                                <w:rFonts w:ascii="Arial" w:hAnsi="Arial"/>
                                <w:spacing w:val="-19"/>
                                <w:w w:val="130"/>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A3EFC1" id="Text Box 332" o:spid="_x0000_s1164" type="#_x0000_t202" style="position:absolute;left:0;text-align:left;margin-left:435.9pt;margin-top:-4.8pt;width:109.8pt;height:37.2pt;z-index:-2532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" filled="f" stroked="f">
                <v:textbox inset="0,0,0,0">
                  <w:txbxContent>
                    <w:p w14:paraId="5AE0021B" w14:textId="77777777" w:rsidR="00121D20" w:rsidRDefault="00121D20">
                      <w:pPr>
                        <w:pStyle w:val="BodyText"/>
                        <w:tabs>
                          <w:tab w:val="left" w:pos="580"/>
                          <w:tab w:val="left" w:pos="2028"/>
                        </w:tabs>
                        <w:spacing w:line="196" w:lineRule="exact"/>
                        <w:rPr>
                          <w:rFonts w:ascii="Arial" w:hAnsi="Arial"/>
                        </w:rPr>
                      </w:pPr>
                      <w:r>
                        <w:rPr>
                          <w:rFonts w:ascii="Arial" w:hAnsi="Arial"/>
                          <w:w w:val="160"/>
                        </w:rPr>
                        <w:t>Σ</w:t>
                      </w:r>
                      <w:r>
                        <w:rPr>
                          <w:rFonts w:ascii="Arial" w:hAnsi="Arial"/>
                          <w:w w:val="160"/>
                        </w:rPr>
                        <w:tab/>
                        <w:t>Σ</w:t>
                      </w:r>
                      <w:r>
                        <w:rPr>
                          <w:rFonts w:ascii="Arial" w:hAnsi="Arial"/>
                          <w:w w:val="160"/>
                        </w:rPr>
                        <w:tab/>
                      </w:r>
                      <w:r>
                        <w:rPr>
                          <w:rFonts w:ascii="Arial" w:hAnsi="Arial"/>
                          <w:spacing w:val="-19"/>
                          <w:w w:val="130"/>
                        </w:rPr>
                        <w:t>S</w:t>
                      </w:r>
                    </w:p>
                  </w:txbxContent>
                </v:textbox>
                <w10:wrap anchorx="page"/>
              </v:shape>
            </w:pict>
          </mc:Fallback>
        </mc:AlternateContent>
      </w:r>
      <w:r w:rsidR="00105EDE">
        <w:rPr>
          <w:w w:val="99"/>
          <w:sz w:val="20"/>
        </w:rPr>
        <w:t>compl</w:t>
      </w:r>
      <w:r w:rsidR="00105EDE">
        <w:rPr>
          <w:spacing w:val="-31"/>
          <w:w w:val="99"/>
          <w:sz w:val="20"/>
        </w:rPr>
        <w:t>e</w:t>
      </w:r>
      <w:bookmarkStart w:id="894" w:name="Evaluations"/>
      <w:bookmarkStart w:id="895" w:name="_bookmark16"/>
      <w:bookmarkStart w:id="896" w:name="_bookmark17"/>
      <w:bookmarkEnd w:id="894"/>
      <w:bookmarkEnd w:id="895"/>
      <w:bookmarkEnd w:id="896"/>
      <w:r w:rsidR="00105EDE">
        <w:rPr>
          <w:rFonts w:ascii="Arial" w:hAnsi="Arial"/>
          <w:spacing w:val="-139"/>
          <w:w w:val="124"/>
          <w:position w:val="-8"/>
          <w:sz w:val="20"/>
        </w:rPr>
        <w:t>S</w:t>
      </w:r>
      <w:r w:rsidR="00105EDE">
        <w:rPr>
          <w:w w:val="99"/>
          <w:sz w:val="20"/>
        </w:rPr>
        <w:t>xity</w:t>
      </w:r>
      <w:r w:rsidR="00105EDE">
        <w:rPr>
          <w:spacing w:val="21"/>
          <w:sz w:val="20"/>
        </w:rPr>
        <w:t xml:space="preserve"> </w:t>
      </w:r>
      <w:r w:rsidR="00105EDE">
        <w:rPr>
          <w:w w:val="99"/>
          <w:sz w:val="20"/>
        </w:rPr>
        <w:t>for</w:t>
      </w:r>
      <w:r w:rsidR="00105EDE">
        <w:rPr>
          <w:spacing w:val="21"/>
          <w:sz w:val="20"/>
        </w:rPr>
        <w:t xml:space="preserve"> </w:t>
      </w:r>
      <w:r w:rsidR="00105EDE">
        <w:rPr>
          <w:w w:val="99"/>
          <w:sz w:val="20"/>
        </w:rPr>
        <w:t>the</w:t>
      </w:r>
      <w:r w:rsidR="00105EDE">
        <w:rPr>
          <w:spacing w:val="21"/>
          <w:sz w:val="20"/>
        </w:rPr>
        <w:t xml:space="preserve"> </w:t>
      </w:r>
      <w:r w:rsidR="00105EDE">
        <w:rPr>
          <w:w w:val="99"/>
          <w:sz w:val="20"/>
        </w:rPr>
        <w:t>search</w:t>
      </w:r>
      <w:r w:rsidR="00105EDE">
        <w:rPr>
          <w:spacing w:val="21"/>
          <w:sz w:val="20"/>
        </w:rPr>
        <w:t xml:space="preserve"> </w:t>
      </w:r>
      <w:r w:rsidR="00105EDE">
        <w:rPr>
          <w:w w:val="99"/>
          <w:sz w:val="20"/>
        </w:rPr>
        <w:t>ar</w:t>
      </w:r>
      <w:ins w:id="897" w:author="Rick" w:date="2019-04-10T12:43:00Z">
        <w:r w:rsidR="0066662A">
          <w:rPr>
            <w:w w:val="99"/>
            <w:sz w:val="20"/>
          </w:rPr>
          <w:t>e</w:t>
        </w:r>
        <w:r w:rsidR="0066662A">
          <w:rPr>
            <w:sz w:val="20"/>
          </w:rPr>
          <w:t xml:space="preserve"> </w:t>
        </w:r>
      </w:ins>
      <w:del w:id="898" w:author="Rick" w:date="2019-04-10T12:43:00Z">
        <w:r w:rsidR="00105EDE" w:rsidDel="0066662A">
          <w:rPr>
            <w:w w:val="99"/>
            <w:sz w:val="20"/>
          </w:rPr>
          <w:delText>e</w:delText>
        </w:r>
        <w:r w:rsidR="00105EDE" w:rsidDel="0066662A">
          <w:rPr>
            <w:sz w:val="20"/>
          </w:rPr>
          <w:tab/>
        </w:r>
      </w:del>
      <w:r w:rsidR="00105EDE">
        <w:rPr>
          <w:rFonts w:ascii="Bookman Old Style" w:hAnsi="Bookman Old Style"/>
          <w:i/>
          <w:w w:val="108"/>
          <w:position w:val="-5"/>
          <w:sz w:val="14"/>
        </w:rPr>
        <w:t>u</w:t>
      </w:r>
      <w:r w:rsidR="00105EDE">
        <w:rPr>
          <w:rFonts w:ascii="Lucida Sans Unicode" w:hAnsi="Lucida Sans Unicode"/>
          <w:w w:val="96"/>
          <w:position w:val="-5"/>
          <w:sz w:val="14"/>
        </w:rPr>
        <w:t>∈</w:t>
      </w:r>
      <w:r w:rsidR="00105EDE">
        <w:rPr>
          <w:rFonts w:ascii="Bookman Old Style" w:hAnsi="Bookman Old Style"/>
          <w:i/>
          <w:w w:val="114"/>
          <w:position w:val="-5"/>
          <w:sz w:val="14"/>
        </w:rPr>
        <w:t>Q</w:t>
      </w:r>
      <w:r w:rsidR="00105EDE">
        <w:rPr>
          <w:rFonts w:ascii="Bookman Old Style" w:hAnsi="Bookman Old Style"/>
          <w:i/>
          <w:position w:val="-5"/>
          <w:sz w:val="14"/>
        </w:rPr>
        <w:tab/>
      </w:r>
      <w:r w:rsidR="00105EDE">
        <w:rPr>
          <w:rFonts w:ascii="Bookman Old Style" w:hAnsi="Bookman Old Style"/>
          <w:i/>
          <w:spacing w:val="5"/>
          <w:w w:val="105"/>
          <w:position w:val="-5"/>
          <w:sz w:val="14"/>
        </w:rPr>
        <w:t>v</w:t>
      </w:r>
      <w:r w:rsidR="00105EDE">
        <w:rPr>
          <w:rFonts w:ascii="Lucida Sans Unicode" w:hAnsi="Lucida Sans Unicode"/>
          <w:w w:val="96"/>
          <w:position w:val="-5"/>
          <w:sz w:val="14"/>
        </w:rPr>
        <w:t>∈</w:t>
      </w:r>
      <w:r w:rsidR="00105EDE">
        <w:rPr>
          <w:rFonts w:ascii="Bookman Old Style" w:hAnsi="Bookman Old Style"/>
          <w:i/>
          <w:w w:val="125"/>
          <w:position w:val="-5"/>
          <w:sz w:val="14"/>
        </w:rPr>
        <w:t>N</w:t>
      </w:r>
      <w:r w:rsidR="00105EDE">
        <w:rPr>
          <w:rFonts w:ascii="Arial" w:hAnsi="Arial"/>
          <w:i/>
          <w:w w:val="151"/>
          <w:position w:val="-7"/>
          <w:sz w:val="10"/>
        </w:rPr>
        <w:t>u</w:t>
      </w:r>
      <w:r w:rsidR="00105EDE">
        <w:rPr>
          <w:rFonts w:ascii="Arial" w:hAnsi="Arial"/>
          <w:i/>
          <w:position w:val="-7"/>
          <w:sz w:val="10"/>
        </w:rPr>
        <w:t xml:space="preserve"> </w:t>
      </w:r>
      <w:r w:rsidR="00105EDE">
        <w:rPr>
          <w:rFonts w:ascii="Arial" w:hAnsi="Arial"/>
          <w:i/>
          <w:spacing w:val="-3"/>
          <w:position w:val="-7"/>
          <w:sz w:val="10"/>
        </w:rPr>
        <w:t xml:space="preserve"> </w:t>
      </w:r>
      <w:r w:rsidR="00105EDE">
        <w:rPr>
          <w:rFonts w:ascii="Bookman Old Style" w:hAnsi="Bookman Old Style"/>
          <w:i/>
          <w:w w:val="116"/>
          <w:sz w:val="20"/>
        </w:rPr>
        <w:t>τ</w:t>
      </w:r>
      <w:r w:rsidR="00105EDE">
        <w:rPr>
          <w:rFonts w:ascii="Tahoma" w:hAnsi="Tahoma"/>
          <w:w w:val="108"/>
          <w:sz w:val="20"/>
          <w:vertAlign w:val="subscript"/>
        </w:rPr>
        <w:t>(</w:t>
      </w:r>
      <w:r w:rsidR="00105EDE">
        <w:rPr>
          <w:rFonts w:ascii="Bookman Old Style" w:hAnsi="Bookman Old Style"/>
          <w:i/>
          <w:w w:val="99"/>
          <w:sz w:val="20"/>
          <w:vertAlign w:val="subscript"/>
        </w:rPr>
        <w:t>u,</w:t>
      </w:r>
      <w:r w:rsidR="00105EDE">
        <w:rPr>
          <w:rFonts w:ascii="Bookman Old Style" w:hAnsi="Bookman Old Style"/>
          <w:i/>
          <w:spacing w:val="5"/>
          <w:w w:val="99"/>
          <w:sz w:val="20"/>
          <w:vertAlign w:val="subscript"/>
        </w:rPr>
        <w:t>v</w:t>
      </w:r>
      <w:r w:rsidR="00105EDE">
        <w:rPr>
          <w:rFonts w:ascii="Tahoma" w:hAnsi="Tahoma"/>
          <w:w w:val="108"/>
          <w:sz w:val="20"/>
          <w:vertAlign w:val="subscript"/>
        </w:rPr>
        <w:t>)</w:t>
      </w:r>
      <w:r w:rsidR="00105EDE">
        <w:rPr>
          <w:rFonts w:ascii="Tahoma" w:hAnsi="Tahoma"/>
          <w:spacing w:val="-7"/>
          <w:sz w:val="20"/>
        </w:rPr>
        <w:t xml:space="preserve"> </w:t>
      </w:r>
      <w:r w:rsidR="00105EDE">
        <w:rPr>
          <w:rFonts w:ascii="Arial" w:hAnsi="Arial"/>
          <w:w w:val="132"/>
          <w:sz w:val="20"/>
        </w:rPr>
        <w:t>+</w:t>
      </w:r>
      <w:r w:rsidR="00105EDE">
        <w:rPr>
          <w:rFonts w:ascii="Arial" w:hAnsi="Arial"/>
          <w:spacing w:val="-10"/>
          <w:sz w:val="20"/>
        </w:rPr>
        <w:t xml:space="preserve"> </w:t>
      </w:r>
      <w:r w:rsidR="00105EDE">
        <w:rPr>
          <w:rFonts w:ascii="Lucida Sans Unicode" w:hAnsi="Lucida Sans Unicode"/>
          <w:w w:val="73"/>
          <w:sz w:val="20"/>
        </w:rPr>
        <w:t>|</w:t>
      </w:r>
      <w:del w:id="899" w:author="Rick" w:date="2019-04-10T12:43:00Z">
        <w:r w:rsidR="00105EDE" w:rsidDel="0066662A">
          <w:rPr>
            <w:rFonts w:ascii="Lucida Sans Unicode" w:hAnsi="Lucida Sans Unicode"/>
            <w:sz w:val="20"/>
          </w:rPr>
          <w:tab/>
        </w:r>
      </w:del>
      <w:r w:rsidR="00105EDE">
        <w:rPr>
          <w:rFonts w:ascii="Bookman Old Style" w:hAnsi="Bookman Old Style"/>
          <w:i/>
          <w:w w:val="98"/>
          <w:sz w:val="20"/>
        </w:rPr>
        <w:t>C</w:t>
      </w:r>
      <w:r w:rsidR="00105EDE">
        <w:rPr>
          <w:rFonts w:ascii="Bookman Old Style" w:hAnsi="Bookman Old Style"/>
          <w:i/>
          <w:spacing w:val="10"/>
          <w:w w:val="131"/>
          <w:sz w:val="20"/>
          <w:vertAlign w:val="subscript"/>
        </w:rPr>
        <w:t>i</w:t>
      </w:r>
      <w:r w:rsidR="00105EDE">
        <w:rPr>
          <w:rFonts w:ascii="Lucida Sans Unicode" w:hAnsi="Lucida Sans Unicode"/>
          <w:w w:val="73"/>
          <w:sz w:val="20"/>
        </w:rPr>
        <w:t>|</w:t>
      </w:r>
      <w:r w:rsidR="00105EDE">
        <w:rPr>
          <w:w w:val="99"/>
          <w:sz w:val="20"/>
        </w:rPr>
        <w:t>,</w:t>
      </w:r>
    </w:p>
    <w:p w14:paraId="0F3BBCD7" w14:textId="77777777" w:rsidR="00187908" w:rsidRDefault="00187908">
      <w:pPr>
        <w:spacing w:line="263" w:lineRule="exact"/>
        <w:rPr>
          <w:sz w:val="20"/>
        </w:rPr>
        <w:sectPr w:rsidR="00187908">
          <w:type w:val="continuous"/>
          <w:pgSz w:w="12240" w:h="15840"/>
          <w:pgMar w:top="900" w:right="0" w:bottom="280" w:left="820" w:header="720" w:footer="720" w:gutter="0"/>
          <w:cols w:num="2" w:space="720" w:equalWidth="0">
            <w:col w:w="1578" w:space="3714"/>
            <w:col w:w="6128"/>
          </w:cols>
        </w:sectPr>
      </w:pPr>
    </w:p>
    <w:p w14:paraId="01C847C5" w14:textId="77777777" w:rsidR="00187908" w:rsidRDefault="00105EDE">
      <w:pPr>
        <w:spacing w:before="10"/>
        <w:ind w:left="119"/>
        <w:rPr>
          <w:b/>
          <w:sz w:val="20"/>
        </w:rPr>
      </w:pPr>
      <w:r>
        <w:rPr>
          <w:b/>
          <w:sz w:val="14"/>
        </w:rPr>
        <w:t xml:space="preserve">17 </w:t>
      </w:r>
      <w:r>
        <w:rPr>
          <w:b/>
          <w:sz w:val="20"/>
        </w:rPr>
        <w:t>end</w:t>
      </w:r>
    </w:p>
    <w:p w14:paraId="7B7604DD" w14:textId="77777777" w:rsidR="00187908" w:rsidRDefault="00187908">
      <w:pPr>
        <w:pStyle w:val="BodyText"/>
        <w:spacing w:before="11"/>
        <w:rPr>
          <w:b/>
          <w:sz w:val="5"/>
        </w:rPr>
      </w:pPr>
    </w:p>
    <w:p w14:paraId="79A58A3F" w14:textId="56C09121" w:rsidR="00187908" w:rsidRDefault="00F51443">
      <w:pPr>
        <w:pStyle w:val="BodyText"/>
        <w:spacing w:line="20" w:lineRule="exact"/>
        <w:ind w:left="151" w:right="-29"/>
        <w:rPr>
          <w:sz w:val="2"/>
        </w:rPr>
      </w:pPr>
      <w:r>
        <w:rPr>
          <w:noProof/>
          <w:sz w:val="2"/>
          <w:lang w:val="en-IN" w:eastAsia="en-IN" w:bidi="hi-IN"/>
        </w:rPr>
        <mc:AlternateContent>
          <mc:Choice Requires="wpg">
            <w:drawing>
              <wp:inline distT="0" distB="0" distL="0" distR="0" wp14:anchorId="5831730A" wp14:editId="0B019512">
                <wp:extent cx="3188970" cy="10160"/>
                <wp:effectExtent l="6985" t="635" r="4445" b="8255"/>
                <wp:docPr id="331"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0160"/>
                          <a:chOff x="0" y="0"/>
                          <a:chExt cx="5022" cy="16"/>
                        </a:xfrm>
                      </wpg:grpSpPr>
                      <wps:wsp>
                        <wps:cNvPr id="332" name="Line 331"/>
                        <wps:cNvCnPr>
                          <a:cxnSpLocks noChangeShapeType="1"/>
                        </wps:cNvCnPr>
                        <wps:spPr bwMode="auto">
                          <a:xfrm>
                            <a:off x="0" y="8"/>
                            <a:ext cx="5021"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F4D32A" id="Group 330" o:spid="_x0000_s1026" style="width:251.1pt;height:.8pt;mso-position-horizontal-relative:char;mso-position-vertical-relative:line" coordsize="50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">
                <v:line id="Line 331" o:spid="_x0000_s1027" style="position:absolute;visibility:visible;mso-wrap-style:square" from="0,8" to="50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" strokeweight=".28117mm"/>
                <w10:anchorlock/>
              </v:group>
            </w:pict>
          </mc:Fallback>
        </mc:AlternateContent>
      </w:r>
    </w:p>
    <w:p w14:paraId="5EB57C4F" w14:textId="15291682" w:rsidR="00187908" w:rsidRDefault="00105EDE">
      <w:pPr>
        <w:pStyle w:val="BodyText"/>
        <w:spacing w:before="222"/>
        <w:ind w:left="358"/>
      </w:pPr>
      <w:r>
        <w:t xml:space="preserve">The time and space complexity for </w:t>
      </w:r>
      <w:ins w:id="900" w:author="Rick" w:date="2019-04-10T12:31:00Z">
        <w:r w:rsidR="00354D01">
          <w:t xml:space="preserve">the </w:t>
        </w:r>
      </w:ins>
      <w:r>
        <w:t xml:space="preserve">collecting ancestor </w:t>
      </w:r>
      <w:del w:id="901" w:author="Rick" w:date="2019-04-10T12:31:00Z">
        <w:r w:rsidDel="00354D01">
          <w:delText>for</w:delText>
        </w:r>
      </w:del>
      <w:ins w:id="902" w:author="Rick" w:date="2019-04-10T12:31:00Z">
        <w:r w:rsidR="00354D01">
          <w:t>of</w:t>
        </w:r>
      </w:ins>
    </w:p>
    <w:p w14:paraId="736ED26A" w14:textId="5A2EA5BC" w:rsidR="00187908" w:rsidRDefault="00105EDE">
      <w:pPr>
        <w:pStyle w:val="BodyText"/>
        <w:tabs>
          <w:tab w:val="left" w:pos="875"/>
        </w:tabs>
        <w:spacing w:line="230" w:lineRule="exact"/>
        <w:ind w:left="119"/>
      </w:pPr>
      <w:r>
        <w:br w:type="column"/>
      </w:r>
      <w:del w:id="903" w:author="Rick" w:date="2019-04-10T12:43:00Z">
        <w:r w:rsidR="0066662A" w:rsidDel="0066662A">
          <w:delText>W</w:delText>
        </w:r>
        <w:r w:rsidDel="0066662A">
          <w:delText>here</w:delText>
        </w:r>
      </w:del>
      <w:ins w:id="904" w:author="Rick" w:date="2019-04-10T12:43:00Z">
        <w:r w:rsidR="0066662A">
          <w:t xml:space="preserve">where </w:t>
        </w:r>
      </w:ins>
      <w:del w:id="905" w:author="Rick" w:date="2019-04-10T12:43:00Z">
        <w:r w:rsidDel="0066662A">
          <w:tab/>
        </w:r>
      </w:del>
      <w:r>
        <w:rPr>
          <w:rFonts w:ascii="Bookman Old Style"/>
          <w:i/>
        </w:rPr>
        <w:t>C</w:t>
      </w:r>
      <w:r>
        <w:rPr>
          <w:rFonts w:ascii="Bookman Old Style"/>
          <w:i/>
          <w:vertAlign w:val="subscript"/>
        </w:rPr>
        <w:t>i</w:t>
      </w:r>
      <w:r>
        <w:rPr>
          <w:rFonts w:ascii="Bookman Old Style"/>
          <w:i/>
          <w:spacing w:val="18"/>
        </w:rPr>
        <w:t xml:space="preserve"> </w:t>
      </w:r>
      <w:r>
        <w:t>is</w:t>
      </w:r>
      <w:r>
        <w:rPr>
          <w:spacing w:val="19"/>
        </w:rPr>
        <w:t xml:space="preserve"> </w:t>
      </w:r>
      <w:r>
        <w:t>the</w:t>
      </w:r>
      <w:r>
        <w:rPr>
          <w:spacing w:val="19"/>
        </w:rPr>
        <w:t xml:space="preserve"> </w:t>
      </w:r>
      <w:r>
        <w:t>union</w:t>
      </w:r>
      <w:r>
        <w:rPr>
          <w:spacing w:val="19"/>
        </w:rPr>
        <w:t xml:space="preserve"> </w:t>
      </w:r>
      <w:r>
        <w:t>of</w:t>
      </w:r>
      <w:r>
        <w:rPr>
          <w:spacing w:val="19"/>
        </w:rPr>
        <w:t xml:space="preserve"> </w:t>
      </w:r>
      <w:r>
        <w:t>target</w:t>
      </w:r>
      <w:r>
        <w:rPr>
          <w:spacing w:val="19"/>
        </w:rPr>
        <w:t xml:space="preserve"> </w:t>
      </w:r>
      <w:r>
        <w:t>communities.</w:t>
      </w:r>
    </w:p>
    <w:p w14:paraId="7D8B260A" w14:textId="77777777" w:rsidR="00187908" w:rsidRDefault="00105EDE">
      <w:pPr>
        <w:pStyle w:val="ListParagraph"/>
        <w:numPr>
          <w:ilvl w:val="1"/>
          <w:numId w:val="6"/>
        </w:numPr>
        <w:tabs>
          <w:tab w:val="left" w:pos="2212"/>
        </w:tabs>
        <w:spacing w:before="209"/>
        <w:ind w:left="2211" w:hanging="365"/>
        <w:jc w:val="left"/>
        <w:rPr>
          <w:sz w:val="16"/>
        </w:rPr>
      </w:pPr>
      <w:r>
        <w:rPr>
          <w:spacing w:val="4"/>
          <w:sz w:val="20"/>
        </w:rPr>
        <w:t>E</w:t>
      </w:r>
      <w:r>
        <w:rPr>
          <w:spacing w:val="4"/>
          <w:sz w:val="16"/>
        </w:rPr>
        <w:t>VALUATIONS</w:t>
      </w:r>
    </w:p>
    <w:p w14:paraId="5E3F3F73" w14:textId="77777777" w:rsidR="00187908" w:rsidRDefault="00187908">
      <w:pPr>
        <w:rPr>
          <w:sz w:val="16"/>
        </w:rPr>
        <w:sectPr w:rsidR="00187908">
          <w:type w:val="continuous"/>
          <w:pgSz w:w="12240" w:h="15840"/>
          <w:pgMar w:top="900" w:right="0" w:bottom="280" w:left="820" w:header="720" w:footer="720" w:gutter="0"/>
          <w:cols w:num="2" w:space="720" w:equalWidth="0">
            <w:col w:w="5221" w:space="79"/>
            <w:col w:w="6120"/>
          </w:cols>
        </w:sectPr>
      </w:pPr>
    </w:p>
    <w:p w14:paraId="3B71F552" w14:textId="734CE3C1" w:rsidR="00187908" w:rsidDel="00354D01" w:rsidRDefault="00F51443">
      <w:pPr>
        <w:pStyle w:val="BodyText"/>
        <w:spacing w:before="28" w:line="213" w:lineRule="auto"/>
        <w:ind w:left="159"/>
        <w:jc w:val="both"/>
        <w:rPr>
          <w:del w:id="906" w:author="Rick" w:date="2019-04-10T12:32:00Z"/>
        </w:rPr>
      </w:pPr>
      <w:r>
        <w:rPr>
          <w:noProof/>
          <w:lang w:val="en-IN" w:eastAsia="en-IN" w:bidi="hi-IN"/>
        </w:rPr>
        <mc:AlternateContent>
          <mc:Choice Requires="wps">
            <w:drawing>
              <wp:anchor distT="0" distB="0" distL="114300" distR="114300" simplePos="0" relativeHeight="250053632" behindDoc="1" locked="0" layoutInCell="1" allowOverlap="1" wp14:anchorId="1D907BC7" wp14:editId="4F97F991">
                <wp:simplePos x="0" y="0"/>
                <wp:positionH relativeFrom="page">
                  <wp:posOffset>3103245</wp:posOffset>
                </wp:positionH>
                <wp:positionV relativeFrom="paragraph">
                  <wp:posOffset>83185</wp:posOffset>
                </wp:positionV>
                <wp:extent cx="255905" cy="472440"/>
                <wp:effectExtent l="0" t="0" r="0" b="0"/>
                <wp:wrapNone/>
                <wp:docPr id="330"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0FFD7" w14:textId="77777777" w:rsidR="00121D20" w:rsidRDefault="00121D20">
                            <w:pPr>
                              <w:spacing w:line="196" w:lineRule="auto"/>
                              <w:rPr>
                                <w:rFonts w:ascii="Lucida Sans Unicode" w:hAnsi="Lucida Sans Unicode"/>
                                <w:sz w:val="14"/>
                              </w:rPr>
                            </w:pPr>
                            <w:r>
                              <w:rPr>
                                <w:rFonts w:ascii="Arial" w:hAnsi="Arial"/>
                                <w:w w:val="150"/>
                                <w:sz w:val="20"/>
                              </w:rPr>
                              <w:t xml:space="preserve">Σ </w:t>
                            </w:r>
                            <w:r>
                              <w:rPr>
                                <w:rFonts w:ascii="Lucida Sans Unicode" w:hAnsi="Lucida Sans Unicode"/>
                                <w:w w:val="115"/>
                                <w:position w:val="-20"/>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907BC7" id="Text Box 329" o:spid="_x0000_s1165" type="#_x0000_t202" style="position:absolute;left:0;text-align:left;margin-left:244.35pt;margin-top:6.55pt;width:20.15pt;height:37.2pt;z-index:-2532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" filled="f" stroked="f">
                <v:textbox inset="0,0,0,0">
                  <w:txbxContent>
                    <w:p w14:paraId="2AB0FFD7" w14:textId="77777777" w:rsidR="00121D20" w:rsidRDefault="00121D20">
                      <w:pPr>
                        <w:spacing w:line="196" w:lineRule="auto"/>
                        <w:rPr>
                          <w:rFonts w:ascii="Lucida Sans Unicode" w:hAnsi="Lucida Sans Unicode"/>
                          <w:sz w:val="14"/>
                        </w:rPr>
                      </w:pPr>
                      <w:r>
                        <w:rPr>
                          <w:rFonts w:ascii="Arial" w:hAnsi="Arial"/>
                          <w:w w:val="150"/>
                          <w:sz w:val="20"/>
                        </w:rPr>
                        <w:t xml:space="preserve">Σ </w:t>
                      </w:r>
                      <w:r>
                        <w:rPr>
                          <w:rFonts w:ascii="Lucida Sans Unicode" w:hAnsi="Lucida Sans Unicode"/>
                          <w:w w:val="115"/>
                          <w:position w:val="-20"/>
                          <w:sz w:val="14"/>
                        </w:rPr>
                        <w:t>∈</w:t>
                      </w:r>
                    </w:p>
                  </w:txbxContent>
                </v:textbox>
                <w10:wrap anchorx="page"/>
              </v:shape>
            </w:pict>
          </mc:Fallback>
        </mc:AlternateContent>
      </w:r>
      <w:r w:rsidR="00105EDE">
        <w:t xml:space="preserve">a given super-vertex is </w:t>
      </w:r>
      <w:r w:rsidR="00105EDE">
        <w:rPr>
          <w:rFonts w:ascii="Bookman Old Style" w:hAnsi="Bookman Old Style"/>
          <w:i/>
        </w:rPr>
        <w:t>τ</w:t>
      </w:r>
      <w:r w:rsidR="00105EDE">
        <w:rPr>
          <w:rFonts w:ascii="Bookman Old Style" w:hAnsi="Bookman Old Style"/>
          <w:i/>
          <w:vertAlign w:val="subscript"/>
        </w:rPr>
        <w:t>e</w:t>
      </w:r>
      <w:r w:rsidR="00105EDE">
        <w:rPr>
          <w:rFonts w:ascii="Bookman Old Style" w:hAnsi="Bookman Old Style"/>
          <w:i/>
        </w:rPr>
        <w:t xml:space="preserve"> </w:t>
      </w:r>
      <w:r w:rsidR="00105EDE">
        <w:t xml:space="preserve">because </w:t>
      </w:r>
      <w:r w:rsidR="00105EDE">
        <w:rPr>
          <w:rFonts w:ascii="Bookman Old Style" w:hAnsi="Bookman Old Style"/>
          <w:i/>
        </w:rPr>
        <w:t>tt</w:t>
      </w:r>
      <w:r w:rsidR="00105EDE">
        <w:rPr>
          <w:rFonts w:ascii="Bookman Old Style" w:hAnsi="Bookman Old Style"/>
          <w:i/>
          <w:vertAlign w:val="superscript"/>
        </w:rPr>
        <w:t>c</w:t>
      </w:r>
      <w:r w:rsidR="00105EDE">
        <w:rPr>
          <w:rFonts w:ascii="Bookman Old Style" w:hAnsi="Bookman Old Style"/>
          <w:i/>
        </w:rPr>
        <w:t xml:space="preserve"> </w:t>
      </w:r>
      <w:r w:rsidR="00105EDE">
        <w:t xml:space="preserve">is a forest. </w:t>
      </w:r>
      <w:r w:rsidR="00105EDE">
        <w:rPr>
          <w:spacing w:val="-8"/>
        </w:rPr>
        <w:t xml:space="preserve">To </w:t>
      </w:r>
      <w:ins w:id="907" w:author="Rick" w:date="2019-04-10T12:31:00Z">
        <w:r w:rsidR="00354D01">
          <w:rPr>
            <w:spacing w:val="-8"/>
          </w:rPr>
          <w:t>re</w:t>
        </w:r>
      </w:ins>
      <w:del w:id="908" w:author="Rick" w:date="2019-04-10T12:30:00Z">
        <w:r w:rsidR="00105EDE" w:rsidDel="00354D01">
          <w:rPr>
            <w:spacing w:val="-8"/>
          </w:rPr>
          <w:delText xml:space="preserve"> </w:delText>
        </w:r>
      </w:del>
      <w:r w:rsidR="00105EDE">
        <w:t>iterate</w:t>
      </w:r>
      <w:ins w:id="909" w:author="Rick" w:date="2019-04-10T12:31:00Z">
        <w:r w:rsidR="00354D01">
          <w:t>,</w:t>
        </w:r>
      </w:ins>
      <w:r w:rsidR="00105EDE">
        <w:t xml:space="preserve"> </w:t>
      </w:r>
      <w:del w:id="910" w:author="Rick" w:date="2019-04-10T12:31:00Z">
        <w:r w:rsidR="00105EDE" w:rsidDel="00354D01">
          <w:delText xml:space="preserve"> </w:delText>
        </w:r>
      </w:del>
      <w:del w:id="911" w:author="Rick" w:date="2019-04-10T12:30:00Z">
        <w:r w:rsidR="00105EDE" w:rsidDel="00354D01">
          <w:delText xml:space="preserve"> </w:delText>
        </w:r>
      </w:del>
      <w:r w:rsidR="00105EDE">
        <w:t xml:space="preserve">all the adjacent edges of a query vertex takes </w:t>
      </w:r>
      <w:del w:id="912" w:author="Rick" w:date="2019-04-10T12:31:00Z">
        <w:r w:rsidR="00105EDE" w:rsidDel="00354D01">
          <w:delText xml:space="preserve"> </w:delText>
        </w:r>
      </w:del>
      <w:r w:rsidR="00105EDE">
        <w:rPr>
          <w:rFonts w:ascii="Bookman Old Style" w:hAnsi="Bookman Old Style"/>
          <w:i/>
          <w:position w:val="-5"/>
          <w:sz w:val="14"/>
        </w:rPr>
        <w:t xml:space="preserve">v   </w:t>
      </w:r>
      <w:r w:rsidR="00105EDE">
        <w:rPr>
          <w:rFonts w:ascii="Bookman Old Style" w:hAnsi="Bookman Old Style"/>
          <w:i/>
          <w:w w:val="110"/>
          <w:position w:val="-5"/>
          <w:sz w:val="14"/>
        </w:rPr>
        <w:t>N</w:t>
      </w:r>
      <w:r w:rsidR="00105EDE">
        <w:rPr>
          <w:rFonts w:ascii="Arial" w:hAnsi="Arial"/>
          <w:i/>
          <w:w w:val="110"/>
          <w:position w:val="-7"/>
          <w:sz w:val="10"/>
        </w:rPr>
        <w:t xml:space="preserve">u  </w:t>
      </w:r>
      <w:r w:rsidR="00105EDE">
        <w:rPr>
          <w:rFonts w:ascii="Bookman Old Style" w:hAnsi="Bookman Old Style"/>
          <w:i/>
        </w:rPr>
        <w:t>τ</w:t>
      </w:r>
      <w:r w:rsidR="00105EDE">
        <w:rPr>
          <w:rFonts w:ascii="Tahoma" w:hAnsi="Tahoma"/>
          <w:vertAlign w:val="subscript"/>
        </w:rPr>
        <w:t>(</w:t>
      </w:r>
      <w:r w:rsidR="00105EDE">
        <w:rPr>
          <w:rFonts w:ascii="Bookman Old Style" w:hAnsi="Bookman Old Style"/>
          <w:i/>
          <w:vertAlign w:val="subscript"/>
        </w:rPr>
        <w:t>u,v</w:t>
      </w:r>
      <w:r w:rsidR="00105EDE">
        <w:rPr>
          <w:rFonts w:ascii="Tahoma" w:hAnsi="Tahoma"/>
          <w:vertAlign w:val="subscript"/>
        </w:rPr>
        <w:t>)</w:t>
      </w:r>
      <w:r w:rsidR="00105EDE">
        <w:rPr>
          <w:rFonts w:ascii="Tahoma" w:hAnsi="Tahoma"/>
        </w:rPr>
        <w:t xml:space="preserve"> </w:t>
      </w:r>
      <w:del w:id="913" w:author="Rick" w:date="2019-04-10T12:32:00Z">
        <w:r w:rsidR="00105EDE" w:rsidDel="00354D01">
          <w:rPr>
            <w:rFonts w:ascii="Tahoma" w:hAnsi="Tahoma"/>
          </w:rPr>
          <w:delText xml:space="preserve">  </w:delText>
        </w:r>
      </w:del>
      <w:r w:rsidR="00105EDE">
        <w:t>time</w:t>
      </w:r>
      <w:r w:rsidR="00105EDE">
        <w:rPr>
          <w:spacing w:val="11"/>
        </w:rPr>
        <w:t xml:space="preserve"> </w:t>
      </w:r>
      <w:r w:rsidR="00105EDE">
        <w:t>and</w:t>
      </w:r>
      <w:r w:rsidR="00105EDE">
        <w:rPr>
          <w:spacing w:val="12"/>
        </w:rPr>
        <w:t xml:space="preserve"> </w:t>
      </w:r>
      <w:r w:rsidR="00105EDE">
        <w:t>space.</w:t>
      </w:r>
      <w:r w:rsidR="00105EDE">
        <w:rPr>
          <w:spacing w:val="11"/>
        </w:rPr>
        <w:t xml:space="preserve"> </w:t>
      </w:r>
      <w:r w:rsidR="00105EDE">
        <w:t>Finally,</w:t>
      </w:r>
      <w:r w:rsidR="00105EDE">
        <w:rPr>
          <w:spacing w:val="12"/>
        </w:rPr>
        <w:t xml:space="preserve"> </w:t>
      </w:r>
      <w:r w:rsidR="00105EDE">
        <w:t>the</w:t>
      </w:r>
      <w:r w:rsidR="00105EDE">
        <w:rPr>
          <w:spacing w:val="11"/>
        </w:rPr>
        <w:t xml:space="preserve"> </w:t>
      </w:r>
      <w:r w:rsidR="00105EDE">
        <w:t>algorithm</w:t>
      </w:r>
      <w:r w:rsidR="00105EDE">
        <w:rPr>
          <w:spacing w:val="12"/>
        </w:rPr>
        <w:t xml:space="preserve"> </w:t>
      </w:r>
      <w:r w:rsidR="00105EDE">
        <w:t>needs</w:t>
      </w:r>
      <w:r w:rsidR="00105EDE">
        <w:rPr>
          <w:spacing w:val="11"/>
        </w:rPr>
        <w:t xml:space="preserve"> </w:t>
      </w:r>
      <w:r w:rsidR="00105EDE">
        <w:t>to</w:t>
      </w:r>
      <w:r w:rsidR="00105EDE">
        <w:rPr>
          <w:spacing w:val="12"/>
        </w:rPr>
        <w:t xml:space="preserve"> </w:t>
      </w:r>
      <w:r w:rsidR="00105EDE">
        <w:t>find</w:t>
      </w:r>
      <w:r w:rsidR="00105EDE">
        <w:rPr>
          <w:spacing w:val="12"/>
        </w:rPr>
        <w:t xml:space="preserve"> </w:t>
      </w:r>
      <w:r w:rsidR="00105EDE">
        <w:t>the</w:t>
      </w:r>
      <w:r w:rsidR="00105EDE">
        <w:rPr>
          <w:spacing w:val="11"/>
        </w:rPr>
        <w:t xml:space="preserve"> </w:t>
      </w:r>
      <w:r w:rsidR="00105EDE">
        <w:t>set</w:t>
      </w:r>
      <w:r w:rsidR="00105EDE">
        <w:rPr>
          <w:spacing w:val="12"/>
        </w:rPr>
        <w:t xml:space="preserve"> </w:t>
      </w:r>
      <w:r w:rsidR="00105EDE">
        <w:rPr>
          <w:spacing w:val="-9"/>
        </w:rPr>
        <w:t>of</w:t>
      </w:r>
      <w:ins w:id="914" w:author="Rick" w:date="2019-04-10T12:32:00Z">
        <w:r w:rsidR="00354D01">
          <w:t xml:space="preserve"> </w:t>
        </w:r>
      </w:ins>
    </w:p>
    <w:p w14:paraId="1DDD1CC3" w14:textId="116DA5C4" w:rsidR="00187908" w:rsidRDefault="00F51443">
      <w:pPr>
        <w:pStyle w:val="BodyText"/>
        <w:spacing w:before="28" w:line="213" w:lineRule="auto"/>
        <w:ind w:left="159"/>
        <w:jc w:val="both"/>
        <w:pPrChange w:id="915" w:author="Rick" w:date="2019-04-10T12:32:00Z">
          <w:pPr>
            <w:pStyle w:val="BodyText"/>
            <w:spacing w:before="16" w:line="232" w:lineRule="auto"/>
            <w:ind w:left="159"/>
            <w:jc w:val="both"/>
          </w:pPr>
        </w:pPrChange>
      </w:pPr>
      <w:r>
        <w:rPr>
          <w:noProof/>
          <w:lang w:val="en-IN" w:eastAsia="en-IN" w:bidi="hi-IN"/>
        </w:rPr>
        <mc:AlternateContent>
          <mc:Choice Requires="wps">
            <w:drawing>
              <wp:anchor distT="0" distB="0" distL="114300" distR="114300" simplePos="0" relativeHeight="250054656" behindDoc="1" locked="0" layoutInCell="1" allowOverlap="1" wp14:anchorId="4AE951D7" wp14:editId="2E6AD497">
                <wp:simplePos x="0" y="0"/>
                <wp:positionH relativeFrom="page">
                  <wp:posOffset>2513330</wp:posOffset>
                </wp:positionH>
                <wp:positionV relativeFrom="paragraph">
                  <wp:posOffset>236220</wp:posOffset>
                </wp:positionV>
                <wp:extent cx="502285" cy="472440"/>
                <wp:effectExtent l="0" t="0" r="0" b="0"/>
                <wp:wrapNone/>
                <wp:docPr id="329"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2B8D0" w14:textId="77777777" w:rsidR="00121D20" w:rsidRDefault="00121D20">
                            <w:pPr>
                              <w:pStyle w:val="BodyText"/>
                              <w:tabs>
                                <w:tab w:val="left" w:pos="580"/>
                              </w:tabs>
                              <w:spacing w:line="196" w:lineRule="exact"/>
                              <w:rPr>
                                <w:rFonts w:ascii="Arial" w:hAnsi="Arial"/>
                              </w:rPr>
                            </w:pPr>
                            <w:r>
                              <w:rPr>
                                <w:rFonts w:ascii="Arial" w:hAnsi="Arial"/>
                                <w:w w:val="170"/>
                              </w:rPr>
                              <w:t>Σ</w:t>
                            </w:r>
                            <w:r>
                              <w:rPr>
                                <w:rFonts w:ascii="Arial" w:hAnsi="Arial"/>
                                <w:w w:val="170"/>
                              </w:rPr>
                              <w:tab/>
                            </w:r>
                            <w:r>
                              <w:rPr>
                                <w:rFonts w:ascii="Arial" w:hAnsi="Arial"/>
                                <w:spacing w:val="-20"/>
                                <w:w w:val="170"/>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E951D7" id="Text Box 328" o:spid="_x0000_s1166" type="#_x0000_t202" style="position:absolute;left:0;text-align:left;margin-left:197.9pt;margin-top:18.6pt;width:39.55pt;height:37.2pt;z-index:-2532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ojtgIAALU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" filled="f" stroked="f">
                <v:textbox inset="0,0,0,0">
                  <w:txbxContent>
                    <w:p w14:paraId="1D62B8D0" w14:textId="77777777" w:rsidR="00121D20" w:rsidRDefault="00121D20">
                      <w:pPr>
                        <w:pStyle w:val="BodyText"/>
                        <w:tabs>
                          <w:tab w:val="left" w:pos="580"/>
                        </w:tabs>
                        <w:spacing w:line="196" w:lineRule="exact"/>
                        <w:rPr>
                          <w:rFonts w:ascii="Arial" w:hAnsi="Arial"/>
                        </w:rPr>
                      </w:pPr>
                      <w:r>
                        <w:rPr>
                          <w:rFonts w:ascii="Arial" w:hAnsi="Arial"/>
                          <w:w w:val="170"/>
                        </w:rPr>
                        <w:t>Σ</w:t>
                      </w:r>
                      <w:r>
                        <w:rPr>
                          <w:rFonts w:ascii="Arial" w:hAnsi="Arial"/>
                          <w:w w:val="170"/>
                        </w:rPr>
                        <w:tab/>
                      </w:r>
                      <w:r>
                        <w:rPr>
                          <w:rFonts w:ascii="Arial" w:hAnsi="Arial"/>
                          <w:spacing w:val="-20"/>
                          <w:w w:val="170"/>
                        </w:rPr>
                        <w:t>Σ</w:t>
                      </w:r>
                    </w:p>
                  </w:txbxContent>
                </v:textbox>
                <w10:wrap anchorx="page"/>
              </v:shape>
            </w:pict>
          </mc:Fallback>
        </mc:AlternateContent>
      </w:r>
      <w:r w:rsidR="00105EDE">
        <w:t>super-</w:t>
      </w:r>
      <w:del w:id="916" w:author="Rick" w:date="2019-04-10T12:33:00Z">
        <w:r w:rsidR="00105EDE" w:rsidDel="00354D01">
          <w:delText xml:space="preserve">vertex </w:delText>
        </w:r>
      </w:del>
      <w:ins w:id="917" w:author="Rick" w:date="2019-04-10T12:33:00Z">
        <w:r w:rsidR="00354D01">
          <w:t xml:space="preserve">vertices </w:t>
        </w:r>
      </w:ins>
      <w:r w:rsidR="00105EDE">
        <w:t xml:space="preserve">for each query vertex to get </w:t>
      </w:r>
      <w:del w:id="918" w:author="Rick" w:date="2019-04-10T12:32:00Z">
        <w:r w:rsidR="00105EDE" w:rsidDel="00354D01">
          <w:delText xml:space="preserve">the </w:delText>
        </w:r>
      </w:del>
      <w:ins w:id="919" w:author="Rick" w:date="2019-04-10T12:32:00Z">
        <w:r w:rsidR="00354D01">
          <w:t xml:space="preserve">a </w:t>
        </w:r>
      </w:ins>
      <w:r w:rsidR="00105EDE">
        <w:t>set of common super-</w:t>
      </w:r>
      <w:del w:id="920" w:author="Rick" w:date="2019-04-10T12:33:00Z">
        <w:r w:rsidR="00105EDE" w:rsidDel="00354D01">
          <w:delText>vertex</w:delText>
        </w:r>
      </w:del>
      <w:ins w:id="921" w:author="Rick" w:date="2019-04-10T12:33:00Z">
        <w:r w:rsidR="00354D01">
          <w:t>vertices</w:t>
        </w:r>
      </w:ins>
      <w:r w:rsidR="00105EDE">
        <w:t xml:space="preserve">, so the total time and space </w:t>
      </w:r>
      <w:r w:rsidR="00105EDE">
        <w:t xml:space="preserve">complexity for the </w:t>
      </w:r>
      <w:r w:rsidR="00105EDE">
        <w:rPr>
          <w:rFonts w:ascii="Bookman Old Style" w:hAnsi="Bookman Old Style"/>
          <w:i/>
        </w:rPr>
        <w:t>union</w:t>
      </w:r>
      <w:del w:id="922" w:author="Rick" w:date="2019-04-10T12:33:00Z">
        <w:r w:rsidR="00105EDE" w:rsidDel="00354D01">
          <w:rPr>
            <w:rFonts w:ascii="Bookman Old Style" w:hAnsi="Bookman Old Style"/>
            <w:i/>
          </w:rPr>
          <w:delText xml:space="preserve"> </w:delText>
        </w:r>
      </w:del>
      <w:r w:rsidR="00105EDE">
        <w:rPr>
          <w:rFonts w:ascii="Lucida Sans Unicode" w:hAnsi="Lucida Sans Unicode"/>
        </w:rPr>
        <w:t>−</w:t>
      </w:r>
      <w:del w:id="923" w:author="Rick" w:date="2019-04-10T12:33:00Z">
        <w:r w:rsidR="00105EDE" w:rsidDel="00354D01">
          <w:rPr>
            <w:rFonts w:ascii="Lucida Sans Unicode" w:hAnsi="Lucida Sans Unicode"/>
          </w:rPr>
          <w:delText xml:space="preserve"> </w:delText>
        </w:r>
      </w:del>
      <w:r w:rsidR="00105EDE">
        <w:rPr>
          <w:rFonts w:ascii="Bookman Old Style" w:hAnsi="Bookman Old Style"/>
          <w:i/>
        </w:rPr>
        <w:t xml:space="preserve">intersection </w:t>
      </w:r>
      <w:r w:rsidR="00105EDE">
        <w:t xml:space="preserve">procedure is </w:t>
      </w:r>
      <w:r w:rsidR="00105EDE">
        <w:rPr>
          <w:rFonts w:ascii="Bookman Old Style" w:hAnsi="Bookman Old Style"/>
          <w:i/>
          <w:position w:val="-5"/>
          <w:sz w:val="14"/>
        </w:rPr>
        <w:t>u</w:t>
      </w:r>
      <w:r w:rsidR="00105EDE">
        <w:rPr>
          <w:rFonts w:ascii="Lucida Sans Unicode" w:hAnsi="Lucida Sans Unicode"/>
          <w:position w:val="-5"/>
          <w:sz w:val="14"/>
        </w:rPr>
        <w:t>∈</w:t>
      </w:r>
      <w:r w:rsidR="00105EDE">
        <w:rPr>
          <w:rFonts w:ascii="Bookman Old Style" w:hAnsi="Bookman Old Style"/>
          <w:i/>
          <w:position w:val="-5"/>
          <w:sz w:val="14"/>
        </w:rPr>
        <w:t>Q v</w:t>
      </w:r>
      <w:r w:rsidR="00105EDE">
        <w:rPr>
          <w:rFonts w:ascii="Lucida Sans Unicode" w:hAnsi="Lucida Sans Unicode"/>
          <w:position w:val="-5"/>
          <w:sz w:val="14"/>
        </w:rPr>
        <w:t>∈</w:t>
      </w:r>
      <w:r w:rsidR="00105EDE">
        <w:rPr>
          <w:rFonts w:ascii="Bookman Old Style" w:hAnsi="Bookman Old Style"/>
          <w:i/>
          <w:position w:val="-5"/>
          <w:sz w:val="14"/>
        </w:rPr>
        <w:t>N</w:t>
      </w:r>
      <w:r w:rsidR="00105EDE">
        <w:rPr>
          <w:rFonts w:ascii="Arial" w:hAnsi="Arial"/>
          <w:i/>
          <w:position w:val="-7"/>
          <w:sz w:val="10"/>
        </w:rPr>
        <w:t xml:space="preserve">u </w:t>
      </w:r>
      <w:r w:rsidR="00105EDE">
        <w:rPr>
          <w:rFonts w:ascii="Bookman Old Style" w:hAnsi="Bookman Old Style"/>
          <w:i/>
        </w:rPr>
        <w:t>τ</w:t>
      </w:r>
      <w:r w:rsidR="00105EDE">
        <w:rPr>
          <w:rFonts w:ascii="Tahoma" w:hAnsi="Tahoma"/>
          <w:vertAlign w:val="subscript"/>
        </w:rPr>
        <w:t>(</w:t>
      </w:r>
      <w:r w:rsidR="00105EDE">
        <w:rPr>
          <w:rFonts w:ascii="Bookman Old Style" w:hAnsi="Bookman Old Style"/>
          <w:i/>
          <w:vertAlign w:val="subscript"/>
        </w:rPr>
        <w:t>u,v</w:t>
      </w:r>
      <w:r w:rsidR="00105EDE">
        <w:rPr>
          <w:rFonts w:ascii="Tahoma" w:hAnsi="Tahoma"/>
          <w:vertAlign w:val="subscript"/>
        </w:rPr>
        <w:t>)</w:t>
      </w:r>
      <w:r w:rsidR="00105EDE">
        <w:t>.</w:t>
      </w:r>
    </w:p>
    <w:p w14:paraId="46A533BD" w14:textId="5235FDA5" w:rsidR="00187908" w:rsidRDefault="00105EDE">
      <w:pPr>
        <w:pStyle w:val="BodyText"/>
        <w:spacing w:before="9" w:line="249" w:lineRule="auto"/>
        <w:ind w:left="159" w:right="977" w:firstLine="199"/>
        <w:jc w:val="both"/>
      </w:pPr>
      <w:r>
        <w:br w:type="column"/>
      </w:r>
      <w:r>
        <w:lastRenderedPageBreak/>
        <w:t xml:space="preserve">In this section, we evaluate our proposed index structure </w:t>
      </w:r>
      <w:del w:id="924" w:author="Rick" w:date="2019-04-10T12:43:00Z">
        <w:r w:rsidDel="0066662A">
          <w:delText xml:space="preserve"> </w:delText>
        </w:r>
      </w:del>
      <w:r>
        <w:t xml:space="preserve">for various types of local k-truss community </w:t>
      </w:r>
      <w:del w:id="925" w:author="Rick" w:date="2019-04-10T12:43:00Z">
        <w:r w:rsidDel="0066662A">
          <w:delText xml:space="preserve">query </w:delText>
        </w:r>
      </w:del>
      <w:ins w:id="926" w:author="Rick" w:date="2019-04-10T12:43:00Z">
        <w:r w:rsidR="0066662A">
          <w:t xml:space="preserve">queries </w:t>
        </w:r>
      </w:ins>
      <w:r>
        <w:t xml:space="preserve">on </w:t>
      </w:r>
      <w:r>
        <w:rPr>
          <w:spacing w:val="-3"/>
        </w:rPr>
        <w:t>real-</w:t>
      </w:r>
      <w:del w:id="927" w:author="Rick" w:date="2019-04-10T12:43:00Z">
        <w:r w:rsidDel="0066662A">
          <w:rPr>
            <w:spacing w:val="-3"/>
          </w:rPr>
          <w:delText xml:space="preserve"> </w:delText>
        </w:r>
      </w:del>
      <w:r>
        <w:t xml:space="preserve">world networks. </w:t>
      </w:r>
      <w:r>
        <w:rPr>
          <w:spacing w:val="-8"/>
        </w:rPr>
        <w:t xml:space="preserve">We </w:t>
      </w:r>
      <w:r>
        <w:t xml:space="preserve">compare the </w:t>
      </w:r>
      <w:del w:id="928" w:author="Rick" w:date="2019-04-10T12:43:00Z">
        <w:r w:rsidDel="0066662A">
          <w:delText>2</w:delText>
        </w:r>
      </w:del>
      <w:ins w:id="929" w:author="Rick" w:date="2019-04-10T12:43:00Z">
        <w:r w:rsidR="0066662A">
          <w:t>two</w:t>
        </w:r>
      </w:ins>
      <w:r>
        <w:t>-level index with state-of-</w:t>
      </w:r>
      <w:del w:id="930" w:author="Rick" w:date="2019-04-10T12:43:00Z">
        <w:r w:rsidDel="0066662A">
          <w:delText xml:space="preserve"> </w:delText>
        </w:r>
      </w:del>
      <w:r>
        <w:t>the-art</w:t>
      </w:r>
      <w:r>
        <w:rPr>
          <w:spacing w:val="28"/>
        </w:rPr>
        <w:t xml:space="preserve"> </w:t>
      </w:r>
      <w:r>
        <w:t>solutions,</w:t>
      </w:r>
      <w:r>
        <w:rPr>
          <w:spacing w:val="29"/>
        </w:rPr>
        <w:t xml:space="preserve"> </w:t>
      </w:r>
      <w:r>
        <w:t>the</w:t>
      </w:r>
      <w:r>
        <w:rPr>
          <w:spacing w:val="28"/>
        </w:rPr>
        <w:t xml:space="preserve"> </w:t>
      </w:r>
      <w:r>
        <w:t>TCP</w:t>
      </w:r>
      <w:r>
        <w:rPr>
          <w:spacing w:val="29"/>
        </w:rPr>
        <w:t xml:space="preserve"> </w:t>
      </w:r>
      <w:r>
        <w:t>index</w:t>
      </w:r>
      <w:r>
        <w:rPr>
          <w:spacing w:val="29"/>
        </w:rPr>
        <w:t xml:space="preserve"> </w:t>
      </w:r>
      <w:hyperlink w:anchor="_bookmark32" w:history="1">
        <w:r>
          <w:t>[5]</w:t>
        </w:r>
      </w:hyperlink>
      <w:ins w:id="931" w:author="Rick" w:date="2019-04-10T12:43:00Z">
        <w:r w:rsidR="0066662A">
          <w:t>,</w:t>
        </w:r>
      </w:ins>
      <w:r>
        <w:rPr>
          <w:spacing w:val="28"/>
        </w:rPr>
        <w:t xml:space="preserve"> </w:t>
      </w:r>
      <w:r>
        <w:t>and</w:t>
      </w:r>
      <w:r>
        <w:rPr>
          <w:spacing w:val="29"/>
        </w:rPr>
        <w:t xml:space="preserve"> </w:t>
      </w:r>
      <w:r>
        <w:t>the</w:t>
      </w:r>
      <w:r>
        <w:rPr>
          <w:spacing w:val="29"/>
        </w:rPr>
        <w:t xml:space="preserve"> </w:t>
      </w:r>
      <w:r>
        <w:t>Equitruss</w:t>
      </w:r>
      <w:r>
        <w:rPr>
          <w:spacing w:val="28"/>
        </w:rPr>
        <w:t xml:space="preserve"> </w:t>
      </w:r>
      <w:r>
        <w:rPr>
          <w:spacing w:val="-4"/>
        </w:rPr>
        <w:t>index</w:t>
      </w:r>
    </w:p>
    <w:p w14:paraId="4ABEBDC4" w14:textId="7C507582" w:rsidR="00187908" w:rsidRDefault="004B2CDD">
      <w:pPr>
        <w:pStyle w:val="BodyText"/>
        <w:spacing w:line="249" w:lineRule="auto"/>
        <w:ind w:left="159" w:right="977"/>
        <w:jc w:val="both"/>
      </w:pPr>
      <w:hyperlink w:anchor="_bookmark28" w:history="1">
        <w:r w:rsidR="00105EDE">
          <w:t xml:space="preserve">[1] </w:t>
        </w:r>
      </w:hyperlink>
      <w:r w:rsidR="00105EDE">
        <w:t xml:space="preserve">for index construction (Section </w:t>
      </w:r>
      <w:hyperlink w:anchor="_bookmark20" w:history="1">
        <w:r w:rsidR="00105EDE">
          <w:rPr>
            <w:spacing w:val="-4"/>
          </w:rPr>
          <w:t>IV</w:t>
        </w:r>
      </w:hyperlink>
      <w:r w:rsidR="00105EDE">
        <w:rPr>
          <w:spacing w:val="-4"/>
        </w:rPr>
        <w:t xml:space="preserve">-A), </w:t>
      </w:r>
      <w:r w:rsidR="00105EDE">
        <w:t xml:space="preserve">single vertex </w:t>
      </w:r>
      <w:r w:rsidR="00105EDE">
        <w:rPr>
          <w:spacing w:val="-3"/>
        </w:rPr>
        <w:t xml:space="preserve">k-truss </w:t>
      </w:r>
      <w:r w:rsidR="00105EDE">
        <w:t>community</w:t>
      </w:r>
      <w:r w:rsidR="00105EDE">
        <w:rPr>
          <w:spacing w:val="28"/>
        </w:rPr>
        <w:t xml:space="preserve"> </w:t>
      </w:r>
      <w:r w:rsidR="00105EDE">
        <w:t>search</w:t>
      </w:r>
      <w:r w:rsidR="00105EDE">
        <w:rPr>
          <w:spacing w:val="29"/>
        </w:rPr>
        <w:t xml:space="preserve"> </w:t>
      </w:r>
      <w:r w:rsidR="00105EDE">
        <w:t>(Section</w:t>
      </w:r>
      <w:r w:rsidR="00105EDE">
        <w:rPr>
          <w:spacing w:val="28"/>
        </w:rPr>
        <w:t xml:space="preserve"> </w:t>
      </w:r>
      <w:hyperlink w:anchor="_bookmark23" w:history="1">
        <w:r w:rsidR="00105EDE">
          <w:rPr>
            <w:spacing w:val="-4"/>
          </w:rPr>
          <w:t>IV-B1)</w:t>
        </w:r>
      </w:hyperlink>
      <w:ins w:id="932" w:author="Rick" w:date="2019-04-10T12:44:00Z">
        <w:r w:rsidR="0066662A">
          <w:rPr>
            <w:spacing w:val="-4"/>
          </w:rPr>
          <w:t>,</w:t>
        </w:r>
      </w:ins>
      <w:r w:rsidR="00105EDE">
        <w:rPr>
          <w:spacing w:val="29"/>
        </w:rPr>
        <w:t xml:space="preserve"> </w:t>
      </w:r>
      <w:r w:rsidR="00105EDE">
        <w:t>and</w:t>
      </w:r>
      <w:r w:rsidR="00105EDE">
        <w:rPr>
          <w:spacing w:val="28"/>
        </w:rPr>
        <w:t xml:space="preserve"> </w:t>
      </w:r>
      <w:r w:rsidR="00105EDE">
        <w:t>multiple-vertex</w:t>
      </w:r>
      <w:r w:rsidR="00105EDE">
        <w:rPr>
          <w:spacing w:val="29"/>
        </w:rPr>
        <w:t xml:space="preserve"> </w:t>
      </w:r>
      <w:r w:rsidR="00105EDE">
        <w:rPr>
          <w:spacing w:val="-4"/>
        </w:rPr>
        <w:t>local</w:t>
      </w:r>
    </w:p>
    <w:p w14:paraId="1282D575" w14:textId="77777777" w:rsidR="00187908" w:rsidRDefault="00187908">
      <w:pPr>
        <w:spacing w:line="249" w:lineRule="auto"/>
        <w:jc w:val="both"/>
        <w:sectPr w:rsidR="00187908">
          <w:type w:val="continuous"/>
          <w:pgSz w:w="12240" w:h="15840"/>
          <w:pgMar w:top="900" w:right="0" w:bottom="280" w:left="820" w:header="720" w:footer="720" w:gutter="0"/>
          <w:cols w:num="2" w:space="720" w:equalWidth="0">
            <w:col w:w="5181" w:space="79"/>
            <w:col w:w="6160"/>
          </w:cols>
        </w:sectPr>
      </w:pPr>
    </w:p>
    <w:p w14:paraId="4043A765" w14:textId="77777777" w:rsidR="00187908" w:rsidRDefault="00187908">
      <w:pPr>
        <w:pStyle w:val="BodyText"/>
        <w:rPr>
          <w:sz w:val="26"/>
        </w:rPr>
      </w:pPr>
    </w:p>
    <w:p w14:paraId="7E79A8E0" w14:textId="40504D82" w:rsidR="00187908" w:rsidRDefault="00F51443">
      <w:pPr>
        <w:spacing w:before="200"/>
        <w:jc w:val="right"/>
        <w:rPr>
          <w:sz w:val="14"/>
        </w:rPr>
      </w:pPr>
      <w:r>
        <w:rPr>
          <w:noProof/>
          <w:lang w:val="en-IN" w:eastAsia="en-IN" w:bidi="hi-IN"/>
        </w:rPr>
        <mc:AlternateContent>
          <mc:Choice Requires="wps">
            <w:drawing>
              <wp:anchor distT="0" distB="0" distL="114300" distR="114300" simplePos="0" relativeHeight="251822080" behindDoc="0" locked="0" layoutInCell="1" allowOverlap="1" wp14:anchorId="73F5890F" wp14:editId="4FF68B71">
                <wp:simplePos x="0" y="0"/>
                <wp:positionH relativeFrom="page">
                  <wp:posOffset>788035</wp:posOffset>
                </wp:positionH>
                <wp:positionV relativeFrom="paragraph">
                  <wp:posOffset>34290</wp:posOffset>
                </wp:positionV>
                <wp:extent cx="151130" cy="787400"/>
                <wp:effectExtent l="0" t="0" r="0" b="0"/>
                <wp:wrapNone/>
                <wp:docPr id="328"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B58B"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F5890F" id="Text Box 327" o:spid="_x0000_s1167" type="#_x0000_t202" style="position:absolute;left:0;text-align:left;margin-left:62.05pt;margin-top:2.7pt;width:11.9pt;height:62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" filled="f" stroked="f">
                <v:textbox style="layout-flow:vertical;mso-layout-flow-alt:bottom-to-top" inset="0,0,0,0">
                  <w:txbxContent>
                    <w:p w14:paraId="3B6CB58B"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1C509BC1" w14:textId="77777777" w:rsidR="00187908" w:rsidRDefault="00105EDE">
      <w:pPr>
        <w:spacing w:before="87"/>
        <w:ind w:left="383"/>
        <w:rPr>
          <w:b/>
          <w:sz w:val="19"/>
        </w:rPr>
      </w:pPr>
      <w:r>
        <w:br w:type="column"/>
      </w:r>
      <w:r>
        <w:rPr>
          <w:b/>
          <w:sz w:val="19"/>
        </w:rPr>
        <w:t>Skitter</w:t>
      </w:r>
    </w:p>
    <w:p w14:paraId="5B73F0B0" w14:textId="77777777" w:rsidR="00187908" w:rsidRDefault="00105EDE">
      <w:pPr>
        <w:pStyle w:val="BodyText"/>
        <w:rPr>
          <w:b/>
          <w:sz w:val="26"/>
        </w:rPr>
      </w:pPr>
      <w:r>
        <w:br w:type="column"/>
      </w:r>
    </w:p>
    <w:p w14:paraId="09E564E9" w14:textId="1A036D99" w:rsidR="00187908" w:rsidRDefault="00F51443">
      <w:pPr>
        <w:spacing w:before="160"/>
        <w:jc w:val="right"/>
        <w:rPr>
          <w:sz w:val="14"/>
        </w:rPr>
      </w:pPr>
      <w:r>
        <w:rPr>
          <w:noProof/>
          <w:lang w:val="en-IN" w:eastAsia="en-IN" w:bidi="hi-IN"/>
        </w:rPr>
        <mc:AlternateContent>
          <mc:Choice Requires="wpg">
            <w:drawing>
              <wp:anchor distT="0" distB="0" distL="114300" distR="114300" simplePos="0" relativeHeight="251805696" behindDoc="0" locked="0" layoutInCell="1" allowOverlap="1" wp14:anchorId="2D97EA21" wp14:editId="65376AA7">
                <wp:simplePos x="0" y="0"/>
                <wp:positionH relativeFrom="page">
                  <wp:posOffset>1114425</wp:posOffset>
                </wp:positionH>
                <wp:positionV relativeFrom="paragraph">
                  <wp:posOffset>13335</wp:posOffset>
                </wp:positionV>
                <wp:extent cx="890270" cy="828040"/>
                <wp:effectExtent l="0" t="0" r="0" b="0"/>
                <wp:wrapNone/>
                <wp:docPr id="293"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828040"/>
                          <a:chOff x="1755" y="21"/>
                          <a:chExt cx="1402" cy="1304"/>
                        </a:xfrm>
                      </wpg:grpSpPr>
                      <wps:wsp>
                        <wps:cNvPr id="294" name="AutoShape 326"/>
                        <wps:cNvSpPr>
                          <a:spLocks/>
                        </wps:cNvSpPr>
                        <wps:spPr bwMode="auto">
                          <a:xfrm>
                            <a:off x="8000" y="7540"/>
                            <a:ext cx="5880" cy="5820"/>
                          </a:xfrm>
                          <a:custGeom>
                            <a:avLst/>
                            <a:gdLst>
                              <a:gd name="T0" fmla="+- 0 1800 8000"/>
                              <a:gd name="T1" fmla="*/ T0 w 5880"/>
                              <a:gd name="T2" fmla="+- 0 1322 7541"/>
                              <a:gd name="T3" fmla="*/ 1322 h 5820"/>
                              <a:gd name="T4" fmla="+- 0 3112 8000"/>
                              <a:gd name="T5" fmla="*/ T4 w 5880"/>
                              <a:gd name="T6" fmla="+- 0 1322 7541"/>
                              <a:gd name="T7" fmla="*/ 1322 h 5820"/>
                              <a:gd name="T8" fmla="+- 0 1800 8000"/>
                              <a:gd name="T9" fmla="*/ T8 w 5880"/>
                              <a:gd name="T10" fmla="+- 0 1322 7541"/>
                              <a:gd name="T11" fmla="*/ 1322 h 5820"/>
                              <a:gd name="T12" fmla="+- 0 1800 8000"/>
                              <a:gd name="T13" fmla="*/ T12 w 5880"/>
                              <a:gd name="T14" fmla="+- 0 1309 7541"/>
                              <a:gd name="T15" fmla="*/ 1309 h 5820"/>
                              <a:gd name="T16" fmla="+- 0 2092 8000"/>
                              <a:gd name="T17" fmla="*/ T16 w 5880"/>
                              <a:gd name="T18" fmla="+- 0 1322 7541"/>
                              <a:gd name="T19" fmla="*/ 1322 h 5820"/>
                              <a:gd name="T20" fmla="+- 0 2092 8000"/>
                              <a:gd name="T21" fmla="*/ T20 w 5880"/>
                              <a:gd name="T22" fmla="+- 0 1309 7541"/>
                              <a:gd name="T23" fmla="*/ 1309 h 5820"/>
                              <a:gd name="T24" fmla="+- 0 2383 8000"/>
                              <a:gd name="T25" fmla="*/ T24 w 5880"/>
                              <a:gd name="T26" fmla="+- 0 1322 7541"/>
                              <a:gd name="T27" fmla="*/ 1322 h 5820"/>
                              <a:gd name="T28" fmla="+- 0 2383 8000"/>
                              <a:gd name="T29" fmla="*/ T28 w 5880"/>
                              <a:gd name="T30" fmla="+- 0 1309 7541"/>
                              <a:gd name="T31" fmla="*/ 1309 h 5820"/>
                              <a:gd name="T32" fmla="+- 0 2675 8000"/>
                              <a:gd name="T33" fmla="*/ T32 w 5880"/>
                              <a:gd name="T34" fmla="+- 0 1322 7541"/>
                              <a:gd name="T35" fmla="*/ 1322 h 5820"/>
                              <a:gd name="T36" fmla="+- 0 2675 8000"/>
                              <a:gd name="T37" fmla="*/ T36 w 5880"/>
                              <a:gd name="T38" fmla="+- 0 1309 7541"/>
                              <a:gd name="T39" fmla="*/ 1309 h 5820"/>
                              <a:gd name="T40" fmla="+- 0 2967 8000"/>
                              <a:gd name="T41" fmla="*/ T40 w 5880"/>
                              <a:gd name="T42" fmla="+- 0 1322 7541"/>
                              <a:gd name="T43" fmla="*/ 1322 h 5820"/>
                              <a:gd name="T44" fmla="+- 0 2967 8000"/>
                              <a:gd name="T45" fmla="*/ T44 w 5880"/>
                              <a:gd name="T46" fmla="+- 0 1309 7541"/>
                              <a:gd name="T47" fmla="*/ 1309 h 5820"/>
                              <a:gd name="T48" fmla="+- 0 1800 8000"/>
                              <a:gd name="T49" fmla="*/ T48 w 5880"/>
                              <a:gd name="T50" fmla="+- 0 24 7541"/>
                              <a:gd name="T51" fmla="*/ 24 h 5820"/>
                              <a:gd name="T52" fmla="+- 0 3112 8000"/>
                              <a:gd name="T53" fmla="*/ T52 w 5880"/>
                              <a:gd name="T54" fmla="+- 0 24 7541"/>
                              <a:gd name="T55" fmla="*/ 24 h 5820"/>
                              <a:gd name="T56" fmla="+- 0 1800 8000"/>
                              <a:gd name="T57" fmla="*/ T56 w 5880"/>
                              <a:gd name="T58" fmla="+- 0 24 7541"/>
                              <a:gd name="T59" fmla="*/ 24 h 5820"/>
                              <a:gd name="T60" fmla="+- 0 1800 8000"/>
                              <a:gd name="T61" fmla="*/ T60 w 5880"/>
                              <a:gd name="T62" fmla="+- 0 37 7541"/>
                              <a:gd name="T63" fmla="*/ 37 h 5820"/>
                              <a:gd name="T64" fmla="+- 0 2092 8000"/>
                              <a:gd name="T65" fmla="*/ T64 w 5880"/>
                              <a:gd name="T66" fmla="+- 0 24 7541"/>
                              <a:gd name="T67" fmla="*/ 24 h 5820"/>
                              <a:gd name="T68" fmla="+- 0 2092 8000"/>
                              <a:gd name="T69" fmla="*/ T68 w 5880"/>
                              <a:gd name="T70" fmla="+- 0 37 7541"/>
                              <a:gd name="T71" fmla="*/ 37 h 5820"/>
                              <a:gd name="T72" fmla="+- 0 2383 8000"/>
                              <a:gd name="T73" fmla="*/ T72 w 5880"/>
                              <a:gd name="T74" fmla="+- 0 24 7541"/>
                              <a:gd name="T75" fmla="*/ 24 h 5820"/>
                              <a:gd name="T76" fmla="+- 0 2383 8000"/>
                              <a:gd name="T77" fmla="*/ T76 w 5880"/>
                              <a:gd name="T78" fmla="+- 0 37 7541"/>
                              <a:gd name="T79" fmla="*/ 37 h 5820"/>
                              <a:gd name="T80" fmla="+- 0 2675 8000"/>
                              <a:gd name="T81" fmla="*/ T80 w 5880"/>
                              <a:gd name="T82" fmla="+- 0 24 7541"/>
                              <a:gd name="T83" fmla="*/ 24 h 5820"/>
                              <a:gd name="T84" fmla="+- 0 2675 8000"/>
                              <a:gd name="T85" fmla="*/ T84 w 5880"/>
                              <a:gd name="T86" fmla="+- 0 37 7541"/>
                              <a:gd name="T87" fmla="*/ 37 h 5820"/>
                              <a:gd name="T88" fmla="+- 0 2967 8000"/>
                              <a:gd name="T89" fmla="*/ T88 w 5880"/>
                              <a:gd name="T90" fmla="+- 0 24 7541"/>
                              <a:gd name="T91" fmla="*/ 24 h 5820"/>
                              <a:gd name="T92" fmla="+- 0 2967 8000"/>
                              <a:gd name="T93" fmla="*/ T92 w 5880"/>
                              <a:gd name="T94" fmla="+- 0 37 7541"/>
                              <a:gd name="T95" fmla="*/ 37 h 5820"/>
                              <a:gd name="T96" fmla="+- 0 1800 8000"/>
                              <a:gd name="T97" fmla="*/ T96 w 5880"/>
                              <a:gd name="T98" fmla="+- 0 1322 7541"/>
                              <a:gd name="T99" fmla="*/ 1322 h 5820"/>
                              <a:gd name="T100" fmla="+- 0 1800 8000"/>
                              <a:gd name="T101" fmla="*/ T100 w 5880"/>
                              <a:gd name="T102" fmla="+- 0 24 7541"/>
                              <a:gd name="T103" fmla="*/ 24 h 5820"/>
                              <a:gd name="T104" fmla="+- 0 3112 8000"/>
                              <a:gd name="T105" fmla="*/ T104 w 5880"/>
                              <a:gd name="T106" fmla="+- 0 1322 7541"/>
                              <a:gd name="T107" fmla="*/ 1322 h 5820"/>
                              <a:gd name="T108" fmla="+- 0 3112 8000"/>
                              <a:gd name="T109" fmla="*/ T108 w 5880"/>
                              <a:gd name="T110" fmla="+- 0 24 7541"/>
                              <a:gd name="T111" fmla="*/ 24 h 5820"/>
                              <a:gd name="T112" fmla="+- 0 1800 8000"/>
                              <a:gd name="T113" fmla="*/ T112 w 5880"/>
                              <a:gd name="T114" fmla="+- 0 328 7541"/>
                              <a:gd name="T115" fmla="*/ 328 h 5820"/>
                              <a:gd name="T116" fmla="+- 0 1813 8000"/>
                              <a:gd name="T117" fmla="*/ T116 w 5880"/>
                              <a:gd name="T118" fmla="+- 0 328 7541"/>
                              <a:gd name="T119" fmla="*/ 328 h 5820"/>
                              <a:gd name="T120" fmla="+- 0 3112 8000"/>
                              <a:gd name="T121" fmla="*/ T120 w 5880"/>
                              <a:gd name="T122" fmla="+- 0 328 7541"/>
                              <a:gd name="T123" fmla="*/ 328 h 5820"/>
                              <a:gd name="T124" fmla="+- 0 3099 8000"/>
                              <a:gd name="T125" fmla="*/ T124 w 5880"/>
                              <a:gd name="T126" fmla="+- 0 328 7541"/>
                              <a:gd name="T127" fmla="*/ 328 h 5820"/>
                              <a:gd name="T128" fmla="+- 0 1800 8000"/>
                              <a:gd name="T129" fmla="*/ T128 w 5880"/>
                              <a:gd name="T130" fmla="+- 0 831 7541"/>
                              <a:gd name="T131" fmla="*/ 831 h 5820"/>
                              <a:gd name="T132" fmla="+- 0 1807 8000"/>
                              <a:gd name="T133" fmla="*/ T132 w 5880"/>
                              <a:gd name="T134" fmla="+- 0 831 7541"/>
                              <a:gd name="T135" fmla="*/ 831 h 5820"/>
                              <a:gd name="T136" fmla="+- 0 1800 8000"/>
                              <a:gd name="T137" fmla="*/ T136 w 5880"/>
                              <a:gd name="T138" fmla="+- 0 328 7541"/>
                              <a:gd name="T139" fmla="*/ 328 h 5820"/>
                              <a:gd name="T140" fmla="+- 0 1807 8000"/>
                              <a:gd name="T141" fmla="*/ T140 w 5880"/>
                              <a:gd name="T142" fmla="+- 0 328 7541"/>
                              <a:gd name="T143" fmla="*/ 328 h 5820"/>
                              <a:gd name="T144" fmla="+- 0 3112 8000"/>
                              <a:gd name="T145" fmla="*/ T144 w 5880"/>
                              <a:gd name="T146" fmla="+- 0 831 7541"/>
                              <a:gd name="T147" fmla="*/ 831 h 5820"/>
                              <a:gd name="T148" fmla="+- 0 3106 8000"/>
                              <a:gd name="T149" fmla="*/ T148 w 5880"/>
                              <a:gd name="T150" fmla="+- 0 831 7541"/>
                              <a:gd name="T151" fmla="*/ 831 h 5820"/>
                              <a:gd name="T152" fmla="+- 0 3112 8000"/>
                              <a:gd name="T153" fmla="*/ T152 w 5880"/>
                              <a:gd name="T154" fmla="+- 0 328 7541"/>
                              <a:gd name="T155" fmla="*/ 328 h 5820"/>
                              <a:gd name="T156" fmla="+- 0 3106 8000"/>
                              <a:gd name="T157" fmla="*/ T156 w 5880"/>
                              <a:gd name="T158" fmla="+- 0 328 7541"/>
                              <a:gd name="T159" fmla="*/ 328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880" h="5820">
                                <a:moveTo>
                                  <a:pt x="-6200" y="-6219"/>
                                </a:moveTo>
                                <a:lnTo>
                                  <a:pt x="-4888" y="-6219"/>
                                </a:lnTo>
                                <a:moveTo>
                                  <a:pt x="-6200" y="-6219"/>
                                </a:moveTo>
                                <a:lnTo>
                                  <a:pt x="-6200" y="-6232"/>
                                </a:lnTo>
                                <a:moveTo>
                                  <a:pt x="-5908" y="-6219"/>
                                </a:moveTo>
                                <a:lnTo>
                                  <a:pt x="-5908" y="-6232"/>
                                </a:lnTo>
                                <a:moveTo>
                                  <a:pt x="-5617" y="-6219"/>
                                </a:moveTo>
                                <a:lnTo>
                                  <a:pt x="-5617" y="-6232"/>
                                </a:lnTo>
                                <a:moveTo>
                                  <a:pt x="-5325" y="-6219"/>
                                </a:moveTo>
                                <a:lnTo>
                                  <a:pt x="-5325" y="-6232"/>
                                </a:lnTo>
                                <a:moveTo>
                                  <a:pt x="-5033" y="-6219"/>
                                </a:moveTo>
                                <a:lnTo>
                                  <a:pt x="-5033" y="-6232"/>
                                </a:lnTo>
                                <a:moveTo>
                                  <a:pt x="-6200" y="-7517"/>
                                </a:moveTo>
                                <a:lnTo>
                                  <a:pt x="-4888" y="-7517"/>
                                </a:lnTo>
                                <a:moveTo>
                                  <a:pt x="-6200" y="-7517"/>
                                </a:moveTo>
                                <a:lnTo>
                                  <a:pt x="-6200" y="-7504"/>
                                </a:lnTo>
                                <a:moveTo>
                                  <a:pt x="-5908" y="-7517"/>
                                </a:moveTo>
                                <a:lnTo>
                                  <a:pt x="-5908" y="-7504"/>
                                </a:lnTo>
                                <a:moveTo>
                                  <a:pt x="-5617" y="-7517"/>
                                </a:moveTo>
                                <a:lnTo>
                                  <a:pt x="-5617" y="-7504"/>
                                </a:lnTo>
                                <a:moveTo>
                                  <a:pt x="-5325" y="-7517"/>
                                </a:moveTo>
                                <a:lnTo>
                                  <a:pt x="-5325" y="-7504"/>
                                </a:lnTo>
                                <a:moveTo>
                                  <a:pt x="-5033" y="-7517"/>
                                </a:moveTo>
                                <a:lnTo>
                                  <a:pt x="-5033" y="-7504"/>
                                </a:lnTo>
                                <a:moveTo>
                                  <a:pt x="-6200" y="-6219"/>
                                </a:moveTo>
                                <a:lnTo>
                                  <a:pt x="-6200" y="-7517"/>
                                </a:lnTo>
                                <a:moveTo>
                                  <a:pt x="-4888" y="-6219"/>
                                </a:moveTo>
                                <a:lnTo>
                                  <a:pt x="-4888" y="-7517"/>
                                </a:lnTo>
                                <a:moveTo>
                                  <a:pt x="-6200" y="-7213"/>
                                </a:moveTo>
                                <a:lnTo>
                                  <a:pt x="-6187" y="-7213"/>
                                </a:lnTo>
                                <a:moveTo>
                                  <a:pt x="-4888" y="-7213"/>
                                </a:moveTo>
                                <a:lnTo>
                                  <a:pt x="-4901" y="-7213"/>
                                </a:lnTo>
                                <a:moveTo>
                                  <a:pt x="-6200" y="-6710"/>
                                </a:moveTo>
                                <a:lnTo>
                                  <a:pt x="-6193" y="-6710"/>
                                </a:lnTo>
                                <a:moveTo>
                                  <a:pt x="-6200" y="-7213"/>
                                </a:moveTo>
                                <a:lnTo>
                                  <a:pt x="-6193" y="-7213"/>
                                </a:lnTo>
                                <a:moveTo>
                                  <a:pt x="-4888" y="-6710"/>
                                </a:moveTo>
                                <a:lnTo>
                                  <a:pt x="-4894" y="-6710"/>
                                </a:lnTo>
                                <a:moveTo>
                                  <a:pt x="-4888" y="-7213"/>
                                </a:moveTo>
                                <a:lnTo>
                                  <a:pt x="-4894" y="-7213"/>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325"/>
                        <wps:cNvSpPr>
                          <a:spLocks/>
                        </wps:cNvSpPr>
                        <wps:spPr bwMode="auto">
                          <a:xfrm>
                            <a:off x="1800" y="788"/>
                            <a:ext cx="1312" cy="294"/>
                          </a:xfrm>
                          <a:custGeom>
                            <a:avLst/>
                            <a:gdLst>
                              <a:gd name="T0" fmla="+- 0 1800 1800"/>
                              <a:gd name="T1" fmla="*/ T0 w 1312"/>
                              <a:gd name="T2" fmla="+- 0 1030 789"/>
                              <a:gd name="T3" fmla="*/ 1030 h 294"/>
                              <a:gd name="T4" fmla="+- 0 1946 1800"/>
                              <a:gd name="T5" fmla="*/ T4 w 1312"/>
                              <a:gd name="T6" fmla="+- 0 1082 789"/>
                              <a:gd name="T7" fmla="*/ 1082 h 294"/>
                              <a:gd name="T8" fmla="+- 0 2092 1800"/>
                              <a:gd name="T9" fmla="*/ T8 w 1312"/>
                              <a:gd name="T10" fmla="+- 0 878 789"/>
                              <a:gd name="T11" fmla="*/ 878 h 294"/>
                              <a:gd name="T12" fmla="+- 0 2238 1800"/>
                              <a:gd name="T13" fmla="*/ T12 w 1312"/>
                              <a:gd name="T14" fmla="+- 0 963 789"/>
                              <a:gd name="T15" fmla="*/ 963 h 294"/>
                              <a:gd name="T16" fmla="+- 0 2383 1800"/>
                              <a:gd name="T17" fmla="*/ T16 w 1312"/>
                              <a:gd name="T18" fmla="+- 0 886 789"/>
                              <a:gd name="T19" fmla="*/ 886 h 294"/>
                              <a:gd name="T20" fmla="+- 0 2529 1800"/>
                              <a:gd name="T21" fmla="*/ T20 w 1312"/>
                              <a:gd name="T22" fmla="+- 0 789 789"/>
                              <a:gd name="T23" fmla="*/ 789 h 294"/>
                              <a:gd name="T24" fmla="+- 0 2675 1800"/>
                              <a:gd name="T25" fmla="*/ T24 w 1312"/>
                              <a:gd name="T26" fmla="+- 0 789 789"/>
                              <a:gd name="T27" fmla="*/ 789 h 294"/>
                              <a:gd name="T28" fmla="+- 0 2821 1800"/>
                              <a:gd name="T29" fmla="*/ T28 w 1312"/>
                              <a:gd name="T30" fmla="+- 0 868 789"/>
                              <a:gd name="T31" fmla="*/ 868 h 294"/>
                              <a:gd name="T32" fmla="+- 0 2967 1800"/>
                              <a:gd name="T33" fmla="*/ T32 w 1312"/>
                              <a:gd name="T34" fmla="+- 0 892 789"/>
                              <a:gd name="T35" fmla="*/ 892 h 294"/>
                              <a:gd name="T36" fmla="+- 0 3112 1800"/>
                              <a:gd name="T37" fmla="*/ T36 w 1312"/>
                              <a:gd name="T38" fmla="+- 0 797 789"/>
                              <a:gd name="T39" fmla="*/ 797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294">
                                <a:moveTo>
                                  <a:pt x="0" y="241"/>
                                </a:moveTo>
                                <a:lnTo>
                                  <a:pt x="146" y="293"/>
                                </a:lnTo>
                                <a:lnTo>
                                  <a:pt x="292" y="89"/>
                                </a:lnTo>
                                <a:lnTo>
                                  <a:pt x="438" y="174"/>
                                </a:lnTo>
                                <a:lnTo>
                                  <a:pt x="583" y="97"/>
                                </a:lnTo>
                                <a:lnTo>
                                  <a:pt x="729" y="0"/>
                                </a:lnTo>
                                <a:lnTo>
                                  <a:pt x="875" y="0"/>
                                </a:lnTo>
                                <a:lnTo>
                                  <a:pt x="1021" y="79"/>
                                </a:lnTo>
                                <a:lnTo>
                                  <a:pt x="1167" y="103"/>
                                </a:lnTo>
                                <a:lnTo>
                                  <a:pt x="1312" y="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AutoShape 324"/>
                        <wps:cNvSpPr>
                          <a:spLocks/>
                        </wps:cNvSpPr>
                        <wps:spPr bwMode="auto">
                          <a:xfrm>
                            <a:off x="-140" y="14440"/>
                            <a:ext cx="280" cy="280"/>
                          </a:xfrm>
                          <a:custGeom>
                            <a:avLst/>
                            <a:gdLst>
                              <a:gd name="T0" fmla="+- 0 1800 -140"/>
                              <a:gd name="T1" fmla="*/ T0 w 280"/>
                              <a:gd name="T2" fmla="+- 0 998 14441"/>
                              <a:gd name="T3" fmla="*/ 998 h 280"/>
                              <a:gd name="T4" fmla="+- 0 1800 -140"/>
                              <a:gd name="T5" fmla="*/ T4 w 280"/>
                              <a:gd name="T6" fmla="+- 0 1061 14441"/>
                              <a:gd name="T7" fmla="*/ 1061 h 280"/>
                              <a:gd name="T8" fmla="+- 0 1769 -140"/>
                              <a:gd name="T9" fmla="*/ T8 w 280"/>
                              <a:gd name="T10" fmla="+- 0 1030 14441"/>
                              <a:gd name="T11" fmla="*/ 1030 h 280"/>
                              <a:gd name="T12" fmla="+- 0 1832 -140"/>
                              <a:gd name="T13" fmla="*/ T12 w 280"/>
                              <a:gd name="T14" fmla="+- 0 1030 14441"/>
                              <a:gd name="T15" fmla="*/ 1030 h 280"/>
                            </a:gdLst>
                            <a:ahLst/>
                            <a:cxnLst>
                              <a:cxn ang="0">
                                <a:pos x="T1" y="T3"/>
                              </a:cxn>
                              <a:cxn ang="0">
                                <a:pos x="T5" y="T7"/>
                              </a:cxn>
                              <a:cxn ang="0">
                                <a:pos x="T9" y="T11"/>
                              </a:cxn>
                              <a:cxn ang="0">
                                <a:pos x="T13" y="T15"/>
                              </a:cxn>
                            </a:cxnLst>
                            <a:rect l="0" t="0" r="r" b="b"/>
                            <a:pathLst>
                              <a:path w="280" h="280">
                                <a:moveTo>
                                  <a:pt x="1940" y="-13443"/>
                                </a:moveTo>
                                <a:lnTo>
                                  <a:pt x="1940" y="-13380"/>
                                </a:lnTo>
                                <a:moveTo>
                                  <a:pt x="1909" y="-13411"/>
                                </a:moveTo>
                                <a:lnTo>
                                  <a:pt x="1972" y="-1341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AutoShape 323"/>
                        <wps:cNvSpPr>
                          <a:spLocks/>
                        </wps:cNvSpPr>
                        <wps:spPr bwMode="auto">
                          <a:xfrm>
                            <a:off x="-140" y="14440"/>
                            <a:ext cx="280" cy="280"/>
                          </a:xfrm>
                          <a:custGeom>
                            <a:avLst/>
                            <a:gdLst>
                              <a:gd name="T0" fmla="+- 0 1946 -140"/>
                              <a:gd name="T1" fmla="*/ T0 w 280"/>
                              <a:gd name="T2" fmla="+- 0 1051 14441"/>
                              <a:gd name="T3" fmla="*/ 1051 h 280"/>
                              <a:gd name="T4" fmla="+- 0 1946 -140"/>
                              <a:gd name="T5" fmla="*/ T4 w 280"/>
                              <a:gd name="T6" fmla="+- 0 1113 14441"/>
                              <a:gd name="T7" fmla="*/ 1113 h 280"/>
                              <a:gd name="T8" fmla="+- 0 1915 -140"/>
                              <a:gd name="T9" fmla="*/ T8 w 280"/>
                              <a:gd name="T10" fmla="+- 0 1082 14441"/>
                              <a:gd name="T11" fmla="*/ 1082 h 280"/>
                              <a:gd name="T12" fmla="+- 0 1977 -140"/>
                              <a:gd name="T13" fmla="*/ T12 w 280"/>
                              <a:gd name="T14" fmla="+- 0 1082 14441"/>
                              <a:gd name="T15" fmla="*/ 1082 h 280"/>
                            </a:gdLst>
                            <a:ahLst/>
                            <a:cxnLst>
                              <a:cxn ang="0">
                                <a:pos x="T1" y="T3"/>
                              </a:cxn>
                              <a:cxn ang="0">
                                <a:pos x="T5" y="T7"/>
                              </a:cxn>
                              <a:cxn ang="0">
                                <a:pos x="T9" y="T11"/>
                              </a:cxn>
                              <a:cxn ang="0">
                                <a:pos x="T13" y="T15"/>
                              </a:cxn>
                            </a:cxnLst>
                            <a:rect l="0" t="0" r="r" b="b"/>
                            <a:pathLst>
                              <a:path w="280" h="280">
                                <a:moveTo>
                                  <a:pt x="2086" y="-13390"/>
                                </a:moveTo>
                                <a:lnTo>
                                  <a:pt x="2086" y="-13328"/>
                                </a:lnTo>
                                <a:moveTo>
                                  <a:pt x="2055" y="-13359"/>
                                </a:moveTo>
                                <a:lnTo>
                                  <a:pt x="2117" y="-1335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utoShape 322"/>
                        <wps:cNvSpPr>
                          <a:spLocks/>
                        </wps:cNvSpPr>
                        <wps:spPr bwMode="auto">
                          <a:xfrm>
                            <a:off x="-140" y="14440"/>
                            <a:ext cx="280" cy="280"/>
                          </a:xfrm>
                          <a:custGeom>
                            <a:avLst/>
                            <a:gdLst>
                              <a:gd name="T0" fmla="+- 0 2092 -140"/>
                              <a:gd name="T1" fmla="*/ T0 w 280"/>
                              <a:gd name="T2" fmla="+- 0 847 14441"/>
                              <a:gd name="T3" fmla="*/ 847 h 280"/>
                              <a:gd name="T4" fmla="+- 0 2092 -140"/>
                              <a:gd name="T5" fmla="*/ T4 w 280"/>
                              <a:gd name="T6" fmla="+- 0 909 14441"/>
                              <a:gd name="T7" fmla="*/ 909 h 280"/>
                              <a:gd name="T8" fmla="+- 0 2061 -140"/>
                              <a:gd name="T9" fmla="*/ T8 w 280"/>
                              <a:gd name="T10" fmla="+- 0 878 14441"/>
                              <a:gd name="T11" fmla="*/ 878 h 280"/>
                              <a:gd name="T12" fmla="+- 0 2123 -140"/>
                              <a:gd name="T13" fmla="*/ T12 w 280"/>
                              <a:gd name="T14" fmla="+- 0 878 14441"/>
                              <a:gd name="T15" fmla="*/ 878 h 280"/>
                            </a:gdLst>
                            <a:ahLst/>
                            <a:cxnLst>
                              <a:cxn ang="0">
                                <a:pos x="T1" y="T3"/>
                              </a:cxn>
                              <a:cxn ang="0">
                                <a:pos x="T5" y="T7"/>
                              </a:cxn>
                              <a:cxn ang="0">
                                <a:pos x="T9" y="T11"/>
                              </a:cxn>
                              <a:cxn ang="0">
                                <a:pos x="T13" y="T15"/>
                              </a:cxn>
                            </a:cxnLst>
                            <a:rect l="0" t="0" r="r" b="b"/>
                            <a:pathLst>
                              <a:path w="280" h="280">
                                <a:moveTo>
                                  <a:pt x="2232" y="-13594"/>
                                </a:moveTo>
                                <a:lnTo>
                                  <a:pt x="2232" y="-13532"/>
                                </a:lnTo>
                                <a:moveTo>
                                  <a:pt x="2201" y="-13563"/>
                                </a:moveTo>
                                <a:lnTo>
                                  <a:pt x="2263" y="-1356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AutoShape 321"/>
                        <wps:cNvSpPr>
                          <a:spLocks/>
                        </wps:cNvSpPr>
                        <wps:spPr bwMode="auto">
                          <a:xfrm>
                            <a:off x="-140" y="14440"/>
                            <a:ext cx="280" cy="280"/>
                          </a:xfrm>
                          <a:custGeom>
                            <a:avLst/>
                            <a:gdLst>
                              <a:gd name="T0" fmla="+- 0 2238 -140"/>
                              <a:gd name="T1" fmla="*/ T0 w 280"/>
                              <a:gd name="T2" fmla="+- 0 932 14441"/>
                              <a:gd name="T3" fmla="*/ 932 h 280"/>
                              <a:gd name="T4" fmla="+- 0 2238 -140"/>
                              <a:gd name="T5" fmla="*/ T4 w 280"/>
                              <a:gd name="T6" fmla="+- 0 994 14441"/>
                              <a:gd name="T7" fmla="*/ 994 h 280"/>
                              <a:gd name="T8" fmla="+- 0 2206 -140"/>
                              <a:gd name="T9" fmla="*/ T8 w 280"/>
                              <a:gd name="T10" fmla="+- 0 963 14441"/>
                              <a:gd name="T11" fmla="*/ 963 h 280"/>
                              <a:gd name="T12" fmla="+- 0 2269 -140"/>
                              <a:gd name="T13" fmla="*/ T12 w 280"/>
                              <a:gd name="T14" fmla="+- 0 963 14441"/>
                              <a:gd name="T15" fmla="*/ 963 h 280"/>
                            </a:gdLst>
                            <a:ahLst/>
                            <a:cxnLst>
                              <a:cxn ang="0">
                                <a:pos x="T1" y="T3"/>
                              </a:cxn>
                              <a:cxn ang="0">
                                <a:pos x="T5" y="T7"/>
                              </a:cxn>
                              <a:cxn ang="0">
                                <a:pos x="T9" y="T11"/>
                              </a:cxn>
                              <a:cxn ang="0">
                                <a:pos x="T13" y="T15"/>
                              </a:cxn>
                            </a:cxnLst>
                            <a:rect l="0" t="0" r="r" b="b"/>
                            <a:pathLst>
                              <a:path w="280" h="280">
                                <a:moveTo>
                                  <a:pt x="2378" y="-13509"/>
                                </a:moveTo>
                                <a:lnTo>
                                  <a:pt x="2378" y="-13447"/>
                                </a:lnTo>
                                <a:moveTo>
                                  <a:pt x="2346" y="-13478"/>
                                </a:moveTo>
                                <a:lnTo>
                                  <a:pt x="2409" y="-1347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AutoShape 320"/>
                        <wps:cNvSpPr>
                          <a:spLocks/>
                        </wps:cNvSpPr>
                        <wps:spPr bwMode="auto">
                          <a:xfrm>
                            <a:off x="-140" y="14440"/>
                            <a:ext cx="280" cy="280"/>
                          </a:xfrm>
                          <a:custGeom>
                            <a:avLst/>
                            <a:gdLst>
                              <a:gd name="T0" fmla="+- 0 2383 -140"/>
                              <a:gd name="T1" fmla="*/ T0 w 280"/>
                              <a:gd name="T2" fmla="+- 0 855 14441"/>
                              <a:gd name="T3" fmla="*/ 855 h 280"/>
                              <a:gd name="T4" fmla="+- 0 2383 -140"/>
                              <a:gd name="T5" fmla="*/ T4 w 280"/>
                              <a:gd name="T6" fmla="+- 0 917 14441"/>
                              <a:gd name="T7" fmla="*/ 917 h 280"/>
                              <a:gd name="T8" fmla="+- 0 2352 -140"/>
                              <a:gd name="T9" fmla="*/ T8 w 280"/>
                              <a:gd name="T10" fmla="+- 0 886 14441"/>
                              <a:gd name="T11" fmla="*/ 886 h 280"/>
                              <a:gd name="T12" fmla="+- 0 2415 -140"/>
                              <a:gd name="T13" fmla="*/ T12 w 280"/>
                              <a:gd name="T14" fmla="+- 0 886 14441"/>
                              <a:gd name="T15" fmla="*/ 886 h 280"/>
                            </a:gdLst>
                            <a:ahLst/>
                            <a:cxnLst>
                              <a:cxn ang="0">
                                <a:pos x="T1" y="T3"/>
                              </a:cxn>
                              <a:cxn ang="0">
                                <a:pos x="T5" y="T7"/>
                              </a:cxn>
                              <a:cxn ang="0">
                                <a:pos x="T9" y="T11"/>
                              </a:cxn>
                              <a:cxn ang="0">
                                <a:pos x="T13" y="T15"/>
                              </a:cxn>
                            </a:cxnLst>
                            <a:rect l="0" t="0" r="r" b="b"/>
                            <a:pathLst>
                              <a:path w="280" h="280">
                                <a:moveTo>
                                  <a:pt x="2523" y="-13586"/>
                                </a:moveTo>
                                <a:lnTo>
                                  <a:pt x="2523" y="-13524"/>
                                </a:lnTo>
                                <a:moveTo>
                                  <a:pt x="2492" y="-13555"/>
                                </a:moveTo>
                                <a:lnTo>
                                  <a:pt x="2555" y="-1355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AutoShape 319"/>
                        <wps:cNvSpPr>
                          <a:spLocks/>
                        </wps:cNvSpPr>
                        <wps:spPr bwMode="auto">
                          <a:xfrm>
                            <a:off x="-140" y="14440"/>
                            <a:ext cx="280" cy="280"/>
                          </a:xfrm>
                          <a:custGeom>
                            <a:avLst/>
                            <a:gdLst>
                              <a:gd name="T0" fmla="+- 0 2529 -140"/>
                              <a:gd name="T1" fmla="*/ T0 w 280"/>
                              <a:gd name="T2" fmla="+- 0 758 14441"/>
                              <a:gd name="T3" fmla="*/ 758 h 280"/>
                              <a:gd name="T4" fmla="+- 0 2529 -140"/>
                              <a:gd name="T5" fmla="*/ T4 w 280"/>
                              <a:gd name="T6" fmla="+- 0 821 14441"/>
                              <a:gd name="T7" fmla="*/ 821 h 280"/>
                              <a:gd name="T8" fmla="+- 0 2498 -140"/>
                              <a:gd name="T9" fmla="*/ T8 w 280"/>
                              <a:gd name="T10" fmla="+- 0 789 14441"/>
                              <a:gd name="T11" fmla="*/ 789 h 280"/>
                              <a:gd name="T12" fmla="+- 0 2560 -140"/>
                              <a:gd name="T13" fmla="*/ T12 w 280"/>
                              <a:gd name="T14" fmla="+- 0 789 14441"/>
                              <a:gd name="T15" fmla="*/ 789 h 280"/>
                            </a:gdLst>
                            <a:ahLst/>
                            <a:cxnLst>
                              <a:cxn ang="0">
                                <a:pos x="T1" y="T3"/>
                              </a:cxn>
                              <a:cxn ang="0">
                                <a:pos x="T5" y="T7"/>
                              </a:cxn>
                              <a:cxn ang="0">
                                <a:pos x="T9" y="T11"/>
                              </a:cxn>
                              <a:cxn ang="0">
                                <a:pos x="T13" y="T15"/>
                              </a:cxn>
                            </a:cxnLst>
                            <a:rect l="0" t="0" r="r" b="b"/>
                            <a:pathLst>
                              <a:path w="280" h="280">
                                <a:moveTo>
                                  <a:pt x="2669" y="-13683"/>
                                </a:moveTo>
                                <a:lnTo>
                                  <a:pt x="2669" y="-13620"/>
                                </a:lnTo>
                                <a:moveTo>
                                  <a:pt x="2638" y="-13652"/>
                                </a:moveTo>
                                <a:lnTo>
                                  <a:pt x="2700" y="-136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utoShape 318"/>
                        <wps:cNvSpPr>
                          <a:spLocks/>
                        </wps:cNvSpPr>
                        <wps:spPr bwMode="auto">
                          <a:xfrm>
                            <a:off x="-140" y="14440"/>
                            <a:ext cx="280" cy="280"/>
                          </a:xfrm>
                          <a:custGeom>
                            <a:avLst/>
                            <a:gdLst>
                              <a:gd name="T0" fmla="+- 0 2675 -140"/>
                              <a:gd name="T1" fmla="*/ T0 w 280"/>
                              <a:gd name="T2" fmla="+- 0 758 14441"/>
                              <a:gd name="T3" fmla="*/ 758 h 280"/>
                              <a:gd name="T4" fmla="+- 0 2675 -140"/>
                              <a:gd name="T5" fmla="*/ T4 w 280"/>
                              <a:gd name="T6" fmla="+- 0 820 14441"/>
                              <a:gd name="T7" fmla="*/ 820 h 280"/>
                              <a:gd name="T8" fmla="+- 0 2644 -140"/>
                              <a:gd name="T9" fmla="*/ T8 w 280"/>
                              <a:gd name="T10" fmla="+- 0 789 14441"/>
                              <a:gd name="T11" fmla="*/ 789 h 280"/>
                              <a:gd name="T12" fmla="+- 0 2706 -140"/>
                              <a:gd name="T13" fmla="*/ T12 w 280"/>
                              <a:gd name="T14" fmla="+- 0 789 14441"/>
                              <a:gd name="T15" fmla="*/ 789 h 280"/>
                            </a:gdLst>
                            <a:ahLst/>
                            <a:cxnLst>
                              <a:cxn ang="0">
                                <a:pos x="T1" y="T3"/>
                              </a:cxn>
                              <a:cxn ang="0">
                                <a:pos x="T5" y="T7"/>
                              </a:cxn>
                              <a:cxn ang="0">
                                <a:pos x="T9" y="T11"/>
                              </a:cxn>
                              <a:cxn ang="0">
                                <a:pos x="T13" y="T15"/>
                              </a:cxn>
                            </a:cxnLst>
                            <a:rect l="0" t="0" r="r" b="b"/>
                            <a:pathLst>
                              <a:path w="280" h="280">
                                <a:moveTo>
                                  <a:pt x="2815" y="-13683"/>
                                </a:moveTo>
                                <a:lnTo>
                                  <a:pt x="2815" y="-13621"/>
                                </a:lnTo>
                                <a:moveTo>
                                  <a:pt x="2784" y="-13652"/>
                                </a:moveTo>
                                <a:lnTo>
                                  <a:pt x="2846" y="-136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AutoShape 317"/>
                        <wps:cNvSpPr>
                          <a:spLocks/>
                        </wps:cNvSpPr>
                        <wps:spPr bwMode="auto">
                          <a:xfrm>
                            <a:off x="-140" y="14440"/>
                            <a:ext cx="280" cy="280"/>
                          </a:xfrm>
                          <a:custGeom>
                            <a:avLst/>
                            <a:gdLst>
                              <a:gd name="T0" fmla="+- 0 2821 -140"/>
                              <a:gd name="T1" fmla="*/ T0 w 280"/>
                              <a:gd name="T2" fmla="+- 0 837 14441"/>
                              <a:gd name="T3" fmla="*/ 837 h 280"/>
                              <a:gd name="T4" fmla="+- 0 2821 -140"/>
                              <a:gd name="T5" fmla="*/ T4 w 280"/>
                              <a:gd name="T6" fmla="+- 0 899 14441"/>
                              <a:gd name="T7" fmla="*/ 899 h 280"/>
                              <a:gd name="T8" fmla="+- 0 2790 -140"/>
                              <a:gd name="T9" fmla="*/ T8 w 280"/>
                              <a:gd name="T10" fmla="+- 0 868 14441"/>
                              <a:gd name="T11" fmla="*/ 868 h 280"/>
                              <a:gd name="T12" fmla="+- 0 2852 -140"/>
                              <a:gd name="T13" fmla="*/ T12 w 280"/>
                              <a:gd name="T14" fmla="+- 0 868 14441"/>
                              <a:gd name="T15" fmla="*/ 868 h 280"/>
                            </a:gdLst>
                            <a:ahLst/>
                            <a:cxnLst>
                              <a:cxn ang="0">
                                <a:pos x="T1" y="T3"/>
                              </a:cxn>
                              <a:cxn ang="0">
                                <a:pos x="T5" y="T7"/>
                              </a:cxn>
                              <a:cxn ang="0">
                                <a:pos x="T9" y="T11"/>
                              </a:cxn>
                              <a:cxn ang="0">
                                <a:pos x="T13" y="T15"/>
                              </a:cxn>
                            </a:cxnLst>
                            <a:rect l="0" t="0" r="r" b="b"/>
                            <a:pathLst>
                              <a:path w="280" h="280">
                                <a:moveTo>
                                  <a:pt x="2961" y="-13604"/>
                                </a:moveTo>
                                <a:lnTo>
                                  <a:pt x="2961" y="-13542"/>
                                </a:lnTo>
                                <a:moveTo>
                                  <a:pt x="2930" y="-13573"/>
                                </a:moveTo>
                                <a:lnTo>
                                  <a:pt x="2992" y="-1357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AutoShape 316"/>
                        <wps:cNvSpPr>
                          <a:spLocks/>
                        </wps:cNvSpPr>
                        <wps:spPr bwMode="auto">
                          <a:xfrm>
                            <a:off x="-140" y="14440"/>
                            <a:ext cx="280" cy="280"/>
                          </a:xfrm>
                          <a:custGeom>
                            <a:avLst/>
                            <a:gdLst>
                              <a:gd name="T0" fmla="+- 0 2967 -140"/>
                              <a:gd name="T1" fmla="*/ T0 w 280"/>
                              <a:gd name="T2" fmla="+- 0 860 14441"/>
                              <a:gd name="T3" fmla="*/ 860 h 280"/>
                              <a:gd name="T4" fmla="+- 0 2967 -140"/>
                              <a:gd name="T5" fmla="*/ T4 w 280"/>
                              <a:gd name="T6" fmla="+- 0 923 14441"/>
                              <a:gd name="T7" fmla="*/ 923 h 280"/>
                              <a:gd name="T8" fmla="+- 0 2935 -140"/>
                              <a:gd name="T9" fmla="*/ T8 w 280"/>
                              <a:gd name="T10" fmla="+- 0 892 14441"/>
                              <a:gd name="T11" fmla="*/ 892 h 280"/>
                              <a:gd name="T12" fmla="+- 0 2998 -140"/>
                              <a:gd name="T13" fmla="*/ T12 w 280"/>
                              <a:gd name="T14" fmla="+- 0 892 14441"/>
                              <a:gd name="T15" fmla="*/ 892 h 280"/>
                            </a:gdLst>
                            <a:ahLst/>
                            <a:cxnLst>
                              <a:cxn ang="0">
                                <a:pos x="T1" y="T3"/>
                              </a:cxn>
                              <a:cxn ang="0">
                                <a:pos x="T5" y="T7"/>
                              </a:cxn>
                              <a:cxn ang="0">
                                <a:pos x="T9" y="T11"/>
                              </a:cxn>
                              <a:cxn ang="0">
                                <a:pos x="T13" y="T15"/>
                              </a:cxn>
                            </a:cxnLst>
                            <a:rect l="0" t="0" r="r" b="b"/>
                            <a:pathLst>
                              <a:path w="280" h="280">
                                <a:moveTo>
                                  <a:pt x="3107" y="-13581"/>
                                </a:moveTo>
                                <a:lnTo>
                                  <a:pt x="3107" y="-13518"/>
                                </a:lnTo>
                                <a:moveTo>
                                  <a:pt x="3075" y="-13549"/>
                                </a:moveTo>
                                <a:lnTo>
                                  <a:pt x="3138" y="-1354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315"/>
                        <wps:cNvSpPr>
                          <a:spLocks/>
                        </wps:cNvSpPr>
                        <wps:spPr bwMode="auto">
                          <a:xfrm>
                            <a:off x="-140" y="14440"/>
                            <a:ext cx="280" cy="280"/>
                          </a:xfrm>
                          <a:custGeom>
                            <a:avLst/>
                            <a:gdLst>
                              <a:gd name="T0" fmla="+- 0 3112 -140"/>
                              <a:gd name="T1" fmla="*/ T0 w 280"/>
                              <a:gd name="T2" fmla="+- 0 765 14441"/>
                              <a:gd name="T3" fmla="*/ 765 h 280"/>
                              <a:gd name="T4" fmla="+- 0 3112 -140"/>
                              <a:gd name="T5" fmla="*/ T4 w 280"/>
                              <a:gd name="T6" fmla="+- 0 828 14441"/>
                              <a:gd name="T7" fmla="*/ 828 h 280"/>
                              <a:gd name="T8" fmla="+- 0 3081 -140"/>
                              <a:gd name="T9" fmla="*/ T8 w 280"/>
                              <a:gd name="T10" fmla="+- 0 797 14441"/>
                              <a:gd name="T11" fmla="*/ 797 h 280"/>
                              <a:gd name="T12" fmla="+- 0 3144 -140"/>
                              <a:gd name="T13" fmla="*/ T12 w 280"/>
                              <a:gd name="T14" fmla="+- 0 797 14441"/>
                              <a:gd name="T15" fmla="*/ 797 h 280"/>
                            </a:gdLst>
                            <a:ahLst/>
                            <a:cxnLst>
                              <a:cxn ang="0">
                                <a:pos x="T1" y="T3"/>
                              </a:cxn>
                              <a:cxn ang="0">
                                <a:pos x="T5" y="T7"/>
                              </a:cxn>
                              <a:cxn ang="0">
                                <a:pos x="T9" y="T11"/>
                              </a:cxn>
                              <a:cxn ang="0">
                                <a:pos x="T13" y="T15"/>
                              </a:cxn>
                            </a:cxnLst>
                            <a:rect l="0" t="0" r="r" b="b"/>
                            <a:pathLst>
                              <a:path w="280" h="280">
                                <a:moveTo>
                                  <a:pt x="3252" y="-13676"/>
                                </a:moveTo>
                                <a:lnTo>
                                  <a:pt x="3252" y="-13613"/>
                                </a:lnTo>
                                <a:moveTo>
                                  <a:pt x="3221" y="-13644"/>
                                </a:moveTo>
                                <a:lnTo>
                                  <a:pt x="3284" y="-1364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14"/>
                        <wps:cNvSpPr>
                          <a:spLocks/>
                        </wps:cNvSpPr>
                        <wps:spPr bwMode="auto">
                          <a:xfrm>
                            <a:off x="1800" y="263"/>
                            <a:ext cx="1312" cy="294"/>
                          </a:xfrm>
                          <a:custGeom>
                            <a:avLst/>
                            <a:gdLst>
                              <a:gd name="T0" fmla="+- 0 1800 1800"/>
                              <a:gd name="T1" fmla="*/ T0 w 1312"/>
                              <a:gd name="T2" fmla="+- 0 505 264"/>
                              <a:gd name="T3" fmla="*/ 505 h 294"/>
                              <a:gd name="T4" fmla="+- 0 1946 1800"/>
                              <a:gd name="T5" fmla="*/ T4 w 1312"/>
                              <a:gd name="T6" fmla="+- 0 557 264"/>
                              <a:gd name="T7" fmla="*/ 557 h 294"/>
                              <a:gd name="T8" fmla="+- 0 2092 1800"/>
                              <a:gd name="T9" fmla="*/ T8 w 1312"/>
                              <a:gd name="T10" fmla="+- 0 353 264"/>
                              <a:gd name="T11" fmla="*/ 353 h 294"/>
                              <a:gd name="T12" fmla="+- 0 2238 1800"/>
                              <a:gd name="T13" fmla="*/ T12 w 1312"/>
                              <a:gd name="T14" fmla="+- 0 438 264"/>
                              <a:gd name="T15" fmla="*/ 438 h 294"/>
                              <a:gd name="T16" fmla="+- 0 2383 1800"/>
                              <a:gd name="T17" fmla="*/ T16 w 1312"/>
                              <a:gd name="T18" fmla="+- 0 361 264"/>
                              <a:gd name="T19" fmla="*/ 361 h 294"/>
                              <a:gd name="T20" fmla="+- 0 2529 1800"/>
                              <a:gd name="T21" fmla="*/ T20 w 1312"/>
                              <a:gd name="T22" fmla="+- 0 265 264"/>
                              <a:gd name="T23" fmla="*/ 265 h 294"/>
                              <a:gd name="T24" fmla="+- 0 2675 1800"/>
                              <a:gd name="T25" fmla="*/ T24 w 1312"/>
                              <a:gd name="T26" fmla="+- 0 264 264"/>
                              <a:gd name="T27" fmla="*/ 264 h 294"/>
                              <a:gd name="T28" fmla="+- 0 2821 1800"/>
                              <a:gd name="T29" fmla="*/ T28 w 1312"/>
                              <a:gd name="T30" fmla="+- 0 343 264"/>
                              <a:gd name="T31" fmla="*/ 343 h 294"/>
                              <a:gd name="T32" fmla="+- 0 2967 1800"/>
                              <a:gd name="T33" fmla="*/ T32 w 1312"/>
                              <a:gd name="T34" fmla="+- 0 365 264"/>
                              <a:gd name="T35" fmla="*/ 365 h 294"/>
                              <a:gd name="T36" fmla="+- 0 3112 1800"/>
                              <a:gd name="T37" fmla="*/ T36 w 1312"/>
                              <a:gd name="T38" fmla="+- 0 271 264"/>
                              <a:gd name="T39" fmla="*/ 271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294">
                                <a:moveTo>
                                  <a:pt x="0" y="241"/>
                                </a:moveTo>
                                <a:lnTo>
                                  <a:pt x="146" y="293"/>
                                </a:lnTo>
                                <a:lnTo>
                                  <a:pt x="292" y="89"/>
                                </a:lnTo>
                                <a:lnTo>
                                  <a:pt x="438" y="174"/>
                                </a:lnTo>
                                <a:lnTo>
                                  <a:pt x="583" y="97"/>
                                </a:lnTo>
                                <a:lnTo>
                                  <a:pt x="729" y="1"/>
                                </a:lnTo>
                                <a:lnTo>
                                  <a:pt x="875" y="0"/>
                                </a:lnTo>
                                <a:lnTo>
                                  <a:pt x="1021" y="79"/>
                                </a:lnTo>
                                <a:lnTo>
                                  <a:pt x="1167" y="101"/>
                                </a:lnTo>
                                <a:lnTo>
                                  <a:pt x="1312" y="7"/>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13"/>
                        <wps:cNvSpPr>
                          <a:spLocks/>
                        </wps:cNvSpPr>
                        <wps:spPr bwMode="auto">
                          <a:xfrm>
                            <a:off x="1764" y="463"/>
                            <a:ext cx="73" cy="63"/>
                          </a:xfrm>
                          <a:custGeom>
                            <a:avLst/>
                            <a:gdLst>
                              <a:gd name="T0" fmla="+- 0 1800 1764"/>
                              <a:gd name="T1" fmla="*/ T0 w 73"/>
                              <a:gd name="T2" fmla="+- 0 463 463"/>
                              <a:gd name="T3" fmla="*/ 463 h 63"/>
                              <a:gd name="T4" fmla="+- 0 1764 1764"/>
                              <a:gd name="T5" fmla="*/ T4 w 73"/>
                              <a:gd name="T6" fmla="+- 0 526 463"/>
                              <a:gd name="T7" fmla="*/ 526 h 63"/>
                              <a:gd name="T8" fmla="+- 0 1836 1764"/>
                              <a:gd name="T9" fmla="*/ T8 w 73"/>
                              <a:gd name="T10" fmla="+- 0 526 463"/>
                              <a:gd name="T11" fmla="*/ 526 h 63"/>
                              <a:gd name="T12" fmla="+- 0 1800 1764"/>
                              <a:gd name="T13" fmla="*/ T12 w 73"/>
                              <a:gd name="T14" fmla="+- 0 463 463"/>
                              <a:gd name="T15" fmla="*/ 463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12"/>
                        <wps:cNvSpPr>
                          <a:spLocks/>
                        </wps:cNvSpPr>
                        <wps:spPr bwMode="auto">
                          <a:xfrm>
                            <a:off x="1910" y="515"/>
                            <a:ext cx="73" cy="63"/>
                          </a:xfrm>
                          <a:custGeom>
                            <a:avLst/>
                            <a:gdLst>
                              <a:gd name="T0" fmla="+- 0 1946 1910"/>
                              <a:gd name="T1" fmla="*/ T0 w 73"/>
                              <a:gd name="T2" fmla="+- 0 516 516"/>
                              <a:gd name="T3" fmla="*/ 516 h 63"/>
                              <a:gd name="T4" fmla="+- 0 1910 1910"/>
                              <a:gd name="T5" fmla="*/ T4 w 73"/>
                              <a:gd name="T6" fmla="+- 0 578 516"/>
                              <a:gd name="T7" fmla="*/ 578 h 63"/>
                              <a:gd name="T8" fmla="+- 0 1982 1910"/>
                              <a:gd name="T9" fmla="*/ T8 w 73"/>
                              <a:gd name="T10" fmla="+- 0 578 516"/>
                              <a:gd name="T11" fmla="*/ 578 h 63"/>
                              <a:gd name="T12" fmla="+- 0 1946 1910"/>
                              <a:gd name="T13" fmla="*/ T12 w 73"/>
                              <a:gd name="T14" fmla="+- 0 516 516"/>
                              <a:gd name="T15" fmla="*/ 516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11"/>
                        <wps:cNvSpPr>
                          <a:spLocks/>
                        </wps:cNvSpPr>
                        <wps:spPr bwMode="auto">
                          <a:xfrm>
                            <a:off x="2055" y="311"/>
                            <a:ext cx="73" cy="63"/>
                          </a:xfrm>
                          <a:custGeom>
                            <a:avLst/>
                            <a:gdLst>
                              <a:gd name="T0" fmla="+- 0 2092 2056"/>
                              <a:gd name="T1" fmla="*/ T0 w 73"/>
                              <a:gd name="T2" fmla="+- 0 311 311"/>
                              <a:gd name="T3" fmla="*/ 311 h 63"/>
                              <a:gd name="T4" fmla="+- 0 2056 2056"/>
                              <a:gd name="T5" fmla="*/ T4 w 73"/>
                              <a:gd name="T6" fmla="+- 0 374 311"/>
                              <a:gd name="T7" fmla="*/ 374 h 63"/>
                              <a:gd name="T8" fmla="+- 0 2128 2056"/>
                              <a:gd name="T9" fmla="*/ T8 w 73"/>
                              <a:gd name="T10" fmla="+- 0 374 311"/>
                              <a:gd name="T11" fmla="*/ 374 h 63"/>
                              <a:gd name="T12" fmla="+- 0 2092 2056"/>
                              <a:gd name="T13" fmla="*/ T12 w 73"/>
                              <a:gd name="T14" fmla="+- 0 311 311"/>
                              <a:gd name="T15" fmla="*/ 311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10"/>
                        <wps:cNvSpPr>
                          <a:spLocks/>
                        </wps:cNvSpPr>
                        <wps:spPr bwMode="auto">
                          <a:xfrm>
                            <a:off x="2201" y="396"/>
                            <a:ext cx="73" cy="63"/>
                          </a:xfrm>
                          <a:custGeom>
                            <a:avLst/>
                            <a:gdLst>
                              <a:gd name="T0" fmla="+- 0 2238 2202"/>
                              <a:gd name="T1" fmla="*/ T0 w 73"/>
                              <a:gd name="T2" fmla="+- 0 397 397"/>
                              <a:gd name="T3" fmla="*/ 397 h 63"/>
                              <a:gd name="T4" fmla="+- 0 2202 2202"/>
                              <a:gd name="T5" fmla="*/ T4 w 73"/>
                              <a:gd name="T6" fmla="+- 0 459 397"/>
                              <a:gd name="T7" fmla="*/ 459 h 63"/>
                              <a:gd name="T8" fmla="+- 0 2274 2202"/>
                              <a:gd name="T9" fmla="*/ T8 w 73"/>
                              <a:gd name="T10" fmla="+- 0 459 397"/>
                              <a:gd name="T11" fmla="*/ 459 h 63"/>
                              <a:gd name="T12" fmla="+- 0 2238 2202"/>
                              <a:gd name="T13" fmla="*/ T12 w 73"/>
                              <a:gd name="T14" fmla="+- 0 397 397"/>
                              <a:gd name="T15" fmla="*/ 397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09"/>
                        <wps:cNvSpPr>
                          <a:spLocks/>
                        </wps:cNvSpPr>
                        <wps:spPr bwMode="auto">
                          <a:xfrm>
                            <a:off x="2347" y="319"/>
                            <a:ext cx="73" cy="63"/>
                          </a:xfrm>
                          <a:custGeom>
                            <a:avLst/>
                            <a:gdLst>
                              <a:gd name="T0" fmla="+- 0 2383 2347"/>
                              <a:gd name="T1" fmla="*/ T0 w 73"/>
                              <a:gd name="T2" fmla="+- 0 319 319"/>
                              <a:gd name="T3" fmla="*/ 319 h 63"/>
                              <a:gd name="T4" fmla="+- 0 2347 2347"/>
                              <a:gd name="T5" fmla="*/ T4 w 73"/>
                              <a:gd name="T6" fmla="+- 0 382 319"/>
                              <a:gd name="T7" fmla="*/ 382 h 63"/>
                              <a:gd name="T8" fmla="+- 0 2420 2347"/>
                              <a:gd name="T9" fmla="*/ T8 w 73"/>
                              <a:gd name="T10" fmla="+- 0 382 319"/>
                              <a:gd name="T11" fmla="*/ 382 h 63"/>
                              <a:gd name="T12" fmla="+- 0 2383 2347"/>
                              <a:gd name="T13" fmla="*/ T12 w 73"/>
                              <a:gd name="T14" fmla="+- 0 319 319"/>
                              <a:gd name="T15" fmla="*/ 319 h 63"/>
                            </a:gdLst>
                            <a:ahLst/>
                            <a:cxnLst>
                              <a:cxn ang="0">
                                <a:pos x="T1" y="T3"/>
                              </a:cxn>
                              <a:cxn ang="0">
                                <a:pos x="T5" y="T7"/>
                              </a:cxn>
                              <a:cxn ang="0">
                                <a:pos x="T9" y="T11"/>
                              </a:cxn>
                              <a:cxn ang="0">
                                <a:pos x="T13" y="T15"/>
                              </a:cxn>
                            </a:cxnLst>
                            <a:rect l="0" t="0" r="r" b="b"/>
                            <a:pathLst>
                              <a:path w="73" h="63">
                                <a:moveTo>
                                  <a:pt x="36" y="0"/>
                                </a:moveTo>
                                <a:lnTo>
                                  <a:pt x="0" y="63"/>
                                </a:lnTo>
                                <a:lnTo>
                                  <a:pt x="73"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08"/>
                        <wps:cNvSpPr>
                          <a:spLocks/>
                        </wps:cNvSpPr>
                        <wps:spPr bwMode="auto">
                          <a:xfrm>
                            <a:off x="2493" y="223"/>
                            <a:ext cx="73" cy="63"/>
                          </a:xfrm>
                          <a:custGeom>
                            <a:avLst/>
                            <a:gdLst>
                              <a:gd name="T0" fmla="+- 0 2529 2493"/>
                              <a:gd name="T1" fmla="*/ T0 w 73"/>
                              <a:gd name="T2" fmla="+- 0 224 224"/>
                              <a:gd name="T3" fmla="*/ 224 h 63"/>
                              <a:gd name="T4" fmla="+- 0 2493 2493"/>
                              <a:gd name="T5" fmla="*/ T4 w 73"/>
                              <a:gd name="T6" fmla="+- 0 286 224"/>
                              <a:gd name="T7" fmla="*/ 286 h 63"/>
                              <a:gd name="T8" fmla="+- 0 2565 2493"/>
                              <a:gd name="T9" fmla="*/ T8 w 73"/>
                              <a:gd name="T10" fmla="+- 0 286 224"/>
                              <a:gd name="T11" fmla="*/ 286 h 63"/>
                              <a:gd name="T12" fmla="+- 0 2529 2493"/>
                              <a:gd name="T13" fmla="*/ T12 w 73"/>
                              <a:gd name="T14" fmla="+- 0 224 224"/>
                              <a:gd name="T15" fmla="*/ 224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07"/>
                        <wps:cNvSpPr>
                          <a:spLocks/>
                        </wps:cNvSpPr>
                        <wps:spPr bwMode="auto">
                          <a:xfrm>
                            <a:off x="2638" y="222"/>
                            <a:ext cx="73" cy="63"/>
                          </a:xfrm>
                          <a:custGeom>
                            <a:avLst/>
                            <a:gdLst>
                              <a:gd name="T0" fmla="+- 0 2675 2639"/>
                              <a:gd name="T1" fmla="*/ T0 w 73"/>
                              <a:gd name="T2" fmla="+- 0 222 222"/>
                              <a:gd name="T3" fmla="*/ 222 h 63"/>
                              <a:gd name="T4" fmla="+- 0 2639 2639"/>
                              <a:gd name="T5" fmla="*/ T4 w 73"/>
                              <a:gd name="T6" fmla="+- 0 285 222"/>
                              <a:gd name="T7" fmla="*/ 285 h 63"/>
                              <a:gd name="T8" fmla="+- 0 2711 2639"/>
                              <a:gd name="T9" fmla="*/ T8 w 73"/>
                              <a:gd name="T10" fmla="+- 0 285 222"/>
                              <a:gd name="T11" fmla="*/ 285 h 63"/>
                              <a:gd name="T12" fmla="+- 0 2675 2639"/>
                              <a:gd name="T13" fmla="*/ T12 w 73"/>
                              <a:gd name="T14" fmla="+- 0 222 222"/>
                              <a:gd name="T15" fmla="*/ 222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06"/>
                        <wps:cNvSpPr>
                          <a:spLocks/>
                        </wps:cNvSpPr>
                        <wps:spPr bwMode="auto">
                          <a:xfrm>
                            <a:off x="2784" y="301"/>
                            <a:ext cx="73" cy="63"/>
                          </a:xfrm>
                          <a:custGeom>
                            <a:avLst/>
                            <a:gdLst>
                              <a:gd name="T0" fmla="+- 0 2821 2785"/>
                              <a:gd name="T1" fmla="*/ T0 w 73"/>
                              <a:gd name="T2" fmla="+- 0 301 301"/>
                              <a:gd name="T3" fmla="*/ 301 h 63"/>
                              <a:gd name="T4" fmla="+- 0 2785 2785"/>
                              <a:gd name="T5" fmla="*/ T4 w 73"/>
                              <a:gd name="T6" fmla="+- 0 364 301"/>
                              <a:gd name="T7" fmla="*/ 364 h 63"/>
                              <a:gd name="T8" fmla="+- 0 2857 2785"/>
                              <a:gd name="T9" fmla="*/ T8 w 73"/>
                              <a:gd name="T10" fmla="+- 0 364 301"/>
                              <a:gd name="T11" fmla="*/ 364 h 63"/>
                              <a:gd name="T12" fmla="+- 0 2821 2785"/>
                              <a:gd name="T13" fmla="*/ T12 w 73"/>
                              <a:gd name="T14" fmla="+- 0 301 301"/>
                              <a:gd name="T15" fmla="*/ 301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05"/>
                        <wps:cNvSpPr>
                          <a:spLocks/>
                        </wps:cNvSpPr>
                        <wps:spPr bwMode="auto">
                          <a:xfrm>
                            <a:off x="2930" y="323"/>
                            <a:ext cx="73" cy="63"/>
                          </a:xfrm>
                          <a:custGeom>
                            <a:avLst/>
                            <a:gdLst>
                              <a:gd name="T0" fmla="+- 0 2967 2930"/>
                              <a:gd name="T1" fmla="*/ T0 w 73"/>
                              <a:gd name="T2" fmla="+- 0 323 323"/>
                              <a:gd name="T3" fmla="*/ 323 h 63"/>
                              <a:gd name="T4" fmla="+- 0 2930 2930"/>
                              <a:gd name="T5" fmla="*/ T4 w 73"/>
                              <a:gd name="T6" fmla="+- 0 386 323"/>
                              <a:gd name="T7" fmla="*/ 386 h 63"/>
                              <a:gd name="T8" fmla="+- 0 3003 2930"/>
                              <a:gd name="T9" fmla="*/ T8 w 73"/>
                              <a:gd name="T10" fmla="+- 0 386 323"/>
                              <a:gd name="T11" fmla="*/ 386 h 63"/>
                              <a:gd name="T12" fmla="+- 0 2967 2930"/>
                              <a:gd name="T13" fmla="*/ T12 w 73"/>
                              <a:gd name="T14" fmla="+- 0 323 323"/>
                              <a:gd name="T15" fmla="*/ 323 h 63"/>
                            </a:gdLst>
                            <a:ahLst/>
                            <a:cxnLst>
                              <a:cxn ang="0">
                                <a:pos x="T1" y="T3"/>
                              </a:cxn>
                              <a:cxn ang="0">
                                <a:pos x="T5" y="T7"/>
                              </a:cxn>
                              <a:cxn ang="0">
                                <a:pos x="T9" y="T11"/>
                              </a:cxn>
                              <a:cxn ang="0">
                                <a:pos x="T13" y="T15"/>
                              </a:cxn>
                            </a:cxnLst>
                            <a:rect l="0" t="0" r="r" b="b"/>
                            <a:pathLst>
                              <a:path w="73" h="63">
                                <a:moveTo>
                                  <a:pt x="37" y="0"/>
                                </a:moveTo>
                                <a:lnTo>
                                  <a:pt x="0" y="63"/>
                                </a:lnTo>
                                <a:lnTo>
                                  <a:pt x="73" y="63"/>
                                </a:lnTo>
                                <a:lnTo>
                                  <a:pt x="37"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04"/>
                        <wps:cNvSpPr>
                          <a:spLocks/>
                        </wps:cNvSpPr>
                        <wps:spPr bwMode="auto">
                          <a:xfrm>
                            <a:off x="3076" y="228"/>
                            <a:ext cx="73" cy="63"/>
                          </a:xfrm>
                          <a:custGeom>
                            <a:avLst/>
                            <a:gdLst>
                              <a:gd name="T0" fmla="+- 0 3112 3076"/>
                              <a:gd name="T1" fmla="*/ T0 w 73"/>
                              <a:gd name="T2" fmla="+- 0 229 229"/>
                              <a:gd name="T3" fmla="*/ 229 h 63"/>
                              <a:gd name="T4" fmla="+- 0 3076 3076"/>
                              <a:gd name="T5" fmla="*/ T4 w 73"/>
                              <a:gd name="T6" fmla="+- 0 291 229"/>
                              <a:gd name="T7" fmla="*/ 291 h 63"/>
                              <a:gd name="T8" fmla="+- 0 3148 3076"/>
                              <a:gd name="T9" fmla="*/ T8 w 73"/>
                              <a:gd name="T10" fmla="+- 0 291 229"/>
                              <a:gd name="T11" fmla="*/ 291 h 63"/>
                              <a:gd name="T12" fmla="+- 0 3112 3076"/>
                              <a:gd name="T13" fmla="*/ T12 w 73"/>
                              <a:gd name="T14" fmla="+- 0 229 229"/>
                              <a:gd name="T15" fmla="*/ 22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03"/>
                        <wps:cNvSpPr>
                          <a:spLocks/>
                        </wps:cNvSpPr>
                        <wps:spPr bwMode="auto">
                          <a:xfrm>
                            <a:off x="1800" y="706"/>
                            <a:ext cx="1312" cy="294"/>
                          </a:xfrm>
                          <a:custGeom>
                            <a:avLst/>
                            <a:gdLst>
                              <a:gd name="T0" fmla="+- 0 1800 1800"/>
                              <a:gd name="T1" fmla="*/ T0 w 1312"/>
                              <a:gd name="T2" fmla="+- 0 947 707"/>
                              <a:gd name="T3" fmla="*/ 947 h 294"/>
                              <a:gd name="T4" fmla="+- 0 1946 1800"/>
                              <a:gd name="T5" fmla="*/ T4 w 1312"/>
                              <a:gd name="T6" fmla="+- 0 1000 707"/>
                              <a:gd name="T7" fmla="*/ 1000 h 294"/>
                              <a:gd name="T8" fmla="+- 0 2092 1800"/>
                              <a:gd name="T9" fmla="*/ T8 w 1312"/>
                              <a:gd name="T10" fmla="+- 0 795 707"/>
                              <a:gd name="T11" fmla="*/ 795 h 294"/>
                              <a:gd name="T12" fmla="+- 0 2238 1800"/>
                              <a:gd name="T13" fmla="*/ T12 w 1312"/>
                              <a:gd name="T14" fmla="+- 0 881 707"/>
                              <a:gd name="T15" fmla="*/ 881 h 294"/>
                              <a:gd name="T16" fmla="+- 0 2383 1800"/>
                              <a:gd name="T17" fmla="*/ T16 w 1312"/>
                              <a:gd name="T18" fmla="+- 0 804 707"/>
                              <a:gd name="T19" fmla="*/ 804 h 294"/>
                              <a:gd name="T20" fmla="+- 0 2529 1800"/>
                              <a:gd name="T21" fmla="*/ T20 w 1312"/>
                              <a:gd name="T22" fmla="+- 0 707 707"/>
                              <a:gd name="T23" fmla="*/ 707 h 294"/>
                              <a:gd name="T24" fmla="+- 0 2675 1800"/>
                              <a:gd name="T25" fmla="*/ T24 w 1312"/>
                              <a:gd name="T26" fmla="+- 0 707 707"/>
                              <a:gd name="T27" fmla="*/ 707 h 294"/>
                              <a:gd name="T28" fmla="+- 0 2821 1800"/>
                              <a:gd name="T29" fmla="*/ T28 w 1312"/>
                              <a:gd name="T30" fmla="+- 0 786 707"/>
                              <a:gd name="T31" fmla="*/ 786 h 294"/>
                              <a:gd name="T32" fmla="+- 0 2967 1800"/>
                              <a:gd name="T33" fmla="*/ T32 w 1312"/>
                              <a:gd name="T34" fmla="+- 0 811 707"/>
                              <a:gd name="T35" fmla="*/ 811 h 294"/>
                              <a:gd name="T36" fmla="+- 0 3112 1800"/>
                              <a:gd name="T37" fmla="*/ T36 w 1312"/>
                              <a:gd name="T38" fmla="+- 0 716 707"/>
                              <a:gd name="T39" fmla="*/ 716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294">
                                <a:moveTo>
                                  <a:pt x="0" y="240"/>
                                </a:moveTo>
                                <a:lnTo>
                                  <a:pt x="146" y="293"/>
                                </a:lnTo>
                                <a:lnTo>
                                  <a:pt x="292" y="88"/>
                                </a:lnTo>
                                <a:lnTo>
                                  <a:pt x="438" y="174"/>
                                </a:lnTo>
                                <a:lnTo>
                                  <a:pt x="583" y="97"/>
                                </a:lnTo>
                                <a:lnTo>
                                  <a:pt x="729" y="0"/>
                                </a:lnTo>
                                <a:lnTo>
                                  <a:pt x="875" y="0"/>
                                </a:lnTo>
                                <a:lnTo>
                                  <a:pt x="1021" y="79"/>
                                </a:lnTo>
                                <a:lnTo>
                                  <a:pt x="1167" y="104"/>
                                </a:lnTo>
                                <a:lnTo>
                                  <a:pt x="1312" y="9"/>
                                </a:lnTo>
                              </a:path>
                            </a:pathLst>
                          </a:custGeom>
                          <a:noFill/>
                          <a:ln w="11334">
                            <a:solidFill>
                              <a:srgbClr val="ECB0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02"/>
                        <wps:cNvSpPr>
                          <a:spLocks/>
                        </wps:cNvSpPr>
                        <wps:spPr bwMode="auto">
                          <a:xfrm>
                            <a:off x="1769" y="915"/>
                            <a:ext cx="63" cy="63"/>
                          </a:xfrm>
                          <a:custGeom>
                            <a:avLst/>
                            <a:gdLst>
                              <a:gd name="T0" fmla="+- 0 1832 1769"/>
                              <a:gd name="T1" fmla="*/ T0 w 63"/>
                              <a:gd name="T2" fmla="+- 0 947 915"/>
                              <a:gd name="T3" fmla="*/ 947 h 63"/>
                              <a:gd name="T4" fmla="+- 0 1829 1769"/>
                              <a:gd name="T5" fmla="*/ T4 w 63"/>
                              <a:gd name="T6" fmla="+- 0 934 915"/>
                              <a:gd name="T7" fmla="*/ 934 h 63"/>
                              <a:gd name="T8" fmla="+- 0 1822 1769"/>
                              <a:gd name="T9" fmla="*/ T8 w 63"/>
                              <a:gd name="T10" fmla="+- 0 924 915"/>
                              <a:gd name="T11" fmla="*/ 924 h 63"/>
                              <a:gd name="T12" fmla="+- 0 1813 1769"/>
                              <a:gd name="T13" fmla="*/ T12 w 63"/>
                              <a:gd name="T14" fmla="+- 0 918 915"/>
                              <a:gd name="T15" fmla="*/ 918 h 63"/>
                              <a:gd name="T16" fmla="+- 0 1800 1769"/>
                              <a:gd name="T17" fmla="*/ T16 w 63"/>
                              <a:gd name="T18" fmla="+- 0 915 915"/>
                              <a:gd name="T19" fmla="*/ 915 h 63"/>
                              <a:gd name="T20" fmla="+- 0 1788 1769"/>
                              <a:gd name="T21" fmla="*/ T20 w 63"/>
                              <a:gd name="T22" fmla="+- 0 918 915"/>
                              <a:gd name="T23" fmla="*/ 918 h 63"/>
                              <a:gd name="T24" fmla="+- 0 1778 1769"/>
                              <a:gd name="T25" fmla="*/ T24 w 63"/>
                              <a:gd name="T26" fmla="+- 0 924 915"/>
                              <a:gd name="T27" fmla="*/ 924 h 63"/>
                              <a:gd name="T28" fmla="+- 0 1772 1769"/>
                              <a:gd name="T29" fmla="*/ T28 w 63"/>
                              <a:gd name="T30" fmla="+- 0 934 915"/>
                              <a:gd name="T31" fmla="*/ 934 h 63"/>
                              <a:gd name="T32" fmla="+- 0 1769 1769"/>
                              <a:gd name="T33" fmla="*/ T32 w 63"/>
                              <a:gd name="T34" fmla="+- 0 947 915"/>
                              <a:gd name="T35" fmla="*/ 947 h 63"/>
                              <a:gd name="T36" fmla="+- 0 1772 1769"/>
                              <a:gd name="T37" fmla="*/ T36 w 63"/>
                              <a:gd name="T38" fmla="+- 0 959 915"/>
                              <a:gd name="T39" fmla="*/ 959 h 63"/>
                              <a:gd name="T40" fmla="+- 0 1778 1769"/>
                              <a:gd name="T41" fmla="*/ T40 w 63"/>
                              <a:gd name="T42" fmla="+- 0 969 915"/>
                              <a:gd name="T43" fmla="*/ 969 h 63"/>
                              <a:gd name="T44" fmla="+- 0 1788 1769"/>
                              <a:gd name="T45" fmla="*/ T44 w 63"/>
                              <a:gd name="T46" fmla="+- 0 975 915"/>
                              <a:gd name="T47" fmla="*/ 975 h 63"/>
                              <a:gd name="T48" fmla="+- 0 1800 1769"/>
                              <a:gd name="T49" fmla="*/ T48 w 63"/>
                              <a:gd name="T50" fmla="+- 0 978 915"/>
                              <a:gd name="T51" fmla="*/ 978 h 63"/>
                              <a:gd name="T52" fmla="+- 0 1813 1769"/>
                              <a:gd name="T53" fmla="*/ T52 w 63"/>
                              <a:gd name="T54" fmla="+- 0 975 915"/>
                              <a:gd name="T55" fmla="*/ 975 h 63"/>
                              <a:gd name="T56" fmla="+- 0 1822 1769"/>
                              <a:gd name="T57" fmla="*/ T56 w 63"/>
                              <a:gd name="T58" fmla="+- 0 969 915"/>
                              <a:gd name="T59" fmla="*/ 969 h 63"/>
                              <a:gd name="T60" fmla="+- 0 1829 1769"/>
                              <a:gd name="T61" fmla="*/ T60 w 63"/>
                              <a:gd name="T62" fmla="+- 0 959 915"/>
                              <a:gd name="T63" fmla="*/ 959 h 63"/>
                              <a:gd name="T64" fmla="+- 0 1832 1769"/>
                              <a:gd name="T65" fmla="*/ T64 w 63"/>
                              <a:gd name="T66" fmla="+- 0 947 915"/>
                              <a:gd name="T67" fmla="*/ 94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9"/>
                                </a:lnTo>
                                <a:lnTo>
                                  <a:pt x="44" y="3"/>
                                </a:lnTo>
                                <a:lnTo>
                                  <a:pt x="31" y="0"/>
                                </a:lnTo>
                                <a:lnTo>
                                  <a:pt x="19" y="3"/>
                                </a:lnTo>
                                <a:lnTo>
                                  <a:pt x="9" y="9"/>
                                </a:lnTo>
                                <a:lnTo>
                                  <a:pt x="3" y="19"/>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01"/>
                        <wps:cNvSpPr>
                          <a:spLocks/>
                        </wps:cNvSpPr>
                        <wps:spPr bwMode="auto">
                          <a:xfrm>
                            <a:off x="1914" y="969"/>
                            <a:ext cx="63" cy="63"/>
                          </a:xfrm>
                          <a:custGeom>
                            <a:avLst/>
                            <a:gdLst>
                              <a:gd name="T0" fmla="+- 0 1977 1915"/>
                              <a:gd name="T1" fmla="*/ T0 w 63"/>
                              <a:gd name="T2" fmla="+- 0 1000 969"/>
                              <a:gd name="T3" fmla="*/ 1000 h 63"/>
                              <a:gd name="T4" fmla="+- 0 1975 1915"/>
                              <a:gd name="T5" fmla="*/ T4 w 63"/>
                              <a:gd name="T6" fmla="+- 0 988 969"/>
                              <a:gd name="T7" fmla="*/ 988 h 63"/>
                              <a:gd name="T8" fmla="+- 0 1968 1915"/>
                              <a:gd name="T9" fmla="*/ T8 w 63"/>
                              <a:gd name="T10" fmla="+- 0 978 969"/>
                              <a:gd name="T11" fmla="*/ 978 h 63"/>
                              <a:gd name="T12" fmla="+- 0 1958 1915"/>
                              <a:gd name="T13" fmla="*/ T12 w 63"/>
                              <a:gd name="T14" fmla="+- 0 971 969"/>
                              <a:gd name="T15" fmla="*/ 971 h 63"/>
                              <a:gd name="T16" fmla="+- 0 1946 1915"/>
                              <a:gd name="T17" fmla="*/ T16 w 63"/>
                              <a:gd name="T18" fmla="+- 0 969 969"/>
                              <a:gd name="T19" fmla="*/ 969 h 63"/>
                              <a:gd name="T20" fmla="+- 0 1934 1915"/>
                              <a:gd name="T21" fmla="*/ T20 w 63"/>
                              <a:gd name="T22" fmla="+- 0 971 969"/>
                              <a:gd name="T23" fmla="*/ 971 h 63"/>
                              <a:gd name="T24" fmla="+- 0 1924 1915"/>
                              <a:gd name="T25" fmla="*/ T24 w 63"/>
                              <a:gd name="T26" fmla="+- 0 978 969"/>
                              <a:gd name="T27" fmla="*/ 978 h 63"/>
                              <a:gd name="T28" fmla="+- 0 1917 1915"/>
                              <a:gd name="T29" fmla="*/ T28 w 63"/>
                              <a:gd name="T30" fmla="+- 0 988 969"/>
                              <a:gd name="T31" fmla="*/ 988 h 63"/>
                              <a:gd name="T32" fmla="+- 0 1915 1915"/>
                              <a:gd name="T33" fmla="*/ T32 w 63"/>
                              <a:gd name="T34" fmla="+- 0 1000 969"/>
                              <a:gd name="T35" fmla="*/ 1000 h 63"/>
                              <a:gd name="T36" fmla="+- 0 1917 1915"/>
                              <a:gd name="T37" fmla="*/ T36 w 63"/>
                              <a:gd name="T38" fmla="+- 0 1012 969"/>
                              <a:gd name="T39" fmla="*/ 1012 h 63"/>
                              <a:gd name="T40" fmla="+- 0 1924 1915"/>
                              <a:gd name="T41" fmla="*/ T40 w 63"/>
                              <a:gd name="T42" fmla="+- 0 1022 969"/>
                              <a:gd name="T43" fmla="*/ 1022 h 63"/>
                              <a:gd name="T44" fmla="+- 0 1934 1915"/>
                              <a:gd name="T45" fmla="*/ T44 w 63"/>
                              <a:gd name="T46" fmla="+- 0 1029 969"/>
                              <a:gd name="T47" fmla="*/ 1029 h 63"/>
                              <a:gd name="T48" fmla="+- 0 1946 1915"/>
                              <a:gd name="T49" fmla="*/ T48 w 63"/>
                              <a:gd name="T50" fmla="+- 0 1031 969"/>
                              <a:gd name="T51" fmla="*/ 1031 h 63"/>
                              <a:gd name="T52" fmla="+- 0 1958 1915"/>
                              <a:gd name="T53" fmla="*/ T52 w 63"/>
                              <a:gd name="T54" fmla="+- 0 1029 969"/>
                              <a:gd name="T55" fmla="*/ 1029 h 63"/>
                              <a:gd name="T56" fmla="+- 0 1968 1915"/>
                              <a:gd name="T57" fmla="*/ T56 w 63"/>
                              <a:gd name="T58" fmla="+- 0 1022 969"/>
                              <a:gd name="T59" fmla="*/ 1022 h 63"/>
                              <a:gd name="T60" fmla="+- 0 1975 1915"/>
                              <a:gd name="T61" fmla="*/ T60 w 63"/>
                              <a:gd name="T62" fmla="+- 0 1012 969"/>
                              <a:gd name="T63" fmla="*/ 1012 h 63"/>
                              <a:gd name="T64" fmla="+- 0 1977 1915"/>
                              <a:gd name="T65" fmla="*/ T64 w 63"/>
                              <a:gd name="T66" fmla="+- 0 1000 969"/>
                              <a:gd name="T67" fmla="*/ 10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00"/>
                        <wps:cNvSpPr>
                          <a:spLocks/>
                        </wps:cNvSpPr>
                        <wps:spPr bwMode="auto">
                          <a:xfrm>
                            <a:off x="2060" y="764"/>
                            <a:ext cx="63" cy="63"/>
                          </a:xfrm>
                          <a:custGeom>
                            <a:avLst/>
                            <a:gdLst>
                              <a:gd name="T0" fmla="+- 0 2123 2061"/>
                              <a:gd name="T1" fmla="*/ T0 w 63"/>
                              <a:gd name="T2" fmla="+- 0 795 764"/>
                              <a:gd name="T3" fmla="*/ 795 h 63"/>
                              <a:gd name="T4" fmla="+- 0 2121 2061"/>
                              <a:gd name="T5" fmla="*/ T4 w 63"/>
                              <a:gd name="T6" fmla="+- 0 783 764"/>
                              <a:gd name="T7" fmla="*/ 783 h 63"/>
                              <a:gd name="T8" fmla="+- 0 2114 2061"/>
                              <a:gd name="T9" fmla="*/ T8 w 63"/>
                              <a:gd name="T10" fmla="+- 0 773 764"/>
                              <a:gd name="T11" fmla="*/ 773 h 63"/>
                              <a:gd name="T12" fmla="+- 0 2104 2061"/>
                              <a:gd name="T13" fmla="*/ T12 w 63"/>
                              <a:gd name="T14" fmla="+- 0 767 764"/>
                              <a:gd name="T15" fmla="*/ 767 h 63"/>
                              <a:gd name="T16" fmla="+- 0 2092 2061"/>
                              <a:gd name="T17" fmla="*/ T16 w 63"/>
                              <a:gd name="T18" fmla="+- 0 764 764"/>
                              <a:gd name="T19" fmla="*/ 764 h 63"/>
                              <a:gd name="T20" fmla="+- 0 2080 2061"/>
                              <a:gd name="T21" fmla="*/ T20 w 63"/>
                              <a:gd name="T22" fmla="+- 0 767 764"/>
                              <a:gd name="T23" fmla="*/ 767 h 63"/>
                              <a:gd name="T24" fmla="+- 0 2070 2061"/>
                              <a:gd name="T25" fmla="*/ T24 w 63"/>
                              <a:gd name="T26" fmla="+- 0 773 764"/>
                              <a:gd name="T27" fmla="*/ 773 h 63"/>
                              <a:gd name="T28" fmla="+- 0 2063 2061"/>
                              <a:gd name="T29" fmla="*/ T28 w 63"/>
                              <a:gd name="T30" fmla="+- 0 783 764"/>
                              <a:gd name="T31" fmla="*/ 783 h 63"/>
                              <a:gd name="T32" fmla="+- 0 2061 2061"/>
                              <a:gd name="T33" fmla="*/ T32 w 63"/>
                              <a:gd name="T34" fmla="+- 0 795 764"/>
                              <a:gd name="T35" fmla="*/ 795 h 63"/>
                              <a:gd name="T36" fmla="+- 0 2063 2061"/>
                              <a:gd name="T37" fmla="*/ T36 w 63"/>
                              <a:gd name="T38" fmla="+- 0 807 764"/>
                              <a:gd name="T39" fmla="*/ 807 h 63"/>
                              <a:gd name="T40" fmla="+- 0 2070 2061"/>
                              <a:gd name="T41" fmla="*/ T40 w 63"/>
                              <a:gd name="T42" fmla="+- 0 817 764"/>
                              <a:gd name="T43" fmla="*/ 817 h 63"/>
                              <a:gd name="T44" fmla="+- 0 2080 2061"/>
                              <a:gd name="T45" fmla="*/ T44 w 63"/>
                              <a:gd name="T46" fmla="+- 0 824 764"/>
                              <a:gd name="T47" fmla="*/ 824 h 63"/>
                              <a:gd name="T48" fmla="+- 0 2092 2061"/>
                              <a:gd name="T49" fmla="*/ T48 w 63"/>
                              <a:gd name="T50" fmla="+- 0 827 764"/>
                              <a:gd name="T51" fmla="*/ 827 h 63"/>
                              <a:gd name="T52" fmla="+- 0 2104 2061"/>
                              <a:gd name="T53" fmla="*/ T52 w 63"/>
                              <a:gd name="T54" fmla="+- 0 824 764"/>
                              <a:gd name="T55" fmla="*/ 824 h 63"/>
                              <a:gd name="T56" fmla="+- 0 2114 2061"/>
                              <a:gd name="T57" fmla="*/ T56 w 63"/>
                              <a:gd name="T58" fmla="+- 0 817 764"/>
                              <a:gd name="T59" fmla="*/ 817 h 63"/>
                              <a:gd name="T60" fmla="+- 0 2121 2061"/>
                              <a:gd name="T61" fmla="*/ T60 w 63"/>
                              <a:gd name="T62" fmla="+- 0 807 764"/>
                              <a:gd name="T63" fmla="*/ 807 h 63"/>
                              <a:gd name="T64" fmla="+- 0 2123 2061"/>
                              <a:gd name="T65" fmla="*/ T64 w 63"/>
                              <a:gd name="T66" fmla="+- 0 795 764"/>
                              <a:gd name="T67" fmla="*/ 79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299"/>
                        <wps:cNvSpPr>
                          <a:spLocks/>
                        </wps:cNvSpPr>
                        <wps:spPr bwMode="auto">
                          <a:xfrm>
                            <a:off x="2206" y="849"/>
                            <a:ext cx="63" cy="63"/>
                          </a:xfrm>
                          <a:custGeom>
                            <a:avLst/>
                            <a:gdLst>
                              <a:gd name="T0" fmla="+- 0 2269 2206"/>
                              <a:gd name="T1" fmla="*/ T0 w 63"/>
                              <a:gd name="T2" fmla="+- 0 881 850"/>
                              <a:gd name="T3" fmla="*/ 881 h 63"/>
                              <a:gd name="T4" fmla="+- 0 2266 2206"/>
                              <a:gd name="T5" fmla="*/ T4 w 63"/>
                              <a:gd name="T6" fmla="+- 0 869 850"/>
                              <a:gd name="T7" fmla="*/ 869 h 63"/>
                              <a:gd name="T8" fmla="+- 0 2260 2206"/>
                              <a:gd name="T9" fmla="*/ T8 w 63"/>
                              <a:gd name="T10" fmla="+- 0 859 850"/>
                              <a:gd name="T11" fmla="*/ 859 h 63"/>
                              <a:gd name="T12" fmla="+- 0 2250 2206"/>
                              <a:gd name="T13" fmla="*/ T12 w 63"/>
                              <a:gd name="T14" fmla="+- 0 852 850"/>
                              <a:gd name="T15" fmla="*/ 852 h 63"/>
                              <a:gd name="T16" fmla="+- 0 2238 2206"/>
                              <a:gd name="T17" fmla="*/ T16 w 63"/>
                              <a:gd name="T18" fmla="+- 0 850 850"/>
                              <a:gd name="T19" fmla="*/ 850 h 63"/>
                              <a:gd name="T20" fmla="+- 0 2226 2206"/>
                              <a:gd name="T21" fmla="*/ T20 w 63"/>
                              <a:gd name="T22" fmla="+- 0 852 850"/>
                              <a:gd name="T23" fmla="*/ 852 h 63"/>
                              <a:gd name="T24" fmla="+- 0 2216 2206"/>
                              <a:gd name="T25" fmla="*/ T24 w 63"/>
                              <a:gd name="T26" fmla="+- 0 859 850"/>
                              <a:gd name="T27" fmla="*/ 859 h 63"/>
                              <a:gd name="T28" fmla="+- 0 2209 2206"/>
                              <a:gd name="T29" fmla="*/ T28 w 63"/>
                              <a:gd name="T30" fmla="+- 0 869 850"/>
                              <a:gd name="T31" fmla="*/ 869 h 63"/>
                              <a:gd name="T32" fmla="+- 0 2206 2206"/>
                              <a:gd name="T33" fmla="*/ T32 w 63"/>
                              <a:gd name="T34" fmla="+- 0 881 850"/>
                              <a:gd name="T35" fmla="*/ 881 h 63"/>
                              <a:gd name="T36" fmla="+- 0 2209 2206"/>
                              <a:gd name="T37" fmla="*/ T36 w 63"/>
                              <a:gd name="T38" fmla="+- 0 893 850"/>
                              <a:gd name="T39" fmla="*/ 893 h 63"/>
                              <a:gd name="T40" fmla="+- 0 2216 2206"/>
                              <a:gd name="T41" fmla="*/ T40 w 63"/>
                              <a:gd name="T42" fmla="+- 0 903 850"/>
                              <a:gd name="T43" fmla="*/ 903 h 63"/>
                              <a:gd name="T44" fmla="+- 0 2226 2206"/>
                              <a:gd name="T45" fmla="*/ T44 w 63"/>
                              <a:gd name="T46" fmla="+- 0 910 850"/>
                              <a:gd name="T47" fmla="*/ 910 h 63"/>
                              <a:gd name="T48" fmla="+- 0 2238 2206"/>
                              <a:gd name="T49" fmla="*/ T48 w 63"/>
                              <a:gd name="T50" fmla="+- 0 912 850"/>
                              <a:gd name="T51" fmla="*/ 912 h 63"/>
                              <a:gd name="T52" fmla="+- 0 2250 2206"/>
                              <a:gd name="T53" fmla="*/ T52 w 63"/>
                              <a:gd name="T54" fmla="+- 0 910 850"/>
                              <a:gd name="T55" fmla="*/ 910 h 63"/>
                              <a:gd name="T56" fmla="+- 0 2260 2206"/>
                              <a:gd name="T57" fmla="*/ T56 w 63"/>
                              <a:gd name="T58" fmla="+- 0 903 850"/>
                              <a:gd name="T59" fmla="*/ 903 h 63"/>
                              <a:gd name="T60" fmla="+- 0 2266 2206"/>
                              <a:gd name="T61" fmla="*/ T60 w 63"/>
                              <a:gd name="T62" fmla="+- 0 893 850"/>
                              <a:gd name="T63" fmla="*/ 893 h 63"/>
                              <a:gd name="T64" fmla="+- 0 2269 2206"/>
                              <a:gd name="T65" fmla="*/ T64 w 63"/>
                              <a:gd name="T66" fmla="+- 0 881 850"/>
                              <a:gd name="T67" fmla="*/ 88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298"/>
                        <wps:cNvSpPr>
                          <a:spLocks/>
                        </wps:cNvSpPr>
                        <wps:spPr bwMode="auto">
                          <a:xfrm>
                            <a:off x="2352" y="772"/>
                            <a:ext cx="63" cy="63"/>
                          </a:xfrm>
                          <a:custGeom>
                            <a:avLst/>
                            <a:gdLst>
                              <a:gd name="T0" fmla="+- 0 2415 2352"/>
                              <a:gd name="T1" fmla="*/ T0 w 63"/>
                              <a:gd name="T2" fmla="+- 0 804 772"/>
                              <a:gd name="T3" fmla="*/ 804 h 63"/>
                              <a:gd name="T4" fmla="+- 0 2412 2352"/>
                              <a:gd name="T5" fmla="*/ T4 w 63"/>
                              <a:gd name="T6" fmla="+- 0 792 772"/>
                              <a:gd name="T7" fmla="*/ 792 h 63"/>
                              <a:gd name="T8" fmla="+- 0 2406 2352"/>
                              <a:gd name="T9" fmla="*/ T8 w 63"/>
                              <a:gd name="T10" fmla="+- 0 782 772"/>
                              <a:gd name="T11" fmla="*/ 782 h 63"/>
                              <a:gd name="T12" fmla="+- 0 2396 2352"/>
                              <a:gd name="T13" fmla="*/ T12 w 63"/>
                              <a:gd name="T14" fmla="+- 0 775 772"/>
                              <a:gd name="T15" fmla="*/ 775 h 63"/>
                              <a:gd name="T16" fmla="+- 0 2383 2352"/>
                              <a:gd name="T17" fmla="*/ T16 w 63"/>
                              <a:gd name="T18" fmla="+- 0 772 772"/>
                              <a:gd name="T19" fmla="*/ 772 h 63"/>
                              <a:gd name="T20" fmla="+- 0 2371 2352"/>
                              <a:gd name="T21" fmla="*/ T20 w 63"/>
                              <a:gd name="T22" fmla="+- 0 775 772"/>
                              <a:gd name="T23" fmla="*/ 775 h 63"/>
                              <a:gd name="T24" fmla="+- 0 2361 2352"/>
                              <a:gd name="T25" fmla="*/ T24 w 63"/>
                              <a:gd name="T26" fmla="+- 0 782 772"/>
                              <a:gd name="T27" fmla="*/ 782 h 63"/>
                              <a:gd name="T28" fmla="+- 0 2355 2352"/>
                              <a:gd name="T29" fmla="*/ T28 w 63"/>
                              <a:gd name="T30" fmla="+- 0 792 772"/>
                              <a:gd name="T31" fmla="*/ 792 h 63"/>
                              <a:gd name="T32" fmla="+- 0 2352 2352"/>
                              <a:gd name="T33" fmla="*/ T32 w 63"/>
                              <a:gd name="T34" fmla="+- 0 804 772"/>
                              <a:gd name="T35" fmla="*/ 804 h 63"/>
                              <a:gd name="T36" fmla="+- 0 2355 2352"/>
                              <a:gd name="T37" fmla="*/ T36 w 63"/>
                              <a:gd name="T38" fmla="+- 0 816 772"/>
                              <a:gd name="T39" fmla="*/ 816 h 63"/>
                              <a:gd name="T40" fmla="+- 0 2361 2352"/>
                              <a:gd name="T41" fmla="*/ T40 w 63"/>
                              <a:gd name="T42" fmla="+- 0 826 772"/>
                              <a:gd name="T43" fmla="*/ 826 h 63"/>
                              <a:gd name="T44" fmla="+- 0 2371 2352"/>
                              <a:gd name="T45" fmla="*/ T44 w 63"/>
                              <a:gd name="T46" fmla="+- 0 832 772"/>
                              <a:gd name="T47" fmla="*/ 832 h 63"/>
                              <a:gd name="T48" fmla="+- 0 2383 2352"/>
                              <a:gd name="T49" fmla="*/ T48 w 63"/>
                              <a:gd name="T50" fmla="+- 0 835 772"/>
                              <a:gd name="T51" fmla="*/ 835 h 63"/>
                              <a:gd name="T52" fmla="+- 0 2396 2352"/>
                              <a:gd name="T53" fmla="*/ T52 w 63"/>
                              <a:gd name="T54" fmla="+- 0 832 772"/>
                              <a:gd name="T55" fmla="*/ 832 h 63"/>
                              <a:gd name="T56" fmla="+- 0 2406 2352"/>
                              <a:gd name="T57" fmla="*/ T56 w 63"/>
                              <a:gd name="T58" fmla="+- 0 826 772"/>
                              <a:gd name="T59" fmla="*/ 826 h 63"/>
                              <a:gd name="T60" fmla="+- 0 2412 2352"/>
                              <a:gd name="T61" fmla="*/ T60 w 63"/>
                              <a:gd name="T62" fmla="+- 0 816 772"/>
                              <a:gd name="T63" fmla="*/ 816 h 63"/>
                              <a:gd name="T64" fmla="+- 0 2415 2352"/>
                              <a:gd name="T65" fmla="*/ T64 w 63"/>
                              <a:gd name="T66" fmla="+- 0 804 772"/>
                              <a:gd name="T67" fmla="*/ 8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4" y="10"/>
                                </a:lnTo>
                                <a:lnTo>
                                  <a:pt x="44" y="3"/>
                                </a:lnTo>
                                <a:lnTo>
                                  <a:pt x="31" y="0"/>
                                </a:lnTo>
                                <a:lnTo>
                                  <a:pt x="19" y="3"/>
                                </a:lnTo>
                                <a:lnTo>
                                  <a:pt x="9" y="10"/>
                                </a:lnTo>
                                <a:lnTo>
                                  <a:pt x="3" y="20"/>
                                </a:lnTo>
                                <a:lnTo>
                                  <a:pt x="0" y="32"/>
                                </a:lnTo>
                                <a:lnTo>
                                  <a:pt x="3" y="44"/>
                                </a:lnTo>
                                <a:lnTo>
                                  <a:pt x="9" y="54"/>
                                </a:lnTo>
                                <a:lnTo>
                                  <a:pt x="19" y="60"/>
                                </a:lnTo>
                                <a:lnTo>
                                  <a:pt x="31" y="63"/>
                                </a:lnTo>
                                <a:lnTo>
                                  <a:pt x="44" y="60"/>
                                </a:lnTo>
                                <a:lnTo>
                                  <a:pt x="54"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297"/>
                        <wps:cNvSpPr>
                          <a:spLocks/>
                        </wps:cNvSpPr>
                        <wps:spPr bwMode="auto">
                          <a:xfrm>
                            <a:off x="2497" y="675"/>
                            <a:ext cx="63" cy="63"/>
                          </a:xfrm>
                          <a:custGeom>
                            <a:avLst/>
                            <a:gdLst>
                              <a:gd name="T0" fmla="+- 0 2560 2498"/>
                              <a:gd name="T1" fmla="*/ T0 w 63"/>
                              <a:gd name="T2" fmla="+- 0 707 675"/>
                              <a:gd name="T3" fmla="*/ 707 h 63"/>
                              <a:gd name="T4" fmla="+- 0 2558 2498"/>
                              <a:gd name="T5" fmla="*/ T4 w 63"/>
                              <a:gd name="T6" fmla="+- 0 694 675"/>
                              <a:gd name="T7" fmla="*/ 694 h 63"/>
                              <a:gd name="T8" fmla="+- 0 2551 2498"/>
                              <a:gd name="T9" fmla="*/ T8 w 63"/>
                              <a:gd name="T10" fmla="+- 0 685 675"/>
                              <a:gd name="T11" fmla="*/ 685 h 63"/>
                              <a:gd name="T12" fmla="+- 0 2541 2498"/>
                              <a:gd name="T13" fmla="*/ T12 w 63"/>
                              <a:gd name="T14" fmla="+- 0 678 675"/>
                              <a:gd name="T15" fmla="*/ 678 h 63"/>
                              <a:gd name="T16" fmla="+- 0 2529 2498"/>
                              <a:gd name="T17" fmla="*/ T16 w 63"/>
                              <a:gd name="T18" fmla="+- 0 675 675"/>
                              <a:gd name="T19" fmla="*/ 675 h 63"/>
                              <a:gd name="T20" fmla="+- 0 2517 2498"/>
                              <a:gd name="T21" fmla="*/ T20 w 63"/>
                              <a:gd name="T22" fmla="+- 0 678 675"/>
                              <a:gd name="T23" fmla="*/ 678 h 63"/>
                              <a:gd name="T24" fmla="+- 0 2507 2498"/>
                              <a:gd name="T25" fmla="*/ T24 w 63"/>
                              <a:gd name="T26" fmla="+- 0 685 675"/>
                              <a:gd name="T27" fmla="*/ 685 h 63"/>
                              <a:gd name="T28" fmla="+- 0 2500 2498"/>
                              <a:gd name="T29" fmla="*/ T28 w 63"/>
                              <a:gd name="T30" fmla="+- 0 694 675"/>
                              <a:gd name="T31" fmla="*/ 694 h 63"/>
                              <a:gd name="T32" fmla="+- 0 2498 2498"/>
                              <a:gd name="T33" fmla="*/ T32 w 63"/>
                              <a:gd name="T34" fmla="+- 0 707 675"/>
                              <a:gd name="T35" fmla="*/ 707 h 63"/>
                              <a:gd name="T36" fmla="+- 0 2500 2498"/>
                              <a:gd name="T37" fmla="*/ T36 w 63"/>
                              <a:gd name="T38" fmla="+- 0 719 675"/>
                              <a:gd name="T39" fmla="*/ 719 h 63"/>
                              <a:gd name="T40" fmla="+- 0 2507 2498"/>
                              <a:gd name="T41" fmla="*/ T40 w 63"/>
                              <a:gd name="T42" fmla="+- 0 729 675"/>
                              <a:gd name="T43" fmla="*/ 729 h 63"/>
                              <a:gd name="T44" fmla="+- 0 2517 2498"/>
                              <a:gd name="T45" fmla="*/ T44 w 63"/>
                              <a:gd name="T46" fmla="+- 0 735 675"/>
                              <a:gd name="T47" fmla="*/ 735 h 63"/>
                              <a:gd name="T48" fmla="+- 0 2529 2498"/>
                              <a:gd name="T49" fmla="*/ T48 w 63"/>
                              <a:gd name="T50" fmla="+- 0 738 675"/>
                              <a:gd name="T51" fmla="*/ 738 h 63"/>
                              <a:gd name="T52" fmla="+- 0 2541 2498"/>
                              <a:gd name="T53" fmla="*/ T52 w 63"/>
                              <a:gd name="T54" fmla="+- 0 735 675"/>
                              <a:gd name="T55" fmla="*/ 735 h 63"/>
                              <a:gd name="T56" fmla="+- 0 2551 2498"/>
                              <a:gd name="T57" fmla="*/ T56 w 63"/>
                              <a:gd name="T58" fmla="+- 0 729 675"/>
                              <a:gd name="T59" fmla="*/ 729 h 63"/>
                              <a:gd name="T60" fmla="+- 0 2558 2498"/>
                              <a:gd name="T61" fmla="*/ T60 w 63"/>
                              <a:gd name="T62" fmla="+- 0 719 675"/>
                              <a:gd name="T63" fmla="*/ 719 h 63"/>
                              <a:gd name="T64" fmla="+- 0 2560 2498"/>
                              <a:gd name="T65" fmla="*/ T64 w 63"/>
                              <a:gd name="T66" fmla="+- 0 707 675"/>
                              <a:gd name="T67" fmla="*/ 70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296"/>
                        <wps:cNvSpPr>
                          <a:spLocks/>
                        </wps:cNvSpPr>
                        <wps:spPr bwMode="auto">
                          <a:xfrm>
                            <a:off x="2643" y="675"/>
                            <a:ext cx="63" cy="63"/>
                          </a:xfrm>
                          <a:custGeom>
                            <a:avLst/>
                            <a:gdLst>
                              <a:gd name="T0" fmla="+- 0 2706 2644"/>
                              <a:gd name="T1" fmla="*/ T0 w 63"/>
                              <a:gd name="T2" fmla="+- 0 707 676"/>
                              <a:gd name="T3" fmla="*/ 707 h 63"/>
                              <a:gd name="T4" fmla="+- 0 2704 2644"/>
                              <a:gd name="T5" fmla="*/ T4 w 63"/>
                              <a:gd name="T6" fmla="+- 0 695 676"/>
                              <a:gd name="T7" fmla="*/ 695 h 63"/>
                              <a:gd name="T8" fmla="+- 0 2697 2644"/>
                              <a:gd name="T9" fmla="*/ T8 w 63"/>
                              <a:gd name="T10" fmla="+- 0 685 676"/>
                              <a:gd name="T11" fmla="*/ 685 h 63"/>
                              <a:gd name="T12" fmla="+- 0 2687 2644"/>
                              <a:gd name="T13" fmla="*/ T12 w 63"/>
                              <a:gd name="T14" fmla="+- 0 678 676"/>
                              <a:gd name="T15" fmla="*/ 678 h 63"/>
                              <a:gd name="T16" fmla="+- 0 2675 2644"/>
                              <a:gd name="T17" fmla="*/ T16 w 63"/>
                              <a:gd name="T18" fmla="+- 0 676 676"/>
                              <a:gd name="T19" fmla="*/ 676 h 63"/>
                              <a:gd name="T20" fmla="+- 0 2663 2644"/>
                              <a:gd name="T21" fmla="*/ T20 w 63"/>
                              <a:gd name="T22" fmla="+- 0 678 676"/>
                              <a:gd name="T23" fmla="*/ 678 h 63"/>
                              <a:gd name="T24" fmla="+- 0 2653 2644"/>
                              <a:gd name="T25" fmla="*/ T24 w 63"/>
                              <a:gd name="T26" fmla="+- 0 685 676"/>
                              <a:gd name="T27" fmla="*/ 685 h 63"/>
                              <a:gd name="T28" fmla="+- 0 2646 2644"/>
                              <a:gd name="T29" fmla="*/ T28 w 63"/>
                              <a:gd name="T30" fmla="+- 0 695 676"/>
                              <a:gd name="T31" fmla="*/ 695 h 63"/>
                              <a:gd name="T32" fmla="+- 0 2644 2644"/>
                              <a:gd name="T33" fmla="*/ T32 w 63"/>
                              <a:gd name="T34" fmla="+- 0 707 676"/>
                              <a:gd name="T35" fmla="*/ 707 h 63"/>
                              <a:gd name="T36" fmla="+- 0 2646 2644"/>
                              <a:gd name="T37" fmla="*/ T36 w 63"/>
                              <a:gd name="T38" fmla="+- 0 719 676"/>
                              <a:gd name="T39" fmla="*/ 719 h 63"/>
                              <a:gd name="T40" fmla="+- 0 2653 2644"/>
                              <a:gd name="T41" fmla="*/ T40 w 63"/>
                              <a:gd name="T42" fmla="+- 0 729 676"/>
                              <a:gd name="T43" fmla="*/ 729 h 63"/>
                              <a:gd name="T44" fmla="+- 0 2663 2644"/>
                              <a:gd name="T45" fmla="*/ T44 w 63"/>
                              <a:gd name="T46" fmla="+- 0 736 676"/>
                              <a:gd name="T47" fmla="*/ 736 h 63"/>
                              <a:gd name="T48" fmla="+- 0 2675 2644"/>
                              <a:gd name="T49" fmla="*/ T48 w 63"/>
                              <a:gd name="T50" fmla="+- 0 738 676"/>
                              <a:gd name="T51" fmla="*/ 738 h 63"/>
                              <a:gd name="T52" fmla="+- 0 2687 2644"/>
                              <a:gd name="T53" fmla="*/ T52 w 63"/>
                              <a:gd name="T54" fmla="+- 0 736 676"/>
                              <a:gd name="T55" fmla="*/ 736 h 63"/>
                              <a:gd name="T56" fmla="+- 0 2697 2644"/>
                              <a:gd name="T57" fmla="*/ T56 w 63"/>
                              <a:gd name="T58" fmla="+- 0 729 676"/>
                              <a:gd name="T59" fmla="*/ 729 h 63"/>
                              <a:gd name="T60" fmla="+- 0 2704 2644"/>
                              <a:gd name="T61" fmla="*/ T60 w 63"/>
                              <a:gd name="T62" fmla="+- 0 719 676"/>
                              <a:gd name="T63" fmla="*/ 719 h 63"/>
                              <a:gd name="T64" fmla="+- 0 2706 2644"/>
                              <a:gd name="T65" fmla="*/ T64 w 63"/>
                              <a:gd name="T66" fmla="+- 0 707 676"/>
                              <a:gd name="T67" fmla="*/ 70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295"/>
                        <wps:cNvSpPr>
                          <a:spLocks/>
                        </wps:cNvSpPr>
                        <wps:spPr bwMode="auto">
                          <a:xfrm>
                            <a:off x="2789" y="754"/>
                            <a:ext cx="63" cy="63"/>
                          </a:xfrm>
                          <a:custGeom>
                            <a:avLst/>
                            <a:gdLst>
                              <a:gd name="T0" fmla="+- 0 2852 2790"/>
                              <a:gd name="T1" fmla="*/ T0 w 63"/>
                              <a:gd name="T2" fmla="+- 0 786 754"/>
                              <a:gd name="T3" fmla="*/ 786 h 63"/>
                              <a:gd name="T4" fmla="+- 0 2850 2790"/>
                              <a:gd name="T5" fmla="*/ T4 w 63"/>
                              <a:gd name="T6" fmla="+- 0 774 754"/>
                              <a:gd name="T7" fmla="*/ 774 h 63"/>
                              <a:gd name="T8" fmla="+- 0 2843 2790"/>
                              <a:gd name="T9" fmla="*/ T8 w 63"/>
                              <a:gd name="T10" fmla="+- 0 764 754"/>
                              <a:gd name="T11" fmla="*/ 764 h 63"/>
                              <a:gd name="T12" fmla="+- 0 2833 2790"/>
                              <a:gd name="T13" fmla="*/ T12 w 63"/>
                              <a:gd name="T14" fmla="+- 0 757 754"/>
                              <a:gd name="T15" fmla="*/ 757 h 63"/>
                              <a:gd name="T16" fmla="+- 0 2821 2790"/>
                              <a:gd name="T17" fmla="*/ T16 w 63"/>
                              <a:gd name="T18" fmla="+- 0 754 754"/>
                              <a:gd name="T19" fmla="*/ 754 h 63"/>
                              <a:gd name="T20" fmla="+- 0 2809 2790"/>
                              <a:gd name="T21" fmla="*/ T20 w 63"/>
                              <a:gd name="T22" fmla="+- 0 757 754"/>
                              <a:gd name="T23" fmla="*/ 757 h 63"/>
                              <a:gd name="T24" fmla="+- 0 2799 2790"/>
                              <a:gd name="T25" fmla="*/ T24 w 63"/>
                              <a:gd name="T26" fmla="+- 0 764 754"/>
                              <a:gd name="T27" fmla="*/ 764 h 63"/>
                              <a:gd name="T28" fmla="+- 0 2792 2790"/>
                              <a:gd name="T29" fmla="*/ T28 w 63"/>
                              <a:gd name="T30" fmla="+- 0 774 754"/>
                              <a:gd name="T31" fmla="*/ 774 h 63"/>
                              <a:gd name="T32" fmla="+- 0 2790 2790"/>
                              <a:gd name="T33" fmla="*/ T32 w 63"/>
                              <a:gd name="T34" fmla="+- 0 786 754"/>
                              <a:gd name="T35" fmla="*/ 786 h 63"/>
                              <a:gd name="T36" fmla="+- 0 2792 2790"/>
                              <a:gd name="T37" fmla="*/ T36 w 63"/>
                              <a:gd name="T38" fmla="+- 0 798 754"/>
                              <a:gd name="T39" fmla="*/ 798 h 63"/>
                              <a:gd name="T40" fmla="+- 0 2799 2790"/>
                              <a:gd name="T41" fmla="*/ T40 w 63"/>
                              <a:gd name="T42" fmla="+- 0 808 754"/>
                              <a:gd name="T43" fmla="*/ 808 h 63"/>
                              <a:gd name="T44" fmla="+- 0 2809 2790"/>
                              <a:gd name="T45" fmla="*/ T44 w 63"/>
                              <a:gd name="T46" fmla="+- 0 815 754"/>
                              <a:gd name="T47" fmla="*/ 815 h 63"/>
                              <a:gd name="T48" fmla="+- 0 2821 2790"/>
                              <a:gd name="T49" fmla="*/ T48 w 63"/>
                              <a:gd name="T50" fmla="+- 0 817 754"/>
                              <a:gd name="T51" fmla="*/ 817 h 63"/>
                              <a:gd name="T52" fmla="+- 0 2833 2790"/>
                              <a:gd name="T53" fmla="*/ T52 w 63"/>
                              <a:gd name="T54" fmla="+- 0 815 754"/>
                              <a:gd name="T55" fmla="*/ 815 h 63"/>
                              <a:gd name="T56" fmla="+- 0 2843 2790"/>
                              <a:gd name="T57" fmla="*/ T56 w 63"/>
                              <a:gd name="T58" fmla="+- 0 808 754"/>
                              <a:gd name="T59" fmla="*/ 808 h 63"/>
                              <a:gd name="T60" fmla="+- 0 2850 2790"/>
                              <a:gd name="T61" fmla="*/ T60 w 63"/>
                              <a:gd name="T62" fmla="+- 0 798 754"/>
                              <a:gd name="T63" fmla="*/ 798 h 63"/>
                              <a:gd name="T64" fmla="+- 0 2852 2790"/>
                              <a:gd name="T65" fmla="*/ T64 w 63"/>
                              <a:gd name="T66" fmla="+- 0 786 754"/>
                              <a:gd name="T67" fmla="*/ 78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20"/>
                                </a:lnTo>
                                <a:lnTo>
                                  <a:pt x="53" y="10"/>
                                </a:lnTo>
                                <a:lnTo>
                                  <a:pt x="43" y="3"/>
                                </a:lnTo>
                                <a:lnTo>
                                  <a:pt x="31" y="0"/>
                                </a:lnTo>
                                <a:lnTo>
                                  <a:pt x="19" y="3"/>
                                </a:lnTo>
                                <a:lnTo>
                                  <a:pt x="9" y="10"/>
                                </a:lnTo>
                                <a:lnTo>
                                  <a:pt x="2" y="20"/>
                                </a:lnTo>
                                <a:lnTo>
                                  <a:pt x="0" y="32"/>
                                </a:lnTo>
                                <a:lnTo>
                                  <a:pt x="2" y="44"/>
                                </a:lnTo>
                                <a:lnTo>
                                  <a:pt x="9" y="54"/>
                                </a:lnTo>
                                <a:lnTo>
                                  <a:pt x="19" y="61"/>
                                </a:lnTo>
                                <a:lnTo>
                                  <a:pt x="31" y="63"/>
                                </a:lnTo>
                                <a:lnTo>
                                  <a:pt x="43" y="61"/>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294"/>
                        <wps:cNvSpPr>
                          <a:spLocks/>
                        </wps:cNvSpPr>
                        <wps:spPr bwMode="auto">
                          <a:xfrm>
                            <a:off x="2935" y="780"/>
                            <a:ext cx="63" cy="63"/>
                          </a:xfrm>
                          <a:custGeom>
                            <a:avLst/>
                            <a:gdLst>
                              <a:gd name="T0" fmla="+- 0 2998 2935"/>
                              <a:gd name="T1" fmla="*/ T0 w 63"/>
                              <a:gd name="T2" fmla="+- 0 811 780"/>
                              <a:gd name="T3" fmla="*/ 811 h 63"/>
                              <a:gd name="T4" fmla="+- 0 2995 2935"/>
                              <a:gd name="T5" fmla="*/ T4 w 63"/>
                              <a:gd name="T6" fmla="+- 0 799 780"/>
                              <a:gd name="T7" fmla="*/ 799 h 63"/>
                              <a:gd name="T8" fmla="+- 0 2989 2935"/>
                              <a:gd name="T9" fmla="*/ T8 w 63"/>
                              <a:gd name="T10" fmla="+- 0 789 780"/>
                              <a:gd name="T11" fmla="*/ 789 h 63"/>
                              <a:gd name="T12" fmla="+- 0 2979 2935"/>
                              <a:gd name="T13" fmla="*/ T12 w 63"/>
                              <a:gd name="T14" fmla="+- 0 783 780"/>
                              <a:gd name="T15" fmla="*/ 783 h 63"/>
                              <a:gd name="T16" fmla="+- 0 2967 2935"/>
                              <a:gd name="T17" fmla="*/ T16 w 63"/>
                              <a:gd name="T18" fmla="+- 0 780 780"/>
                              <a:gd name="T19" fmla="*/ 780 h 63"/>
                              <a:gd name="T20" fmla="+- 0 2954 2935"/>
                              <a:gd name="T21" fmla="*/ T20 w 63"/>
                              <a:gd name="T22" fmla="+- 0 783 780"/>
                              <a:gd name="T23" fmla="*/ 783 h 63"/>
                              <a:gd name="T24" fmla="+- 0 2944 2935"/>
                              <a:gd name="T25" fmla="*/ T24 w 63"/>
                              <a:gd name="T26" fmla="+- 0 789 780"/>
                              <a:gd name="T27" fmla="*/ 789 h 63"/>
                              <a:gd name="T28" fmla="+- 0 2938 2935"/>
                              <a:gd name="T29" fmla="*/ T28 w 63"/>
                              <a:gd name="T30" fmla="+- 0 799 780"/>
                              <a:gd name="T31" fmla="*/ 799 h 63"/>
                              <a:gd name="T32" fmla="+- 0 2935 2935"/>
                              <a:gd name="T33" fmla="*/ T32 w 63"/>
                              <a:gd name="T34" fmla="+- 0 811 780"/>
                              <a:gd name="T35" fmla="*/ 811 h 63"/>
                              <a:gd name="T36" fmla="+- 0 2938 2935"/>
                              <a:gd name="T37" fmla="*/ T36 w 63"/>
                              <a:gd name="T38" fmla="+- 0 824 780"/>
                              <a:gd name="T39" fmla="*/ 824 h 63"/>
                              <a:gd name="T40" fmla="+- 0 2944 2935"/>
                              <a:gd name="T41" fmla="*/ T40 w 63"/>
                              <a:gd name="T42" fmla="+- 0 833 780"/>
                              <a:gd name="T43" fmla="*/ 833 h 63"/>
                              <a:gd name="T44" fmla="+- 0 2954 2935"/>
                              <a:gd name="T45" fmla="*/ T44 w 63"/>
                              <a:gd name="T46" fmla="+- 0 840 780"/>
                              <a:gd name="T47" fmla="*/ 840 h 63"/>
                              <a:gd name="T48" fmla="+- 0 2967 2935"/>
                              <a:gd name="T49" fmla="*/ T48 w 63"/>
                              <a:gd name="T50" fmla="+- 0 843 780"/>
                              <a:gd name="T51" fmla="*/ 843 h 63"/>
                              <a:gd name="T52" fmla="+- 0 2979 2935"/>
                              <a:gd name="T53" fmla="*/ T52 w 63"/>
                              <a:gd name="T54" fmla="+- 0 840 780"/>
                              <a:gd name="T55" fmla="*/ 840 h 63"/>
                              <a:gd name="T56" fmla="+- 0 2989 2935"/>
                              <a:gd name="T57" fmla="*/ T56 w 63"/>
                              <a:gd name="T58" fmla="+- 0 833 780"/>
                              <a:gd name="T59" fmla="*/ 833 h 63"/>
                              <a:gd name="T60" fmla="+- 0 2995 2935"/>
                              <a:gd name="T61" fmla="*/ T60 w 63"/>
                              <a:gd name="T62" fmla="+- 0 824 780"/>
                              <a:gd name="T63" fmla="*/ 824 h 63"/>
                              <a:gd name="T64" fmla="+- 0 2998 2935"/>
                              <a:gd name="T65" fmla="*/ T64 w 63"/>
                              <a:gd name="T66" fmla="+- 0 811 780"/>
                              <a:gd name="T67" fmla="*/ 81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2" y="0"/>
                                </a:lnTo>
                                <a:lnTo>
                                  <a:pt x="19" y="3"/>
                                </a:lnTo>
                                <a:lnTo>
                                  <a:pt x="9" y="9"/>
                                </a:lnTo>
                                <a:lnTo>
                                  <a:pt x="3" y="19"/>
                                </a:lnTo>
                                <a:lnTo>
                                  <a:pt x="0" y="31"/>
                                </a:lnTo>
                                <a:lnTo>
                                  <a:pt x="3" y="44"/>
                                </a:lnTo>
                                <a:lnTo>
                                  <a:pt x="9" y="53"/>
                                </a:lnTo>
                                <a:lnTo>
                                  <a:pt x="19" y="60"/>
                                </a:lnTo>
                                <a:lnTo>
                                  <a:pt x="32" y="63"/>
                                </a:lnTo>
                                <a:lnTo>
                                  <a:pt x="44" y="60"/>
                                </a:lnTo>
                                <a:lnTo>
                                  <a:pt x="54" y="53"/>
                                </a:lnTo>
                                <a:lnTo>
                                  <a:pt x="60" y="44"/>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293"/>
                        <wps:cNvSpPr>
                          <a:spLocks/>
                        </wps:cNvSpPr>
                        <wps:spPr bwMode="auto">
                          <a:xfrm>
                            <a:off x="3081" y="684"/>
                            <a:ext cx="63" cy="63"/>
                          </a:xfrm>
                          <a:custGeom>
                            <a:avLst/>
                            <a:gdLst>
                              <a:gd name="T0" fmla="+- 0 3144 3081"/>
                              <a:gd name="T1" fmla="*/ T0 w 63"/>
                              <a:gd name="T2" fmla="+- 0 716 684"/>
                              <a:gd name="T3" fmla="*/ 716 h 63"/>
                              <a:gd name="T4" fmla="+- 0 3141 3081"/>
                              <a:gd name="T5" fmla="*/ T4 w 63"/>
                              <a:gd name="T6" fmla="+- 0 703 684"/>
                              <a:gd name="T7" fmla="*/ 703 h 63"/>
                              <a:gd name="T8" fmla="+- 0 3134 3081"/>
                              <a:gd name="T9" fmla="*/ T8 w 63"/>
                              <a:gd name="T10" fmla="+- 0 693 684"/>
                              <a:gd name="T11" fmla="*/ 693 h 63"/>
                              <a:gd name="T12" fmla="+- 0 3124 3081"/>
                              <a:gd name="T13" fmla="*/ T12 w 63"/>
                              <a:gd name="T14" fmla="+- 0 687 684"/>
                              <a:gd name="T15" fmla="*/ 687 h 63"/>
                              <a:gd name="T16" fmla="+- 0 3112 3081"/>
                              <a:gd name="T17" fmla="*/ T16 w 63"/>
                              <a:gd name="T18" fmla="+- 0 684 684"/>
                              <a:gd name="T19" fmla="*/ 684 h 63"/>
                              <a:gd name="T20" fmla="+- 0 3100 3081"/>
                              <a:gd name="T21" fmla="*/ T20 w 63"/>
                              <a:gd name="T22" fmla="+- 0 687 684"/>
                              <a:gd name="T23" fmla="*/ 687 h 63"/>
                              <a:gd name="T24" fmla="+- 0 3090 3081"/>
                              <a:gd name="T25" fmla="*/ T24 w 63"/>
                              <a:gd name="T26" fmla="+- 0 693 684"/>
                              <a:gd name="T27" fmla="*/ 693 h 63"/>
                              <a:gd name="T28" fmla="+- 0 3084 3081"/>
                              <a:gd name="T29" fmla="*/ T28 w 63"/>
                              <a:gd name="T30" fmla="+- 0 703 684"/>
                              <a:gd name="T31" fmla="*/ 703 h 63"/>
                              <a:gd name="T32" fmla="+- 0 3081 3081"/>
                              <a:gd name="T33" fmla="*/ T32 w 63"/>
                              <a:gd name="T34" fmla="+- 0 716 684"/>
                              <a:gd name="T35" fmla="*/ 716 h 63"/>
                              <a:gd name="T36" fmla="+- 0 3084 3081"/>
                              <a:gd name="T37" fmla="*/ T36 w 63"/>
                              <a:gd name="T38" fmla="+- 0 728 684"/>
                              <a:gd name="T39" fmla="*/ 728 h 63"/>
                              <a:gd name="T40" fmla="+- 0 3090 3081"/>
                              <a:gd name="T41" fmla="*/ T40 w 63"/>
                              <a:gd name="T42" fmla="+- 0 738 684"/>
                              <a:gd name="T43" fmla="*/ 738 h 63"/>
                              <a:gd name="T44" fmla="+- 0 3100 3081"/>
                              <a:gd name="T45" fmla="*/ T44 w 63"/>
                              <a:gd name="T46" fmla="+- 0 744 684"/>
                              <a:gd name="T47" fmla="*/ 744 h 63"/>
                              <a:gd name="T48" fmla="+- 0 3112 3081"/>
                              <a:gd name="T49" fmla="*/ T48 w 63"/>
                              <a:gd name="T50" fmla="+- 0 747 684"/>
                              <a:gd name="T51" fmla="*/ 747 h 63"/>
                              <a:gd name="T52" fmla="+- 0 3124 3081"/>
                              <a:gd name="T53" fmla="*/ T52 w 63"/>
                              <a:gd name="T54" fmla="+- 0 744 684"/>
                              <a:gd name="T55" fmla="*/ 744 h 63"/>
                              <a:gd name="T56" fmla="+- 0 3134 3081"/>
                              <a:gd name="T57" fmla="*/ T56 w 63"/>
                              <a:gd name="T58" fmla="+- 0 738 684"/>
                              <a:gd name="T59" fmla="*/ 738 h 63"/>
                              <a:gd name="T60" fmla="+- 0 3141 3081"/>
                              <a:gd name="T61" fmla="*/ T60 w 63"/>
                              <a:gd name="T62" fmla="+- 0 728 684"/>
                              <a:gd name="T63" fmla="*/ 728 h 63"/>
                              <a:gd name="T64" fmla="+- 0 3144 3081"/>
                              <a:gd name="T65" fmla="*/ T64 w 63"/>
                              <a:gd name="T66" fmla="+- 0 716 684"/>
                              <a:gd name="T67" fmla="*/ 71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9"/>
                                </a:lnTo>
                                <a:lnTo>
                                  <a:pt x="43" y="3"/>
                                </a:lnTo>
                                <a:lnTo>
                                  <a:pt x="31" y="0"/>
                                </a:lnTo>
                                <a:lnTo>
                                  <a:pt x="19" y="3"/>
                                </a:lnTo>
                                <a:lnTo>
                                  <a:pt x="9" y="9"/>
                                </a:lnTo>
                                <a:lnTo>
                                  <a:pt x="3" y="19"/>
                                </a:lnTo>
                                <a:lnTo>
                                  <a:pt x="0" y="32"/>
                                </a:lnTo>
                                <a:lnTo>
                                  <a:pt x="3" y="44"/>
                                </a:lnTo>
                                <a:lnTo>
                                  <a:pt x="9" y="54"/>
                                </a:lnTo>
                                <a:lnTo>
                                  <a:pt x="19" y="60"/>
                                </a:lnTo>
                                <a:lnTo>
                                  <a:pt x="31" y="63"/>
                                </a:lnTo>
                                <a:lnTo>
                                  <a:pt x="43" y="60"/>
                                </a:lnTo>
                                <a:lnTo>
                                  <a:pt x="53"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C7BCC7" id="Group 292" o:spid="_x0000_s1026" style="position:absolute;margin-left:87.75pt;margin-top:1.05pt;width:70.1pt;height:65.2pt;z-index:251805696;mso-position-horizontal-relative:page" coordorigin="1755,21" coordsize="14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">
                <v:shape id="AutoShape 326" o:spid="_x0000_s1027" style="position:absolute;left:8000;top:7540;width:5880;height:5820;visibility:visible;mso-wrap-style:square;v-text-anchor:top" coordsize="588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" path="m-6200,-6219r1312,m-6200,-6219r,-13m-5908,-6219r,-13m-5617,-6219r,-13m-5325,-6219r,-13m-5033,-6219r,-13m-6200,-7517r1312,m-6200,-7517r,13m-5908,-7517r,13m-5617,-7517r,13m-5325,-7517r,13m-5033,-7517r,13m-6200,-6219r,-1298m-4888,-6219r,-1298m-6200,-7213r13,m-4888,-7213r-13,m-6200,-6710r7,m-6200,-7213r7,m-4888,-6710r-6,m-4888,-7213r-6,e" filled="f" strokecolor="#252525" strokeweight=".07872mm">
                  <v:path arrowok="t" o:connecttype="custom" o:connectlocs="-6200,1322;-4888,1322;-6200,1322;-6200,1309;-5908,1322;-5908,1309;-5617,1322;-5617,1309;-5325,1322;-5325,1309;-5033,1322;-5033,1309;-6200,24;-4888,24;-6200,24;-6200,37;-5908,24;-5908,37;-5617,24;-5617,37;-5325,24;-5325,37;-5033,24;-5033,37;-6200,1322;-6200,24;-4888,1322;-4888,24;-6200,328;-6187,328;-4888,328;-4901,328;-6200,831;-6193,831;-6200,328;-6193,328;-4888,831;-4894,831;-4888,328;-4894,328" o:connectangles="0,0,0,0,0,0,0,0,0,0,0,0,0,0,0,0,0,0,0,0,0,0,0,0,0,0,0,0,0,0,0,0,0,0,0,0,0,0,0,0"/>
                </v:shape>
                <v:shape id="Freeform 325" o:spid="_x0000_s1028" style="position:absolute;left:1800;top:788;width:1312;height:294;visibility:visible;mso-wrap-style:square;v-text-anchor:top" coordsize="13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" path="m,241r146,52l292,89r146,85l583,97,729,,875,r146,79l1167,103,1312,8e" filled="f" strokecolor="#0072bd" strokeweight=".31483mm">
                  <v:path arrowok="t" o:connecttype="custom" o:connectlocs="0,1030;146,1082;292,878;438,963;583,886;729,789;875,789;1021,868;1167,892;1312,797" o:connectangles="0,0,0,0,0,0,0,0,0,0"/>
                </v:shape>
                <v:shape id="AutoShape 324" o:spid="_x0000_s1029"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" path="m1940,-13443r,63m1909,-13411r63,e" filled="f" strokecolor="#0072bd" strokeweight=".31483mm">
                  <v:path arrowok="t" o:connecttype="custom" o:connectlocs="1940,998;1940,1061;1909,1030;1972,1030" o:connectangles="0,0,0,0"/>
                </v:shape>
                <v:shape id="AutoShape 323" o:spid="_x0000_s1030"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" path="m2086,-13390r,62m2055,-13359r62,e" filled="f" strokecolor="#0072bd" strokeweight=".31483mm">
                  <v:path arrowok="t" o:connecttype="custom" o:connectlocs="2086,1051;2086,1113;2055,1082;2117,1082" o:connectangles="0,0,0,0"/>
                </v:shape>
                <v:shape id="AutoShape 322" o:spid="_x0000_s1031"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" path="m2232,-13594r,62m2201,-13563r62,e" filled="f" strokecolor="#0072bd" strokeweight=".31483mm">
                  <v:path arrowok="t" o:connecttype="custom" o:connectlocs="2232,847;2232,909;2201,878;2263,878" o:connectangles="0,0,0,0"/>
                </v:shape>
                <v:shape id="AutoShape 321" o:spid="_x0000_s1032"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" path="m2378,-13509r,62m2346,-13478r63,e" filled="f" strokecolor="#0072bd" strokeweight=".31483mm">
                  <v:path arrowok="t" o:connecttype="custom" o:connectlocs="2378,932;2378,994;2346,963;2409,963" o:connectangles="0,0,0,0"/>
                </v:shape>
                <v:shape id="AutoShape 320" o:spid="_x0000_s1033"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" path="m2523,-13586r,62m2492,-13555r63,e" filled="f" strokecolor="#0072bd" strokeweight=".31483mm">
                  <v:path arrowok="t" o:connecttype="custom" o:connectlocs="2523,855;2523,917;2492,886;2555,886" o:connectangles="0,0,0,0"/>
                </v:shape>
                <v:shape id="AutoShape 319" o:spid="_x0000_s1034"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" path="m2669,-13683r,63m2638,-13652r62,e" filled="f" strokecolor="#0072bd" strokeweight=".31483mm">
                  <v:path arrowok="t" o:connecttype="custom" o:connectlocs="2669,758;2669,821;2638,789;2700,789" o:connectangles="0,0,0,0"/>
                </v:shape>
                <v:shape id="AutoShape 318" o:spid="_x0000_s1035"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" path="m2815,-13683r,62m2784,-13652r62,e" filled="f" strokecolor="#0072bd" strokeweight=".31483mm">
                  <v:path arrowok="t" o:connecttype="custom" o:connectlocs="2815,758;2815,820;2784,789;2846,789" o:connectangles="0,0,0,0"/>
                </v:shape>
                <v:shape id="AutoShape 317" o:spid="_x0000_s1036"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" path="m2961,-13604r,62m2930,-13573r62,e" filled="f" strokecolor="#0072bd" strokeweight=".31483mm">
                  <v:path arrowok="t" o:connecttype="custom" o:connectlocs="2961,837;2961,899;2930,868;2992,868" o:connectangles="0,0,0,0"/>
                </v:shape>
                <v:shape id="AutoShape 316" o:spid="_x0000_s1037"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" path="m3107,-13581r,63m3075,-13549r63,e" filled="f" strokecolor="#0072bd" strokeweight=".31483mm">
                  <v:path arrowok="t" o:connecttype="custom" o:connectlocs="3107,860;3107,923;3075,892;3138,892" o:connectangles="0,0,0,0"/>
                </v:shape>
                <v:shape id="AutoShape 315" o:spid="_x0000_s1038" style="position:absolute;left:-140;top:14440;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" path="m3252,-13676r,63m3221,-13644r63,e" filled="f" strokecolor="#0072bd" strokeweight=".31483mm">
                  <v:path arrowok="t" o:connecttype="custom" o:connectlocs="3252,765;3252,828;3221,797;3284,797" o:connectangles="0,0,0,0"/>
                </v:shape>
                <v:shape id="Freeform 314" o:spid="_x0000_s1039" style="position:absolute;left:1800;top:263;width:1312;height:294;visibility:visible;mso-wrap-style:square;v-text-anchor:top" coordsize="13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" path="m,241r146,52l292,89r146,85l583,97,729,1,875,r146,79l1167,101,1312,7e" filled="f" strokecolor="#d95318" strokeweight=".31483mm">
                  <v:stroke dashstyle="longDash"/>
                  <v:path arrowok="t" o:connecttype="custom" o:connectlocs="0,505;146,557;292,353;438,438;583,361;729,265;875,264;1021,343;1167,365;1312,271" o:connectangles="0,0,0,0,0,0,0,0,0,0"/>
                </v:shape>
                <v:shape id="Freeform 313" o:spid="_x0000_s1040" style="position:absolute;left:1764;top:463;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" path="m36,l,63r72,l36,xe" filled="f" strokecolor="#d95318" strokeweight=".31483mm">
                  <v:path arrowok="t" o:connecttype="custom" o:connectlocs="36,463;0,526;72,526;36,463" o:connectangles="0,0,0,0"/>
                </v:shape>
                <v:shape id="Freeform 312" o:spid="_x0000_s1041" style="position:absolute;left:1910;top:515;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" path="m36,l,62r72,l36,xe" filled="f" strokecolor="#d95318" strokeweight=".31483mm">
                  <v:path arrowok="t" o:connecttype="custom" o:connectlocs="36,516;0,578;72,578;36,516" o:connectangles="0,0,0,0"/>
                </v:shape>
                <v:shape id="Freeform 311" o:spid="_x0000_s1042" style="position:absolute;left:2055;top:31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" path="m36,l,63r72,l36,xe" filled="f" strokecolor="#d95318" strokeweight=".31483mm">
                  <v:path arrowok="t" o:connecttype="custom" o:connectlocs="36,311;0,374;72,374;36,311" o:connectangles="0,0,0,0"/>
                </v:shape>
                <v:shape id="Freeform 310" o:spid="_x0000_s1043" style="position:absolute;left:2201;top:396;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" path="m36,l,62r72,l36,xe" filled="f" strokecolor="#d95318" strokeweight=".31483mm">
                  <v:path arrowok="t" o:connecttype="custom" o:connectlocs="36,397;0,459;72,459;36,397" o:connectangles="0,0,0,0"/>
                </v:shape>
                <v:shape id="Freeform 309" o:spid="_x0000_s1044" style="position:absolute;left:2347;top:319;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" path="m36,l,63r73,l36,xe" filled="f" strokecolor="#d95318" strokeweight=".31483mm">
                  <v:path arrowok="t" o:connecttype="custom" o:connectlocs="36,319;0,382;73,382;36,319" o:connectangles="0,0,0,0"/>
                </v:shape>
                <v:shape id="Freeform 308" o:spid="_x0000_s1045" style="position:absolute;left:2493;top:223;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" path="m36,l,62r72,l36,xe" filled="f" strokecolor="#d95318" strokeweight=".31483mm">
                  <v:path arrowok="t" o:connecttype="custom" o:connectlocs="36,224;0,286;72,286;36,224" o:connectangles="0,0,0,0"/>
                </v:shape>
                <v:shape id="Freeform 307" o:spid="_x0000_s1046" style="position:absolute;left:2638;top:22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" path="m36,l,63r72,l36,xe" filled="f" strokecolor="#d95318" strokeweight=".31483mm">
                  <v:path arrowok="t" o:connecttype="custom" o:connectlocs="36,222;0,285;72,285;36,222" o:connectangles="0,0,0,0"/>
                </v:shape>
                <v:shape id="Freeform 306" o:spid="_x0000_s1047" style="position:absolute;left:2784;top:30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" path="m36,l,63r72,l36,xe" filled="f" strokecolor="#d95318" strokeweight=".31483mm">
                  <v:path arrowok="t" o:connecttype="custom" o:connectlocs="36,301;0,364;72,364;36,301" o:connectangles="0,0,0,0"/>
                </v:shape>
                <v:shape id="Freeform 305" o:spid="_x0000_s1048" style="position:absolute;left:2930;top:323;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" path="m37,l,63r73,l37,xe" filled="f" strokecolor="#d95318" strokeweight=".31483mm">
                  <v:path arrowok="t" o:connecttype="custom" o:connectlocs="37,323;0,386;73,386;37,323" o:connectangles="0,0,0,0"/>
                </v:shape>
                <v:shape id="Freeform 304" o:spid="_x0000_s1049" style="position:absolute;left:3076;top:22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" path="m36,l,62r72,l36,xe" filled="f" strokecolor="#d95318" strokeweight=".31483mm">
                  <v:path arrowok="t" o:connecttype="custom" o:connectlocs="36,229;0,291;72,291;36,229" o:connectangles="0,0,0,0"/>
                </v:shape>
                <v:shape id="Freeform 303" o:spid="_x0000_s1050" style="position:absolute;left:1800;top:706;width:1312;height:294;visibility:visible;mso-wrap-style:square;v-text-anchor:top" coordsize="13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" path="m,240r146,53l292,88r146,86l583,97,729,,875,r146,79l1167,104,1312,9e" filled="f" strokecolor="#ecb020" strokeweight=".31483mm">
                  <v:stroke dashstyle="longDash"/>
                  <v:path arrowok="t" o:connecttype="custom" o:connectlocs="0,947;146,1000;292,795;438,881;583,804;729,707;875,707;1021,786;1167,811;1312,716" o:connectangles="0,0,0,0,0,0,0,0,0,0"/>
                </v:shape>
                <v:shape id="Freeform 302" o:spid="_x0000_s1051" style="position:absolute;left:1769;top:91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" path="m63,32l60,19,53,9,44,3,31,,19,3,9,9,3,19,,32,3,44,9,54r10,6l31,63,44,60r9,-6l60,44,63,32xe" filled="f" strokecolor="#ecb020" strokeweight=".31483mm">
                  <v:path arrowok="t" o:connecttype="custom" o:connectlocs="63,947;60,934;53,924;44,918;31,915;19,918;9,924;3,934;0,947;3,959;9,969;19,975;31,978;44,975;53,969;60,959;63,947" o:connectangles="0,0,0,0,0,0,0,0,0,0,0,0,0,0,0,0,0"/>
                </v:shape>
                <v:shape id="Freeform 301" o:spid="_x0000_s1052" style="position:absolute;left:1914;top:96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" path="m62,31l60,19,53,9,43,2,31,,19,2,9,9,2,19,,31,2,43,9,53r10,7l31,62,43,60,53,53,60,43,62,31xe" filled="f" strokecolor="#ecb020" strokeweight=".31483mm">
                  <v:path arrowok="t" o:connecttype="custom" o:connectlocs="62,1000;60,988;53,978;43,971;31,969;19,971;9,978;2,988;0,1000;2,1012;9,1022;19,1029;31,1031;43,1029;53,1022;60,1012;62,1000" o:connectangles="0,0,0,0,0,0,0,0,0,0,0,0,0,0,0,0,0"/>
                </v:shape>
                <v:shape id="Freeform 300" o:spid="_x0000_s1053" style="position:absolute;left:2060;top:76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" path="m62,31l60,19,53,9,43,3,31,,19,3,9,9,2,19,,31,2,43,9,53r10,7l31,63,43,60,53,53,60,43,62,31xe" filled="f" strokecolor="#ecb020" strokeweight=".31483mm">
                  <v:path arrowok="t" o:connecttype="custom" o:connectlocs="62,795;60,783;53,773;43,767;31,764;19,767;9,773;2,783;0,795;2,807;9,817;19,824;31,827;43,824;53,817;60,807;62,795" o:connectangles="0,0,0,0,0,0,0,0,0,0,0,0,0,0,0,0,0"/>
                </v:shape>
                <v:shape id="Freeform 299" o:spid="_x0000_s1054" style="position:absolute;left:2206;top:84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" path="m63,31l60,19,54,9,44,2,32,,20,2,10,9,3,19,,31,3,43r7,10l20,60r12,2l44,60,54,53,60,43,63,31xe" filled="f" strokecolor="#ecb020" strokeweight=".31483mm">
                  <v:path arrowok="t" o:connecttype="custom" o:connectlocs="63,881;60,869;54,859;44,852;32,850;20,852;10,859;3,869;0,881;3,893;10,903;20,910;32,912;44,910;54,903;60,893;63,881" o:connectangles="0,0,0,0,0,0,0,0,0,0,0,0,0,0,0,0,0"/>
                </v:shape>
                <v:shape id="Freeform 298" o:spid="_x0000_s1055" style="position:absolute;left:2352;top:77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" path="m63,32l60,20,54,10,44,3,31,,19,3,9,10,3,20,,32,3,44,9,54r10,6l31,63,44,60,54,54,60,44,63,32xe" filled="f" strokecolor="#ecb020" strokeweight=".31483mm">
                  <v:path arrowok="t" o:connecttype="custom" o:connectlocs="63,804;60,792;54,782;44,775;31,772;19,775;9,782;3,792;0,804;3,816;9,826;19,832;31,835;44,832;54,826;60,816;63,804" o:connectangles="0,0,0,0,0,0,0,0,0,0,0,0,0,0,0,0,0"/>
                </v:shape>
                <v:shape id="Freeform 297" o:spid="_x0000_s1056" style="position:absolute;left:2497;top:67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" path="m62,32l60,19,53,10,43,3,31,,19,3,9,10,2,19,,32,2,44,9,54r10,6l31,63,43,60,53,54,60,44,62,32xe" filled="f" strokecolor="#ecb020" strokeweight=".31483mm">
                  <v:path arrowok="t" o:connecttype="custom" o:connectlocs="62,707;60,694;53,685;43,678;31,675;19,678;9,685;2,694;0,707;2,719;9,729;19,735;31,738;43,735;53,729;60,719;62,707" o:connectangles="0,0,0,0,0,0,0,0,0,0,0,0,0,0,0,0,0"/>
                </v:shape>
                <v:shape id="Freeform 296" o:spid="_x0000_s1057" style="position:absolute;left:2643;top:67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" path="m62,31l60,19,53,9,43,2,31,,19,2,9,9,2,19,,31,2,43,9,53r10,7l31,62,43,60,53,53,60,43,62,31xe" filled="f" strokecolor="#ecb020" strokeweight=".31483mm">
                  <v:path arrowok="t" o:connecttype="custom" o:connectlocs="62,707;60,695;53,685;43,678;31,676;19,678;9,685;2,695;0,707;2,719;9,729;19,736;31,738;43,736;53,729;60,719;62,707" o:connectangles="0,0,0,0,0,0,0,0,0,0,0,0,0,0,0,0,0"/>
                </v:shape>
                <v:shape id="Freeform 295" o:spid="_x0000_s1058" style="position:absolute;left:2789;top:75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" path="m62,32l60,20,53,10,43,3,31,,19,3,9,10,2,20,,32,2,44,9,54r10,7l31,63,43,61,53,54,60,44,62,32xe" filled="f" strokecolor="#ecb020" strokeweight=".31483mm">
                  <v:path arrowok="t" o:connecttype="custom" o:connectlocs="62,786;60,774;53,764;43,757;31,754;19,757;9,764;2,774;0,786;2,798;9,808;19,815;31,817;43,815;53,808;60,798;62,786" o:connectangles="0,0,0,0,0,0,0,0,0,0,0,0,0,0,0,0,0"/>
                </v:shape>
                <v:shape id="Freeform 294" o:spid="_x0000_s1059" style="position:absolute;left:2935;top:78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" path="m63,31l60,19,54,9,44,3,32,,19,3,9,9,3,19,,31,3,44r6,9l19,60r13,3l44,60,54,53r6,-9l63,31xe" filled="f" strokecolor="#ecb020" strokeweight=".31483mm">
                  <v:path arrowok="t" o:connecttype="custom" o:connectlocs="63,811;60,799;54,789;44,783;32,780;19,783;9,789;3,799;0,811;3,824;9,833;19,840;32,843;44,840;54,833;60,824;63,811" o:connectangles="0,0,0,0,0,0,0,0,0,0,0,0,0,0,0,0,0"/>
                </v:shape>
                <v:shape id="Freeform 293" o:spid="_x0000_s1060" style="position:absolute;left:3081;top:68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" path="m63,32l60,19,53,9,43,3,31,,19,3,9,9,3,19,,32,3,44,9,54r10,6l31,63,43,60,53,54,60,44,63,32xe" filled="f" strokecolor="#ecb020" strokeweight=".31483mm">
                  <v:path arrowok="t" o:connecttype="custom" o:connectlocs="63,716;60,703;53,693;43,687;31,684;19,687;9,693;3,703;0,716;3,728;9,738;19,744;31,747;43,744;53,738;60,728;63,716"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4128" behindDoc="0" locked="0" layoutInCell="1" allowOverlap="1" wp14:anchorId="37FDBA32" wp14:editId="0B7EDF96">
                <wp:simplePos x="0" y="0"/>
                <wp:positionH relativeFrom="page">
                  <wp:posOffset>2048510</wp:posOffset>
                </wp:positionH>
                <wp:positionV relativeFrom="paragraph">
                  <wp:posOffset>34290</wp:posOffset>
                </wp:positionV>
                <wp:extent cx="151130" cy="787400"/>
                <wp:effectExtent l="0" t="0" r="0" b="0"/>
                <wp:wrapNone/>
                <wp:docPr id="292"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8239"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FDBA32" id="Text Box 291" o:spid="_x0000_s1168" type="#_x0000_t202" style="position:absolute;left:0;text-align:left;margin-left:161.3pt;margin-top:2.7pt;width:11.9pt;height:62pt;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" filled="f" stroked="f">
                <v:textbox style="layout-flow:vertical;mso-layout-flow-alt:bottom-to-top" inset="0,0,0,0">
                  <w:txbxContent>
                    <w:p w14:paraId="6BA38239"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405CF15F" w14:textId="77777777" w:rsidR="00187908" w:rsidRDefault="00105EDE">
      <w:pPr>
        <w:spacing w:before="87"/>
        <w:ind w:left="243"/>
        <w:rPr>
          <w:b/>
          <w:sz w:val="19"/>
        </w:rPr>
      </w:pPr>
      <w:r>
        <w:br w:type="column"/>
      </w:r>
      <w:r>
        <w:rPr>
          <w:b/>
          <w:w w:val="105"/>
          <w:sz w:val="19"/>
        </w:rPr>
        <w:t>Sinaweibo</w:t>
      </w:r>
    </w:p>
    <w:p w14:paraId="48A4A23A" w14:textId="77777777" w:rsidR="00187908" w:rsidRDefault="00105EDE">
      <w:pPr>
        <w:spacing w:before="87"/>
        <w:ind w:left="672"/>
        <w:rPr>
          <w:b/>
          <w:sz w:val="19"/>
        </w:rPr>
      </w:pPr>
      <w:r>
        <w:br w:type="column"/>
      </w:r>
      <w:r>
        <w:rPr>
          <w:b/>
          <w:w w:val="105"/>
          <w:sz w:val="19"/>
        </w:rPr>
        <w:t>Orkut</w:t>
      </w:r>
    </w:p>
    <w:p w14:paraId="6EF0674E" w14:textId="77777777" w:rsidR="00187908" w:rsidRDefault="00105EDE">
      <w:pPr>
        <w:spacing w:before="87"/>
        <w:ind w:right="38"/>
        <w:jc w:val="right"/>
        <w:rPr>
          <w:b/>
          <w:sz w:val="19"/>
        </w:rPr>
      </w:pPr>
      <w:r>
        <w:br w:type="column"/>
      </w:r>
      <w:r>
        <w:rPr>
          <w:b/>
          <w:sz w:val="19"/>
        </w:rPr>
        <w:t>Bio</w:t>
      </w:r>
    </w:p>
    <w:p w14:paraId="17B80C2E" w14:textId="77777777" w:rsidR="00187908" w:rsidRDefault="00105EDE">
      <w:pPr>
        <w:pStyle w:val="BodyText"/>
        <w:rPr>
          <w:b/>
          <w:sz w:val="26"/>
        </w:rPr>
      </w:pPr>
      <w:r>
        <w:br w:type="column"/>
      </w:r>
    </w:p>
    <w:p w14:paraId="0AB80978" w14:textId="77777777" w:rsidR="00187908" w:rsidRDefault="00187908">
      <w:pPr>
        <w:pStyle w:val="BodyText"/>
        <w:spacing w:before="10"/>
        <w:rPr>
          <w:b/>
          <w:sz w:val="22"/>
        </w:rPr>
      </w:pPr>
    </w:p>
    <w:p w14:paraId="51500261" w14:textId="380C963E" w:rsidR="00187908" w:rsidRDefault="00F51443">
      <w:pPr>
        <w:jc w:val="right"/>
        <w:rPr>
          <w:sz w:val="14"/>
        </w:rPr>
      </w:pPr>
      <w:r>
        <w:rPr>
          <w:noProof/>
          <w:lang w:val="en-IN" w:eastAsia="en-IN" w:bidi="hi-IN"/>
        </w:rPr>
        <mc:AlternateContent>
          <mc:Choice Requires="wpg">
            <w:drawing>
              <wp:anchor distT="0" distB="0" distL="114300" distR="114300" simplePos="0" relativeHeight="251808768" behindDoc="0" locked="0" layoutInCell="1" allowOverlap="1" wp14:anchorId="1BDCF193" wp14:editId="6A0E0CC3">
                <wp:simplePos x="0" y="0"/>
                <wp:positionH relativeFrom="page">
                  <wp:posOffset>4900295</wp:posOffset>
                </wp:positionH>
                <wp:positionV relativeFrom="paragraph">
                  <wp:posOffset>-153035</wp:posOffset>
                </wp:positionV>
                <wp:extent cx="893445" cy="828040"/>
                <wp:effectExtent l="0" t="0" r="0" b="0"/>
                <wp:wrapNone/>
                <wp:docPr id="253"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445" cy="828040"/>
                          <a:chOff x="7717" y="-241"/>
                          <a:chExt cx="1407" cy="1304"/>
                        </a:xfrm>
                      </wpg:grpSpPr>
                      <wps:wsp>
                        <wps:cNvPr id="254" name="AutoShape 290"/>
                        <wps:cNvSpPr>
                          <a:spLocks/>
                        </wps:cNvSpPr>
                        <wps:spPr bwMode="auto">
                          <a:xfrm>
                            <a:off x="34720" y="7278"/>
                            <a:ext cx="5900" cy="5820"/>
                          </a:xfrm>
                          <a:custGeom>
                            <a:avLst/>
                            <a:gdLst>
                              <a:gd name="T0" fmla="+- 0 7762 34720"/>
                              <a:gd name="T1" fmla="*/ T0 w 5900"/>
                              <a:gd name="T2" fmla="+- 0 1060 7278"/>
                              <a:gd name="T3" fmla="*/ 1060 h 5820"/>
                              <a:gd name="T4" fmla="+- 0 9079 34720"/>
                              <a:gd name="T5" fmla="*/ T4 w 5900"/>
                              <a:gd name="T6" fmla="+- 0 1060 7278"/>
                              <a:gd name="T7" fmla="*/ 1060 h 5820"/>
                              <a:gd name="T8" fmla="+- 0 7762 34720"/>
                              <a:gd name="T9" fmla="*/ T8 w 5900"/>
                              <a:gd name="T10" fmla="+- 0 1060 7278"/>
                              <a:gd name="T11" fmla="*/ 1060 h 5820"/>
                              <a:gd name="T12" fmla="+- 0 7762 34720"/>
                              <a:gd name="T13" fmla="*/ T12 w 5900"/>
                              <a:gd name="T14" fmla="+- 0 1046 7278"/>
                              <a:gd name="T15" fmla="*/ 1046 h 5820"/>
                              <a:gd name="T16" fmla="+- 0 8055 34720"/>
                              <a:gd name="T17" fmla="*/ T16 w 5900"/>
                              <a:gd name="T18" fmla="+- 0 1060 7278"/>
                              <a:gd name="T19" fmla="*/ 1060 h 5820"/>
                              <a:gd name="T20" fmla="+- 0 8055 34720"/>
                              <a:gd name="T21" fmla="*/ T20 w 5900"/>
                              <a:gd name="T22" fmla="+- 0 1046 7278"/>
                              <a:gd name="T23" fmla="*/ 1046 h 5820"/>
                              <a:gd name="T24" fmla="+- 0 8347 34720"/>
                              <a:gd name="T25" fmla="*/ T24 w 5900"/>
                              <a:gd name="T26" fmla="+- 0 1060 7278"/>
                              <a:gd name="T27" fmla="*/ 1060 h 5820"/>
                              <a:gd name="T28" fmla="+- 0 8347 34720"/>
                              <a:gd name="T29" fmla="*/ T28 w 5900"/>
                              <a:gd name="T30" fmla="+- 0 1046 7278"/>
                              <a:gd name="T31" fmla="*/ 1046 h 5820"/>
                              <a:gd name="T32" fmla="+- 0 8640 34720"/>
                              <a:gd name="T33" fmla="*/ T32 w 5900"/>
                              <a:gd name="T34" fmla="+- 0 1060 7278"/>
                              <a:gd name="T35" fmla="*/ 1060 h 5820"/>
                              <a:gd name="T36" fmla="+- 0 8640 34720"/>
                              <a:gd name="T37" fmla="*/ T36 w 5900"/>
                              <a:gd name="T38" fmla="+- 0 1046 7278"/>
                              <a:gd name="T39" fmla="*/ 1046 h 5820"/>
                              <a:gd name="T40" fmla="+- 0 8932 34720"/>
                              <a:gd name="T41" fmla="*/ T40 w 5900"/>
                              <a:gd name="T42" fmla="+- 0 1060 7278"/>
                              <a:gd name="T43" fmla="*/ 1060 h 5820"/>
                              <a:gd name="T44" fmla="+- 0 8932 34720"/>
                              <a:gd name="T45" fmla="*/ T44 w 5900"/>
                              <a:gd name="T46" fmla="+- 0 1046 7278"/>
                              <a:gd name="T47" fmla="*/ 1046 h 5820"/>
                              <a:gd name="T48" fmla="+- 0 7762 34720"/>
                              <a:gd name="T49" fmla="*/ T48 w 5900"/>
                              <a:gd name="T50" fmla="+- 0 -239 7278"/>
                              <a:gd name="T51" fmla="*/ -239 h 5820"/>
                              <a:gd name="T52" fmla="+- 0 9079 34720"/>
                              <a:gd name="T53" fmla="*/ T52 w 5900"/>
                              <a:gd name="T54" fmla="+- 0 -239 7278"/>
                              <a:gd name="T55" fmla="*/ -239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900" h="5820">
                                <a:moveTo>
                                  <a:pt x="-26958" y="-6218"/>
                                </a:moveTo>
                                <a:lnTo>
                                  <a:pt x="-25641" y="-6218"/>
                                </a:lnTo>
                                <a:moveTo>
                                  <a:pt x="-26958" y="-6218"/>
                                </a:moveTo>
                                <a:lnTo>
                                  <a:pt x="-26958" y="-6232"/>
                                </a:lnTo>
                                <a:moveTo>
                                  <a:pt x="-26665" y="-6218"/>
                                </a:moveTo>
                                <a:lnTo>
                                  <a:pt x="-26665" y="-6232"/>
                                </a:lnTo>
                                <a:moveTo>
                                  <a:pt x="-26373" y="-6218"/>
                                </a:moveTo>
                                <a:lnTo>
                                  <a:pt x="-26373" y="-6232"/>
                                </a:lnTo>
                                <a:moveTo>
                                  <a:pt x="-26080" y="-6218"/>
                                </a:moveTo>
                                <a:lnTo>
                                  <a:pt x="-26080" y="-6232"/>
                                </a:lnTo>
                                <a:moveTo>
                                  <a:pt x="-25788" y="-6218"/>
                                </a:moveTo>
                                <a:lnTo>
                                  <a:pt x="-25788" y="-6232"/>
                                </a:lnTo>
                                <a:moveTo>
                                  <a:pt x="-26958" y="-7517"/>
                                </a:moveTo>
                                <a:lnTo>
                                  <a:pt x="-25641" y="-7517"/>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Line 289"/>
                        <wps:cNvCnPr>
                          <a:cxnSpLocks noChangeShapeType="1"/>
                        </wps:cNvCnPr>
                        <wps:spPr bwMode="auto">
                          <a:xfrm>
                            <a:off x="7764" y="-226"/>
                            <a:ext cx="0" cy="0"/>
                          </a:xfrm>
                          <a:prstGeom prst="line">
                            <a:avLst/>
                          </a:prstGeom>
                          <a:noFill/>
                          <a:ln w="559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256" name="AutoShape 288"/>
                        <wps:cNvSpPr>
                          <a:spLocks/>
                        </wps:cNvSpPr>
                        <wps:spPr bwMode="auto">
                          <a:xfrm>
                            <a:off x="34720" y="7278"/>
                            <a:ext cx="5245" cy="5820"/>
                          </a:xfrm>
                          <a:custGeom>
                            <a:avLst/>
                            <a:gdLst>
                              <a:gd name="T0" fmla="+- 0 8055 34720"/>
                              <a:gd name="T1" fmla="*/ T0 w 5245"/>
                              <a:gd name="T2" fmla="+- 0 -239 7278"/>
                              <a:gd name="T3" fmla="*/ -239 h 5820"/>
                              <a:gd name="T4" fmla="+- 0 8055 34720"/>
                              <a:gd name="T5" fmla="*/ T4 w 5245"/>
                              <a:gd name="T6" fmla="+- 0 -226 7278"/>
                              <a:gd name="T7" fmla="*/ -226 h 5820"/>
                              <a:gd name="T8" fmla="+- 0 8347 34720"/>
                              <a:gd name="T9" fmla="*/ T8 w 5245"/>
                              <a:gd name="T10" fmla="+- 0 -239 7278"/>
                              <a:gd name="T11" fmla="*/ -239 h 5820"/>
                              <a:gd name="T12" fmla="+- 0 8347 34720"/>
                              <a:gd name="T13" fmla="*/ T12 w 5245"/>
                              <a:gd name="T14" fmla="+- 0 -226 7278"/>
                              <a:gd name="T15" fmla="*/ -226 h 5820"/>
                              <a:gd name="T16" fmla="+- 0 8640 34720"/>
                              <a:gd name="T17" fmla="*/ T16 w 5245"/>
                              <a:gd name="T18" fmla="+- 0 -239 7278"/>
                              <a:gd name="T19" fmla="*/ -239 h 5820"/>
                              <a:gd name="T20" fmla="+- 0 8640 34720"/>
                              <a:gd name="T21" fmla="*/ T20 w 5245"/>
                              <a:gd name="T22" fmla="+- 0 -226 7278"/>
                              <a:gd name="T23" fmla="*/ -226 h 5820"/>
                              <a:gd name="T24" fmla="+- 0 8932 34720"/>
                              <a:gd name="T25" fmla="*/ T24 w 5245"/>
                              <a:gd name="T26" fmla="+- 0 -239 7278"/>
                              <a:gd name="T27" fmla="*/ -239 h 5820"/>
                              <a:gd name="T28" fmla="+- 0 8932 34720"/>
                              <a:gd name="T29" fmla="*/ T28 w 5245"/>
                              <a:gd name="T30" fmla="+- 0 -226 7278"/>
                              <a:gd name="T31" fmla="*/ -226 h 5820"/>
                              <a:gd name="T32" fmla="+- 0 7762 34720"/>
                              <a:gd name="T33" fmla="*/ T32 w 5245"/>
                              <a:gd name="T34" fmla="+- 0 1060 7278"/>
                              <a:gd name="T35" fmla="*/ 1060 h 5820"/>
                              <a:gd name="T36" fmla="+- 0 7762 34720"/>
                              <a:gd name="T37" fmla="*/ T36 w 5245"/>
                              <a:gd name="T38" fmla="+- 0 -239 7278"/>
                              <a:gd name="T39" fmla="*/ -239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45" h="5820">
                                <a:moveTo>
                                  <a:pt x="-26665" y="-7517"/>
                                </a:moveTo>
                                <a:lnTo>
                                  <a:pt x="-26665" y="-7504"/>
                                </a:lnTo>
                                <a:moveTo>
                                  <a:pt x="-26373" y="-7517"/>
                                </a:moveTo>
                                <a:lnTo>
                                  <a:pt x="-26373" y="-7504"/>
                                </a:lnTo>
                                <a:moveTo>
                                  <a:pt x="-26080" y="-7517"/>
                                </a:moveTo>
                                <a:lnTo>
                                  <a:pt x="-26080" y="-7504"/>
                                </a:lnTo>
                                <a:moveTo>
                                  <a:pt x="-25788" y="-7517"/>
                                </a:moveTo>
                                <a:lnTo>
                                  <a:pt x="-25788" y="-7504"/>
                                </a:lnTo>
                                <a:moveTo>
                                  <a:pt x="-26958" y="-6218"/>
                                </a:moveTo>
                                <a:lnTo>
                                  <a:pt x="-26958" y="-7517"/>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287"/>
                        <wps:cNvCnPr>
                          <a:cxnSpLocks noChangeShapeType="1"/>
                        </wps:cNvCnPr>
                        <wps:spPr bwMode="auto">
                          <a:xfrm>
                            <a:off x="9076" y="1060"/>
                            <a:ext cx="0" cy="0"/>
                          </a:xfrm>
                          <a:prstGeom prst="line">
                            <a:avLst/>
                          </a:prstGeom>
                          <a:noFill/>
                          <a:ln w="5596">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258" name="AutoShape 286"/>
                        <wps:cNvSpPr>
                          <a:spLocks/>
                        </wps:cNvSpPr>
                        <wps:spPr bwMode="auto">
                          <a:xfrm>
                            <a:off x="34720" y="7475"/>
                            <a:ext cx="5900" cy="2797"/>
                          </a:xfrm>
                          <a:custGeom>
                            <a:avLst/>
                            <a:gdLst>
                              <a:gd name="T0" fmla="+- 0 7762 34720"/>
                              <a:gd name="T1" fmla="*/ T0 w 5900"/>
                              <a:gd name="T2" fmla="+- 0 1016 7475"/>
                              <a:gd name="T3" fmla="*/ 1016 h 2797"/>
                              <a:gd name="T4" fmla="+- 0 7775 34720"/>
                              <a:gd name="T5" fmla="*/ T4 w 5900"/>
                              <a:gd name="T6" fmla="+- 0 1016 7475"/>
                              <a:gd name="T7" fmla="*/ 1016 h 2797"/>
                              <a:gd name="T8" fmla="+- 0 9079 34720"/>
                              <a:gd name="T9" fmla="*/ T8 w 5900"/>
                              <a:gd name="T10" fmla="+- 0 1016 7475"/>
                              <a:gd name="T11" fmla="*/ 1016 h 2797"/>
                              <a:gd name="T12" fmla="+- 0 9065 34720"/>
                              <a:gd name="T13" fmla="*/ T12 w 5900"/>
                              <a:gd name="T14" fmla="+- 0 1016 7475"/>
                              <a:gd name="T15" fmla="*/ 1016 h 2797"/>
                              <a:gd name="T16" fmla="+- 0 7762 34720"/>
                              <a:gd name="T17" fmla="*/ T16 w 5900"/>
                              <a:gd name="T18" fmla="+- 0 1016 7475"/>
                              <a:gd name="T19" fmla="*/ 1016 h 2797"/>
                              <a:gd name="T20" fmla="+- 0 7769 34720"/>
                              <a:gd name="T21" fmla="*/ T20 w 5900"/>
                              <a:gd name="T22" fmla="+- 0 1016 7475"/>
                              <a:gd name="T23" fmla="*/ 1016 h 2797"/>
                              <a:gd name="T24" fmla="+- 0 7762 34720"/>
                              <a:gd name="T25" fmla="*/ T24 w 5900"/>
                              <a:gd name="T26" fmla="+- 0 392 7475"/>
                              <a:gd name="T27" fmla="*/ 392 h 2797"/>
                              <a:gd name="T28" fmla="+- 0 7769 34720"/>
                              <a:gd name="T29" fmla="*/ T28 w 5900"/>
                              <a:gd name="T30" fmla="+- 0 392 7475"/>
                              <a:gd name="T31" fmla="*/ 392 h 27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00" h="2797">
                                <a:moveTo>
                                  <a:pt x="-26958" y="-6459"/>
                                </a:moveTo>
                                <a:lnTo>
                                  <a:pt x="-26945" y="-6459"/>
                                </a:lnTo>
                                <a:moveTo>
                                  <a:pt x="-25641" y="-6459"/>
                                </a:moveTo>
                                <a:lnTo>
                                  <a:pt x="-25655" y="-6459"/>
                                </a:lnTo>
                                <a:moveTo>
                                  <a:pt x="-26958" y="-6459"/>
                                </a:moveTo>
                                <a:lnTo>
                                  <a:pt x="-26951" y="-6459"/>
                                </a:lnTo>
                                <a:moveTo>
                                  <a:pt x="-26958" y="-7083"/>
                                </a:moveTo>
                                <a:lnTo>
                                  <a:pt x="-26951" y="-7083"/>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85"/>
                        <wps:cNvSpPr>
                          <a:spLocks/>
                        </wps:cNvSpPr>
                        <wps:spPr bwMode="auto">
                          <a:xfrm>
                            <a:off x="7762" y="703"/>
                            <a:ext cx="1317" cy="59"/>
                          </a:xfrm>
                          <a:custGeom>
                            <a:avLst/>
                            <a:gdLst>
                              <a:gd name="T0" fmla="+- 0 7762 7762"/>
                              <a:gd name="T1" fmla="*/ T0 w 1317"/>
                              <a:gd name="T2" fmla="+- 0 762 704"/>
                              <a:gd name="T3" fmla="*/ 762 h 59"/>
                              <a:gd name="T4" fmla="+- 0 7908 7762"/>
                              <a:gd name="T5" fmla="*/ T4 w 1317"/>
                              <a:gd name="T6" fmla="+- 0 724 704"/>
                              <a:gd name="T7" fmla="*/ 724 h 59"/>
                              <a:gd name="T8" fmla="+- 0 8055 7762"/>
                              <a:gd name="T9" fmla="*/ T8 w 1317"/>
                              <a:gd name="T10" fmla="+- 0 721 704"/>
                              <a:gd name="T11" fmla="*/ 721 h 59"/>
                              <a:gd name="T12" fmla="+- 0 8201 7762"/>
                              <a:gd name="T13" fmla="*/ T12 w 1317"/>
                              <a:gd name="T14" fmla="+- 0 721 704"/>
                              <a:gd name="T15" fmla="*/ 721 h 59"/>
                              <a:gd name="T16" fmla="+- 0 8347 7762"/>
                              <a:gd name="T17" fmla="*/ T16 w 1317"/>
                              <a:gd name="T18" fmla="+- 0 720 704"/>
                              <a:gd name="T19" fmla="*/ 720 h 59"/>
                              <a:gd name="T20" fmla="+- 0 8493 7762"/>
                              <a:gd name="T21" fmla="*/ T20 w 1317"/>
                              <a:gd name="T22" fmla="+- 0 720 704"/>
                              <a:gd name="T23" fmla="*/ 720 h 59"/>
                              <a:gd name="T24" fmla="+- 0 8640 7762"/>
                              <a:gd name="T25" fmla="*/ T24 w 1317"/>
                              <a:gd name="T26" fmla="+- 0 717 704"/>
                              <a:gd name="T27" fmla="*/ 717 h 59"/>
                              <a:gd name="T28" fmla="+- 0 8786 7762"/>
                              <a:gd name="T29" fmla="*/ T28 w 1317"/>
                              <a:gd name="T30" fmla="+- 0 714 704"/>
                              <a:gd name="T31" fmla="*/ 714 h 59"/>
                              <a:gd name="T32" fmla="+- 0 8932 7762"/>
                              <a:gd name="T33" fmla="*/ T32 w 1317"/>
                              <a:gd name="T34" fmla="+- 0 711 704"/>
                              <a:gd name="T35" fmla="*/ 711 h 59"/>
                              <a:gd name="T36" fmla="+- 0 9079 7762"/>
                              <a:gd name="T37" fmla="*/ T36 w 1317"/>
                              <a:gd name="T38" fmla="+- 0 704 704"/>
                              <a:gd name="T39" fmla="*/ 704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59">
                                <a:moveTo>
                                  <a:pt x="0" y="58"/>
                                </a:moveTo>
                                <a:lnTo>
                                  <a:pt x="146" y="20"/>
                                </a:lnTo>
                                <a:lnTo>
                                  <a:pt x="293" y="17"/>
                                </a:lnTo>
                                <a:lnTo>
                                  <a:pt x="439" y="17"/>
                                </a:lnTo>
                                <a:lnTo>
                                  <a:pt x="585" y="16"/>
                                </a:lnTo>
                                <a:lnTo>
                                  <a:pt x="731" y="16"/>
                                </a:lnTo>
                                <a:lnTo>
                                  <a:pt x="878" y="13"/>
                                </a:lnTo>
                                <a:lnTo>
                                  <a:pt x="1024" y="10"/>
                                </a:lnTo>
                                <a:lnTo>
                                  <a:pt x="1170" y="7"/>
                                </a:lnTo>
                                <a:lnTo>
                                  <a:pt x="1317"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AutoShape 284"/>
                        <wps:cNvSpPr>
                          <a:spLocks/>
                        </wps:cNvSpPr>
                        <wps:spPr bwMode="auto">
                          <a:xfrm>
                            <a:off x="-140" y="14178"/>
                            <a:ext cx="280" cy="280"/>
                          </a:xfrm>
                          <a:custGeom>
                            <a:avLst/>
                            <a:gdLst>
                              <a:gd name="T0" fmla="+- 0 7762 -140"/>
                              <a:gd name="T1" fmla="*/ T0 w 280"/>
                              <a:gd name="T2" fmla="+- 0 731 14178"/>
                              <a:gd name="T3" fmla="*/ 731 h 280"/>
                              <a:gd name="T4" fmla="+- 0 7762 -140"/>
                              <a:gd name="T5" fmla="*/ T4 w 280"/>
                              <a:gd name="T6" fmla="+- 0 793 14178"/>
                              <a:gd name="T7" fmla="*/ 793 h 280"/>
                              <a:gd name="T8" fmla="+- 0 7731 -140"/>
                              <a:gd name="T9" fmla="*/ T8 w 280"/>
                              <a:gd name="T10" fmla="+- 0 762 14178"/>
                              <a:gd name="T11" fmla="*/ 762 h 280"/>
                              <a:gd name="T12" fmla="+- 0 7793 -140"/>
                              <a:gd name="T13" fmla="*/ T12 w 280"/>
                              <a:gd name="T14" fmla="+- 0 762 14178"/>
                              <a:gd name="T15" fmla="*/ 762 h 280"/>
                            </a:gdLst>
                            <a:ahLst/>
                            <a:cxnLst>
                              <a:cxn ang="0">
                                <a:pos x="T1" y="T3"/>
                              </a:cxn>
                              <a:cxn ang="0">
                                <a:pos x="T5" y="T7"/>
                              </a:cxn>
                              <a:cxn ang="0">
                                <a:pos x="T9" y="T11"/>
                              </a:cxn>
                              <a:cxn ang="0">
                                <a:pos x="T13" y="T15"/>
                              </a:cxn>
                            </a:cxnLst>
                            <a:rect l="0" t="0" r="r" b="b"/>
                            <a:pathLst>
                              <a:path w="280" h="280">
                                <a:moveTo>
                                  <a:pt x="7902" y="-13447"/>
                                </a:moveTo>
                                <a:lnTo>
                                  <a:pt x="7902" y="-13385"/>
                                </a:lnTo>
                                <a:moveTo>
                                  <a:pt x="7871" y="-13416"/>
                                </a:moveTo>
                                <a:lnTo>
                                  <a:pt x="7933" y="-1341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AutoShape 283"/>
                        <wps:cNvSpPr>
                          <a:spLocks/>
                        </wps:cNvSpPr>
                        <wps:spPr bwMode="auto">
                          <a:xfrm>
                            <a:off x="-140" y="14178"/>
                            <a:ext cx="280" cy="280"/>
                          </a:xfrm>
                          <a:custGeom>
                            <a:avLst/>
                            <a:gdLst>
                              <a:gd name="T0" fmla="+- 0 7908 -140"/>
                              <a:gd name="T1" fmla="*/ T0 w 280"/>
                              <a:gd name="T2" fmla="+- 0 693 14178"/>
                              <a:gd name="T3" fmla="*/ 693 h 280"/>
                              <a:gd name="T4" fmla="+- 0 7908 -140"/>
                              <a:gd name="T5" fmla="*/ T4 w 280"/>
                              <a:gd name="T6" fmla="+- 0 755 14178"/>
                              <a:gd name="T7" fmla="*/ 755 h 280"/>
                              <a:gd name="T8" fmla="+- 0 7877 -140"/>
                              <a:gd name="T9" fmla="*/ T8 w 280"/>
                              <a:gd name="T10" fmla="+- 0 724 14178"/>
                              <a:gd name="T11" fmla="*/ 724 h 280"/>
                              <a:gd name="T12" fmla="+- 0 7940 -140"/>
                              <a:gd name="T13" fmla="*/ T12 w 280"/>
                              <a:gd name="T14" fmla="+- 0 724 14178"/>
                              <a:gd name="T15" fmla="*/ 724 h 280"/>
                            </a:gdLst>
                            <a:ahLst/>
                            <a:cxnLst>
                              <a:cxn ang="0">
                                <a:pos x="T1" y="T3"/>
                              </a:cxn>
                              <a:cxn ang="0">
                                <a:pos x="T5" y="T7"/>
                              </a:cxn>
                              <a:cxn ang="0">
                                <a:pos x="T9" y="T11"/>
                              </a:cxn>
                              <a:cxn ang="0">
                                <a:pos x="T13" y="T15"/>
                              </a:cxn>
                            </a:cxnLst>
                            <a:rect l="0" t="0" r="r" b="b"/>
                            <a:pathLst>
                              <a:path w="280" h="280">
                                <a:moveTo>
                                  <a:pt x="8048" y="-13485"/>
                                </a:moveTo>
                                <a:lnTo>
                                  <a:pt x="8048" y="-13423"/>
                                </a:lnTo>
                                <a:moveTo>
                                  <a:pt x="8017" y="-13454"/>
                                </a:moveTo>
                                <a:lnTo>
                                  <a:pt x="8080" y="-1345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AutoShape 282"/>
                        <wps:cNvSpPr>
                          <a:spLocks/>
                        </wps:cNvSpPr>
                        <wps:spPr bwMode="auto">
                          <a:xfrm>
                            <a:off x="-140" y="14178"/>
                            <a:ext cx="280" cy="280"/>
                          </a:xfrm>
                          <a:custGeom>
                            <a:avLst/>
                            <a:gdLst>
                              <a:gd name="T0" fmla="+- 0 8055 -140"/>
                              <a:gd name="T1" fmla="*/ T0 w 280"/>
                              <a:gd name="T2" fmla="+- 0 690 14178"/>
                              <a:gd name="T3" fmla="*/ 690 h 280"/>
                              <a:gd name="T4" fmla="+- 0 8055 -140"/>
                              <a:gd name="T5" fmla="*/ T4 w 280"/>
                              <a:gd name="T6" fmla="+- 0 752 14178"/>
                              <a:gd name="T7" fmla="*/ 752 h 280"/>
                              <a:gd name="T8" fmla="+- 0 8023 -140"/>
                              <a:gd name="T9" fmla="*/ T8 w 280"/>
                              <a:gd name="T10" fmla="+- 0 721 14178"/>
                              <a:gd name="T11" fmla="*/ 721 h 280"/>
                              <a:gd name="T12" fmla="+- 0 8086 -140"/>
                              <a:gd name="T13" fmla="*/ T12 w 280"/>
                              <a:gd name="T14" fmla="+- 0 721 14178"/>
                              <a:gd name="T15" fmla="*/ 721 h 280"/>
                            </a:gdLst>
                            <a:ahLst/>
                            <a:cxnLst>
                              <a:cxn ang="0">
                                <a:pos x="T1" y="T3"/>
                              </a:cxn>
                              <a:cxn ang="0">
                                <a:pos x="T5" y="T7"/>
                              </a:cxn>
                              <a:cxn ang="0">
                                <a:pos x="T9" y="T11"/>
                              </a:cxn>
                              <a:cxn ang="0">
                                <a:pos x="T13" y="T15"/>
                              </a:cxn>
                            </a:cxnLst>
                            <a:rect l="0" t="0" r="r" b="b"/>
                            <a:pathLst>
                              <a:path w="280" h="280">
                                <a:moveTo>
                                  <a:pt x="8195" y="-13488"/>
                                </a:moveTo>
                                <a:lnTo>
                                  <a:pt x="8195" y="-13426"/>
                                </a:lnTo>
                                <a:moveTo>
                                  <a:pt x="8163" y="-13457"/>
                                </a:moveTo>
                                <a:lnTo>
                                  <a:pt x="8226" y="-1345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AutoShape 281"/>
                        <wps:cNvSpPr>
                          <a:spLocks/>
                        </wps:cNvSpPr>
                        <wps:spPr bwMode="auto">
                          <a:xfrm>
                            <a:off x="-140" y="14178"/>
                            <a:ext cx="280" cy="280"/>
                          </a:xfrm>
                          <a:custGeom>
                            <a:avLst/>
                            <a:gdLst>
                              <a:gd name="T0" fmla="+- 0 8201 -140"/>
                              <a:gd name="T1" fmla="*/ T0 w 280"/>
                              <a:gd name="T2" fmla="+- 0 690 14178"/>
                              <a:gd name="T3" fmla="*/ 690 h 280"/>
                              <a:gd name="T4" fmla="+- 0 8201 -140"/>
                              <a:gd name="T5" fmla="*/ T4 w 280"/>
                              <a:gd name="T6" fmla="+- 0 752 14178"/>
                              <a:gd name="T7" fmla="*/ 752 h 280"/>
                              <a:gd name="T8" fmla="+- 0 8170 -140"/>
                              <a:gd name="T9" fmla="*/ T8 w 280"/>
                              <a:gd name="T10" fmla="+- 0 721 14178"/>
                              <a:gd name="T11" fmla="*/ 721 h 280"/>
                              <a:gd name="T12" fmla="+- 0 8232 -140"/>
                              <a:gd name="T13" fmla="*/ T12 w 280"/>
                              <a:gd name="T14" fmla="+- 0 721 14178"/>
                              <a:gd name="T15" fmla="*/ 721 h 280"/>
                            </a:gdLst>
                            <a:ahLst/>
                            <a:cxnLst>
                              <a:cxn ang="0">
                                <a:pos x="T1" y="T3"/>
                              </a:cxn>
                              <a:cxn ang="0">
                                <a:pos x="T5" y="T7"/>
                              </a:cxn>
                              <a:cxn ang="0">
                                <a:pos x="T9" y="T11"/>
                              </a:cxn>
                              <a:cxn ang="0">
                                <a:pos x="T13" y="T15"/>
                              </a:cxn>
                            </a:cxnLst>
                            <a:rect l="0" t="0" r="r" b="b"/>
                            <a:pathLst>
                              <a:path w="280" h="280">
                                <a:moveTo>
                                  <a:pt x="8341" y="-13488"/>
                                </a:moveTo>
                                <a:lnTo>
                                  <a:pt x="8341" y="-13426"/>
                                </a:lnTo>
                                <a:moveTo>
                                  <a:pt x="8310" y="-13457"/>
                                </a:moveTo>
                                <a:lnTo>
                                  <a:pt x="8372" y="-1345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utoShape 280"/>
                        <wps:cNvSpPr>
                          <a:spLocks/>
                        </wps:cNvSpPr>
                        <wps:spPr bwMode="auto">
                          <a:xfrm>
                            <a:off x="-140" y="14178"/>
                            <a:ext cx="280" cy="280"/>
                          </a:xfrm>
                          <a:custGeom>
                            <a:avLst/>
                            <a:gdLst>
                              <a:gd name="T0" fmla="+- 0 8347 -140"/>
                              <a:gd name="T1" fmla="*/ T0 w 280"/>
                              <a:gd name="T2" fmla="+- 0 689 14178"/>
                              <a:gd name="T3" fmla="*/ 689 h 280"/>
                              <a:gd name="T4" fmla="+- 0 8347 -140"/>
                              <a:gd name="T5" fmla="*/ T4 w 280"/>
                              <a:gd name="T6" fmla="+- 0 752 14178"/>
                              <a:gd name="T7" fmla="*/ 752 h 280"/>
                              <a:gd name="T8" fmla="+- 0 8316 -140"/>
                              <a:gd name="T9" fmla="*/ T8 w 280"/>
                              <a:gd name="T10" fmla="+- 0 720 14178"/>
                              <a:gd name="T11" fmla="*/ 720 h 280"/>
                              <a:gd name="T12" fmla="+- 0 8378 -140"/>
                              <a:gd name="T13" fmla="*/ T12 w 280"/>
                              <a:gd name="T14" fmla="+- 0 720 14178"/>
                              <a:gd name="T15" fmla="*/ 720 h 280"/>
                            </a:gdLst>
                            <a:ahLst/>
                            <a:cxnLst>
                              <a:cxn ang="0">
                                <a:pos x="T1" y="T3"/>
                              </a:cxn>
                              <a:cxn ang="0">
                                <a:pos x="T5" y="T7"/>
                              </a:cxn>
                              <a:cxn ang="0">
                                <a:pos x="T9" y="T11"/>
                              </a:cxn>
                              <a:cxn ang="0">
                                <a:pos x="T13" y="T15"/>
                              </a:cxn>
                            </a:cxnLst>
                            <a:rect l="0" t="0" r="r" b="b"/>
                            <a:pathLst>
                              <a:path w="280" h="280">
                                <a:moveTo>
                                  <a:pt x="8487" y="-13489"/>
                                </a:moveTo>
                                <a:lnTo>
                                  <a:pt x="8487" y="-13426"/>
                                </a:lnTo>
                                <a:moveTo>
                                  <a:pt x="8456" y="-13458"/>
                                </a:moveTo>
                                <a:lnTo>
                                  <a:pt x="8518" y="-1345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AutoShape 279"/>
                        <wps:cNvSpPr>
                          <a:spLocks/>
                        </wps:cNvSpPr>
                        <wps:spPr bwMode="auto">
                          <a:xfrm>
                            <a:off x="-140" y="14178"/>
                            <a:ext cx="280" cy="280"/>
                          </a:xfrm>
                          <a:custGeom>
                            <a:avLst/>
                            <a:gdLst>
                              <a:gd name="T0" fmla="+- 0 8493 -140"/>
                              <a:gd name="T1" fmla="*/ T0 w 280"/>
                              <a:gd name="T2" fmla="+- 0 688 14178"/>
                              <a:gd name="T3" fmla="*/ 688 h 280"/>
                              <a:gd name="T4" fmla="+- 0 8493 -140"/>
                              <a:gd name="T5" fmla="*/ T4 w 280"/>
                              <a:gd name="T6" fmla="+- 0 751 14178"/>
                              <a:gd name="T7" fmla="*/ 751 h 280"/>
                              <a:gd name="T8" fmla="+- 0 8462 -140"/>
                              <a:gd name="T9" fmla="*/ T8 w 280"/>
                              <a:gd name="T10" fmla="+- 0 720 14178"/>
                              <a:gd name="T11" fmla="*/ 720 h 280"/>
                              <a:gd name="T12" fmla="+- 0 8525 -140"/>
                              <a:gd name="T13" fmla="*/ T12 w 280"/>
                              <a:gd name="T14" fmla="+- 0 720 14178"/>
                              <a:gd name="T15" fmla="*/ 720 h 280"/>
                            </a:gdLst>
                            <a:ahLst/>
                            <a:cxnLst>
                              <a:cxn ang="0">
                                <a:pos x="T1" y="T3"/>
                              </a:cxn>
                              <a:cxn ang="0">
                                <a:pos x="T5" y="T7"/>
                              </a:cxn>
                              <a:cxn ang="0">
                                <a:pos x="T9" y="T11"/>
                              </a:cxn>
                              <a:cxn ang="0">
                                <a:pos x="T13" y="T15"/>
                              </a:cxn>
                            </a:cxnLst>
                            <a:rect l="0" t="0" r="r" b="b"/>
                            <a:pathLst>
                              <a:path w="280" h="280">
                                <a:moveTo>
                                  <a:pt x="8633" y="-13490"/>
                                </a:moveTo>
                                <a:lnTo>
                                  <a:pt x="8633" y="-13427"/>
                                </a:lnTo>
                                <a:moveTo>
                                  <a:pt x="8602" y="-13458"/>
                                </a:moveTo>
                                <a:lnTo>
                                  <a:pt x="8665" y="-1345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AutoShape 278"/>
                        <wps:cNvSpPr>
                          <a:spLocks/>
                        </wps:cNvSpPr>
                        <wps:spPr bwMode="auto">
                          <a:xfrm>
                            <a:off x="-140" y="14178"/>
                            <a:ext cx="280" cy="280"/>
                          </a:xfrm>
                          <a:custGeom>
                            <a:avLst/>
                            <a:gdLst>
                              <a:gd name="T0" fmla="+- 0 8640 -140"/>
                              <a:gd name="T1" fmla="*/ T0 w 280"/>
                              <a:gd name="T2" fmla="+- 0 686 14178"/>
                              <a:gd name="T3" fmla="*/ 686 h 280"/>
                              <a:gd name="T4" fmla="+- 0 8640 -140"/>
                              <a:gd name="T5" fmla="*/ T4 w 280"/>
                              <a:gd name="T6" fmla="+- 0 749 14178"/>
                              <a:gd name="T7" fmla="*/ 749 h 280"/>
                              <a:gd name="T8" fmla="+- 0 8608 -140"/>
                              <a:gd name="T9" fmla="*/ T8 w 280"/>
                              <a:gd name="T10" fmla="+- 0 717 14178"/>
                              <a:gd name="T11" fmla="*/ 717 h 280"/>
                              <a:gd name="T12" fmla="+- 0 8671 -140"/>
                              <a:gd name="T13" fmla="*/ T12 w 280"/>
                              <a:gd name="T14" fmla="+- 0 717 14178"/>
                              <a:gd name="T15" fmla="*/ 717 h 280"/>
                            </a:gdLst>
                            <a:ahLst/>
                            <a:cxnLst>
                              <a:cxn ang="0">
                                <a:pos x="T1" y="T3"/>
                              </a:cxn>
                              <a:cxn ang="0">
                                <a:pos x="T5" y="T7"/>
                              </a:cxn>
                              <a:cxn ang="0">
                                <a:pos x="T9" y="T11"/>
                              </a:cxn>
                              <a:cxn ang="0">
                                <a:pos x="T13" y="T15"/>
                              </a:cxn>
                            </a:cxnLst>
                            <a:rect l="0" t="0" r="r" b="b"/>
                            <a:pathLst>
                              <a:path w="280" h="280">
                                <a:moveTo>
                                  <a:pt x="8780" y="-13492"/>
                                </a:moveTo>
                                <a:lnTo>
                                  <a:pt x="8780" y="-13429"/>
                                </a:lnTo>
                                <a:moveTo>
                                  <a:pt x="8748" y="-13461"/>
                                </a:moveTo>
                                <a:lnTo>
                                  <a:pt x="8811" y="-1346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AutoShape 277"/>
                        <wps:cNvSpPr>
                          <a:spLocks/>
                        </wps:cNvSpPr>
                        <wps:spPr bwMode="auto">
                          <a:xfrm>
                            <a:off x="-140" y="14178"/>
                            <a:ext cx="280" cy="280"/>
                          </a:xfrm>
                          <a:custGeom>
                            <a:avLst/>
                            <a:gdLst>
                              <a:gd name="T0" fmla="+- 0 8786 -140"/>
                              <a:gd name="T1" fmla="*/ T0 w 280"/>
                              <a:gd name="T2" fmla="+- 0 683 14178"/>
                              <a:gd name="T3" fmla="*/ 683 h 280"/>
                              <a:gd name="T4" fmla="+- 0 8786 -140"/>
                              <a:gd name="T5" fmla="*/ T4 w 280"/>
                              <a:gd name="T6" fmla="+- 0 746 14178"/>
                              <a:gd name="T7" fmla="*/ 746 h 280"/>
                              <a:gd name="T8" fmla="+- 0 8755 -140"/>
                              <a:gd name="T9" fmla="*/ T8 w 280"/>
                              <a:gd name="T10" fmla="+- 0 714 14178"/>
                              <a:gd name="T11" fmla="*/ 714 h 280"/>
                              <a:gd name="T12" fmla="+- 0 8817 -140"/>
                              <a:gd name="T13" fmla="*/ T12 w 280"/>
                              <a:gd name="T14" fmla="+- 0 714 14178"/>
                              <a:gd name="T15" fmla="*/ 714 h 280"/>
                            </a:gdLst>
                            <a:ahLst/>
                            <a:cxnLst>
                              <a:cxn ang="0">
                                <a:pos x="T1" y="T3"/>
                              </a:cxn>
                              <a:cxn ang="0">
                                <a:pos x="T5" y="T7"/>
                              </a:cxn>
                              <a:cxn ang="0">
                                <a:pos x="T9" y="T11"/>
                              </a:cxn>
                              <a:cxn ang="0">
                                <a:pos x="T13" y="T15"/>
                              </a:cxn>
                            </a:cxnLst>
                            <a:rect l="0" t="0" r="r" b="b"/>
                            <a:pathLst>
                              <a:path w="280" h="280">
                                <a:moveTo>
                                  <a:pt x="8926" y="-13495"/>
                                </a:moveTo>
                                <a:lnTo>
                                  <a:pt x="8926" y="-13432"/>
                                </a:lnTo>
                                <a:moveTo>
                                  <a:pt x="8895" y="-13464"/>
                                </a:moveTo>
                                <a:lnTo>
                                  <a:pt x="8957" y="-1346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AutoShape 276"/>
                        <wps:cNvSpPr>
                          <a:spLocks/>
                        </wps:cNvSpPr>
                        <wps:spPr bwMode="auto">
                          <a:xfrm>
                            <a:off x="-140" y="14178"/>
                            <a:ext cx="280" cy="280"/>
                          </a:xfrm>
                          <a:custGeom>
                            <a:avLst/>
                            <a:gdLst>
                              <a:gd name="T0" fmla="+- 0 8932 -140"/>
                              <a:gd name="T1" fmla="*/ T0 w 280"/>
                              <a:gd name="T2" fmla="+- 0 680 14178"/>
                              <a:gd name="T3" fmla="*/ 680 h 280"/>
                              <a:gd name="T4" fmla="+- 0 8932 -140"/>
                              <a:gd name="T5" fmla="*/ T4 w 280"/>
                              <a:gd name="T6" fmla="+- 0 742 14178"/>
                              <a:gd name="T7" fmla="*/ 742 h 280"/>
                              <a:gd name="T8" fmla="+- 0 8901 -140"/>
                              <a:gd name="T9" fmla="*/ T8 w 280"/>
                              <a:gd name="T10" fmla="+- 0 711 14178"/>
                              <a:gd name="T11" fmla="*/ 711 h 280"/>
                              <a:gd name="T12" fmla="+- 0 8964 -140"/>
                              <a:gd name="T13" fmla="*/ T12 w 280"/>
                              <a:gd name="T14" fmla="+- 0 711 14178"/>
                              <a:gd name="T15" fmla="*/ 711 h 280"/>
                            </a:gdLst>
                            <a:ahLst/>
                            <a:cxnLst>
                              <a:cxn ang="0">
                                <a:pos x="T1" y="T3"/>
                              </a:cxn>
                              <a:cxn ang="0">
                                <a:pos x="T5" y="T7"/>
                              </a:cxn>
                              <a:cxn ang="0">
                                <a:pos x="T9" y="T11"/>
                              </a:cxn>
                              <a:cxn ang="0">
                                <a:pos x="T13" y="T15"/>
                              </a:cxn>
                            </a:cxnLst>
                            <a:rect l="0" t="0" r="r" b="b"/>
                            <a:pathLst>
                              <a:path w="280" h="280">
                                <a:moveTo>
                                  <a:pt x="9072" y="-13498"/>
                                </a:moveTo>
                                <a:lnTo>
                                  <a:pt x="9072" y="-13436"/>
                                </a:lnTo>
                                <a:moveTo>
                                  <a:pt x="9041" y="-13467"/>
                                </a:moveTo>
                                <a:lnTo>
                                  <a:pt x="9104" y="-1346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AutoShape 275"/>
                        <wps:cNvSpPr>
                          <a:spLocks/>
                        </wps:cNvSpPr>
                        <wps:spPr bwMode="auto">
                          <a:xfrm>
                            <a:off x="-140" y="14178"/>
                            <a:ext cx="280" cy="280"/>
                          </a:xfrm>
                          <a:custGeom>
                            <a:avLst/>
                            <a:gdLst>
                              <a:gd name="T0" fmla="+- 0 9079 -140"/>
                              <a:gd name="T1" fmla="*/ T0 w 280"/>
                              <a:gd name="T2" fmla="+- 0 672 14178"/>
                              <a:gd name="T3" fmla="*/ 672 h 280"/>
                              <a:gd name="T4" fmla="+- 0 9079 -140"/>
                              <a:gd name="T5" fmla="*/ T4 w 280"/>
                              <a:gd name="T6" fmla="+- 0 735 14178"/>
                              <a:gd name="T7" fmla="*/ 735 h 280"/>
                              <a:gd name="T8" fmla="+- 0 9047 -140"/>
                              <a:gd name="T9" fmla="*/ T8 w 280"/>
                              <a:gd name="T10" fmla="+- 0 704 14178"/>
                              <a:gd name="T11" fmla="*/ 704 h 280"/>
                              <a:gd name="T12" fmla="+- 0 9110 -140"/>
                              <a:gd name="T13" fmla="*/ T12 w 280"/>
                              <a:gd name="T14" fmla="+- 0 704 14178"/>
                              <a:gd name="T15" fmla="*/ 704 h 280"/>
                            </a:gdLst>
                            <a:ahLst/>
                            <a:cxnLst>
                              <a:cxn ang="0">
                                <a:pos x="T1" y="T3"/>
                              </a:cxn>
                              <a:cxn ang="0">
                                <a:pos x="T5" y="T7"/>
                              </a:cxn>
                              <a:cxn ang="0">
                                <a:pos x="T9" y="T11"/>
                              </a:cxn>
                              <a:cxn ang="0">
                                <a:pos x="T13" y="T15"/>
                              </a:cxn>
                            </a:cxnLst>
                            <a:rect l="0" t="0" r="r" b="b"/>
                            <a:pathLst>
                              <a:path w="280" h="280">
                                <a:moveTo>
                                  <a:pt x="9219" y="-13506"/>
                                </a:moveTo>
                                <a:lnTo>
                                  <a:pt x="9219" y="-13443"/>
                                </a:lnTo>
                                <a:moveTo>
                                  <a:pt x="9187" y="-13474"/>
                                </a:moveTo>
                                <a:lnTo>
                                  <a:pt x="9250" y="-1347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74"/>
                        <wps:cNvSpPr>
                          <a:spLocks/>
                        </wps:cNvSpPr>
                        <wps:spPr bwMode="auto">
                          <a:xfrm>
                            <a:off x="7762" y="58"/>
                            <a:ext cx="1317" cy="24"/>
                          </a:xfrm>
                          <a:custGeom>
                            <a:avLst/>
                            <a:gdLst>
                              <a:gd name="T0" fmla="+- 0 7762 7762"/>
                              <a:gd name="T1" fmla="*/ T0 w 1317"/>
                              <a:gd name="T2" fmla="+- 0 82 59"/>
                              <a:gd name="T3" fmla="*/ 82 h 24"/>
                              <a:gd name="T4" fmla="+- 0 7908 7762"/>
                              <a:gd name="T5" fmla="*/ T4 w 1317"/>
                              <a:gd name="T6" fmla="+- 0 59 59"/>
                              <a:gd name="T7" fmla="*/ 59 h 24"/>
                              <a:gd name="T8" fmla="+- 0 8055 7762"/>
                              <a:gd name="T9" fmla="*/ T8 w 1317"/>
                              <a:gd name="T10" fmla="+- 0 61 59"/>
                              <a:gd name="T11" fmla="*/ 61 h 24"/>
                              <a:gd name="T12" fmla="+- 0 8201 7762"/>
                              <a:gd name="T13" fmla="*/ T12 w 1317"/>
                              <a:gd name="T14" fmla="+- 0 62 59"/>
                              <a:gd name="T15" fmla="*/ 62 h 24"/>
                              <a:gd name="T16" fmla="+- 0 8347 7762"/>
                              <a:gd name="T17" fmla="*/ T16 w 1317"/>
                              <a:gd name="T18" fmla="+- 0 62 59"/>
                              <a:gd name="T19" fmla="*/ 62 h 24"/>
                              <a:gd name="T20" fmla="+- 0 8493 7762"/>
                              <a:gd name="T21" fmla="*/ T20 w 1317"/>
                              <a:gd name="T22" fmla="+- 0 62 59"/>
                              <a:gd name="T23" fmla="*/ 62 h 24"/>
                              <a:gd name="T24" fmla="+- 0 8640 7762"/>
                              <a:gd name="T25" fmla="*/ T24 w 1317"/>
                              <a:gd name="T26" fmla="+- 0 62 59"/>
                              <a:gd name="T27" fmla="*/ 62 h 24"/>
                              <a:gd name="T28" fmla="+- 0 8786 7762"/>
                              <a:gd name="T29" fmla="*/ T28 w 1317"/>
                              <a:gd name="T30" fmla="+- 0 61 59"/>
                              <a:gd name="T31" fmla="*/ 61 h 24"/>
                              <a:gd name="T32" fmla="+- 0 8932 7762"/>
                              <a:gd name="T33" fmla="*/ T32 w 1317"/>
                              <a:gd name="T34" fmla="+- 0 61 59"/>
                              <a:gd name="T35" fmla="*/ 61 h 24"/>
                              <a:gd name="T36" fmla="+- 0 9079 7762"/>
                              <a:gd name="T37" fmla="*/ T36 w 1317"/>
                              <a:gd name="T38" fmla="+- 0 63 59"/>
                              <a:gd name="T39" fmla="*/ 6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24">
                                <a:moveTo>
                                  <a:pt x="0" y="23"/>
                                </a:moveTo>
                                <a:lnTo>
                                  <a:pt x="146" y="0"/>
                                </a:lnTo>
                                <a:lnTo>
                                  <a:pt x="293" y="2"/>
                                </a:lnTo>
                                <a:lnTo>
                                  <a:pt x="439" y="3"/>
                                </a:lnTo>
                                <a:lnTo>
                                  <a:pt x="585" y="3"/>
                                </a:lnTo>
                                <a:lnTo>
                                  <a:pt x="731" y="3"/>
                                </a:lnTo>
                                <a:lnTo>
                                  <a:pt x="878" y="3"/>
                                </a:lnTo>
                                <a:lnTo>
                                  <a:pt x="1024" y="2"/>
                                </a:lnTo>
                                <a:lnTo>
                                  <a:pt x="1170" y="2"/>
                                </a:lnTo>
                                <a:lnTo>
                                  <a:pt x="1317" y="4"/>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3"/>
                        <wps:cNvSpPr>
                          <a:spLocks/>
                        </wps:cNvSpPr>
                        <wps:spPr bwMode="auto">
                          <a:xfrm>
                            <a:off x="7726" y="40"/>
                            <a:ext cx="73" cy="63"/>
                          </a:xfrm>
                          <a:custGeom>
                            <a:avLst/>
                            <a:gdLst>
                              <a:gd name="T0" fmla="+- 0 7762 7726"/>
                              <a:gd name="T1" fmla="*/ T0 w 73"/>
                              <a:gd name="T2" fmla="+- 0 41 41"/>
                              <a:gd name="T3" fmla="*/ 41 h 63"/>
                              <a:gd name="T4" fmla="+- 0 7726 7726"/>
                              <a:gd name="T5" fmla="*/ T4 w 73"/>
                              <a:gd name="T6" fmla="+- 0 103 41"/>
                              <a:gd name="T7" fmla="*/ 103 h 63"/>
                              <a:gd name="T8" fmla="+- 0 7798 7726"/>
                              <a:gd name="T9" fmla="*/ T8 w 73"/>
                              <a:gd name="T10" fmla="+- 0 103 41"/>
                              <a:gd name="T11" fmla="*/ 103 h 63"/>
                              <a:gd name="T12" fmla="+- 0 7762 7726"/>
                              <a:gd name="T13" fmla="*/ T12 w 73"/>
                              <a:gd name="T14" fmla="+- 0 41 41"/>
                              <a:gd name="T15" fmla="*/ 4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2"/>
                        <wps:cNvSpPr>
                          <a:spLocks/>
                        </wps:cNvSpPr>
                        <wps:spPr bwMode="auto">
                          <a:xfrm>
                            <a:off x="7872" y="17"/>
                            <a:ext cx="73" cy="63"/>
                          </a:xfrm>
                          <a:custGeom>
                            <a:avLst/>
                            <a:gdLst>
                              <a:gd name="T0" fmla="+- 0 7908 7872"/>
                              <a:gd name="T1" fmla="*/ T0 w 73"/>
                              <a:gd name="T2" fmla="+- 0 17 17"/>
                              <a:gd name="T3" fmla="*/ 17 h 63"/>
                              <a:gd name="T4" fmla="+- 0 7872 7872"/>
                              <a:gd name="T5" fmla="*/ T4 w 73"/>
                              <a:gd name="T6" fmla="+- 0 80 17"/>
                              <a:gd name="T7" fmla="*/ 80 h 63"/>
                              <a:gd name="T8" fmla="+- 0 7944 7872"/>
                              <a:gd name="T9" fmla="*/ T8 w 73"/>
                              <a:gd name="T10" fmla="+- 0 80 17"/>
                              <a:gd name="T11" fmla="*/ 80 h 63"/>
                              <a:gd name="T12" fmla="+- 0 7908 7872"/>
                              <a:gd name="T13" fmla="*/ T12 w 73"/>
                              <a:gd name="T14" fmla="+- 0 17 17"/>
                              <a:gd name="T15" fmla="*/ 17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1"/>
                        <wps:cNvSpPr>
                          <a:spLocks/>
                        </wps:cNvSpPr>
                        <wps:spPr bwMode="auto">
                          <a:xfrm>
                            <a:off x="8018" y="19"/>
                            <a:ext cx="73" cy="63"/>
                          </a:xfrm>
                          <a:custGeom>
                            <a:avLst/>
                            <a:gdLst>
                              <a:gd name="T0" fmla="+- 0 8055 8019"/>
                              <a:gd name="T1" fmla="*/ T0 w 73"/>
                              <a:gd name="T2" fmla="+- 0 20 20"/>
                              <a:gd name="T3" fmla="*/ 20 h 63"/>
                              <a:gd name="T4" fmla="+- 0 8019 8019"/>
                              <a:gd name="T5" fmla="*/ T4 w 73"/>
                              <a:gd name="T6" fmla="+- 0 82 20"/>
                              <a:gd name="T7" fmla="*/ 82 h 63"/>
                              <a:gd name="T8" fmla="+- 0 8091 8019"/>
                              <a:gd name="T9" fmla="*/ T8 w 73"/>
                              <a:gd name="T10" fmla="+- 0 82 20"/>
                              <a:gd name="T11" fmla="*/ 82 h 63"/>
                              <a:gd name="T12" fmla="+- 0 8055 8019"/>
                              <a:gd name="T13" fmla="*/ T12 w 73"/>
                              <a:gd name="T14" fmla="+- 0 20 20"/>
                              <a:gd name="T15" fmla="*/ 20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0"/>
                        <wps:cNvSpPr>
                          <a:spLocks/>
                        </wps:cNvSpPr>
                        <wps:spPr bwMode="auto">
                          <a:xfrm>
                            <a:off x="8164" y="20"/>
                            <a:ext cx="73" cy="63"/>
                          </a:xfrm>
                          <a:custGeom>
                            <a:avLst/>
                            <a:gdLst>
                              <a:gd name="T0" fmla="+- 0 8201 8165"/>
                              <a:gd name="T1" fmla="*/ T0 w 73"/>
                              <a:gd name="T2" fmla="+- 0 20 20"/>
                              <a:gd name="T3" fmla="*/ 20 h 63"/>
                              <a:gd name="T4" fmla="+- 0 8165 8165"/>
                              <a:gd name="T5" fmla="*/ T4 w 73"/>
                              <a:gd name="T6" fmla="+- 0 83 20"/>
                              <a:gd name="T7" fmla="*/ 83 h 63"/>
                              <a:gd name="T8" fmla="+- 0 8237 8165"/>
                              <a:gd name="T9" fmla="*/ T8 w 73"/>
                              <a:gd name="T10" fmla="+- 0 83 20"/>
                              <a:gd name="T11" fmla="*/ 83 h 63"/>
                              <a:gd name="T12" fmla="+- 0 8201 8165"/>
                              <a:gd name="T13" fmla="*/ T12 w 73"/>
                              <a:gd name="T14" fmla="+- 0 20 20"/>
                              <a:gd name="T15" fmla="*/ 20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69"/>
                        <wps:cNvSpPr>
                          <a:spLocks/>
                        </wps:cNvSpPr>
                        <wps:spPr bwMode="auto">
                          <a:xfrm>
                            <a:off x="8311" y="20"/>
                            <a:ext cx="73" cy="63"/>
                          </a:xfrm>
                          <a:custGeom>
                            <a:avLst/>
                            <a:gdLst>
                              <a:gd name="T0" fmla="+- 0 8347 8311"/>
                              <a:gd name="T1" fmla="*/ T0 w 73"/>
                              <a:gd name="T2" fmla="+- 0 20 20"/>
                              <a:gd name="T3" fmla="*/ 20 h 63"/>
                              <a:gd name="T4" fmla="+- 0 8311 8311"/>
                              <a:gd name="T5" fmla="*/ T4 w 73"/>
                              <a:gd name="T6" fmla="+- 0 83 20"/>
                              <a:gd name="T7" fmla="*/ 83 h 63"/>
                              <a:gd name="T8" fmla="+- 0 8383 8311"/>
                              <a:gd name="T9" fmla="*/ T8 w 73"/>
                              <a:gd name="T10" fmla="+- 0 83 20"/>
                              <a:gd name="T11" fmla="*/ 83 h 63"/>
                              <a:gd name="T12" fmla="+- 0 8347 8311"/>
                              <a:gd name="T13" fmla="*/ T12 w 73"/>
                              <a:gd name="T14" fmla="+- 0 20 20"/>
                              <a:gd name="T15" fmla="*/ 20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68"/>
                        <wps:cNvSpPr>
                          <a:spLocks/>
                        </wps:cNvSpPr>
                        <wps:spPr bwMode="auto">
                          <a:xfrm>
                            <a:off x="8457" y="20"/>
                            <a:ext cx="73" cy="63"/>
                          </a:xfrm>
                          <a:custGeom>
                            <a:avLst/>
                            <a:gdLst>
                              <a:gd name="T0" fmla="+- 0 8493 8457"/>
                              <a:gd name="T1" fmla="*/ T0 w 73"/>
                              <a:gd name="T2" fmla="+- 0 20 20"/>
                              <a:gd name="T3" fmla="*/ 20 h 63"/>
                              <a:gd name="T4" fmla="+- 0 8457 8457"/>
                              <a:gd name="T5" fmla="*/ T4 w 73"/>
                              <a:gd name="T6" fmla="+- 0 83 20"/>
                              <a:gd name="T7" fmla="*/ 83 h 63"/>
                              <a:gd name="T8" fmla="+- 0 8530 8457"/>
                              <a:gd name="T9" fmla="*/ T8 w 73"/>
                              <a:gd name="T10" fmla="+- 0 83 20"/>
                              <a:gd name="T11" fmla="*/ 83 h 63"/>
                              <a:gd name="T12" fmla="+- 0 8493 8457"/>
                              <a:gd name="T13" fmla="*/ T12 w 73"/>
                              <a:gd name="T14" fmla="+- 0 20 20"/>
                              <a:gd name="T15" fmla="*/ 20 h 63"/>
                            </a:gdLst>
                            <a:ahLst/>
                            <a:cxnLst>
                              <a:cxn ang="0">
                                <a:pos x="T1" y="T3"/>
                              </a:cxn>
                              <a:cxn ang="0">
                                <a:pos x="T5" y="T7"/>
                              </a:cxn>
                              <a:cxn ang="0">
                                <a:pos x="T9" y="T11"/>
                              </a:cxn>
                              <a:cxn ang="0">
                                <a:pos x="T13" y="T15"/>
                              </a:cxn>
                            </a:cxnLst>
                            <a:rect l="0" t="0" r="r" b="b"/>
                            <a:pathLst>
                              <a:path w="73" h="63">
                                <a:moveTo>
                                  <a:pt x="36" y="0"/>
                                </a:moveTo>
                                <a:lnTo>
                                  <a:pt x="0" y="63"/>
                                </a:lnTo>
                                <a:lnTo>
                                  <a:pt x="73"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67"/>
                        <wps:cNvSpPr>
                          <a:spLocks/>
                        </wps:cNvSpPr>
                        <wps:spPr bwMode="auto">
                          <a:xfrm>
                            <a:off x="8603" y="20"/>
                            <a:ext cx="73" cy="63"/>
                          </a:xfrm>
                          <a:custGeom>
                            <a:avLst/>
                            <a:gdLst>
                              <a:gd name="T0" fmla="+- 0 8640 8604"/>
                              <a:gd name="T1" fmla="*/ T0 w 73"/>
                              <a:gd name="T2" fmla="+- 0 21 21"/>
                              <a:gd name="T3" fmla="*/ 21 h 63"/>
                              <a:gd name="T4" fmla="+- 0 8604 8604"/>
                              <a:gd name="T5" fmla="*/ T4 w 73"/>
                              <a:gd name="T6" fmla="+- 0 83 21"/>
                              <a:gd name="T7" fmla="*/ 83 h 63"/>
                              <a:gd name="T8" fmla="+- 0 8676 8604"/>
                              <a:gd name="T9" fmla="*/ T8 w 73"/>
                              <a:gd name="T10" fmla="+- 0 83 21"/>
                              <a:gd name="T11" fmla="*/ 83 h 63"/>
                              <a:gd name="T12" fmla="+- 0 8640 8604"/>
                              <a:gd name="T13" fmla="*/ T12 w 73"/>
                              <a:gd name="T14" fmla="+- 0 21 21"/>
                              <a:gd name="T15" fmla="*/ 2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66"/>
                        <wps:cNvSpPr>
                          <a:spLocks/>
                        </wps:cNvSpPr>
                        <wps:spPr bwMode="auto">
                          <a:xfrm>
                            <a:off x="8749" y="18"/>
                            <a:ext cx="73" cy="63"/>
                          </a:xfrm>
                          <a:custGeom>
                            <a:avLst/>
                            <a:gdLst>
                              <a:gd name="T0" fmla="+- 0 8786 8750"/>
                              <a:gd name="T1" fmla="*/ T0 w 73"/>
                              <a:gd name="T2" fmla="+- 0 19 19"/>
                              <a:gd name="T3" fmla="*/ 19 h 63"/>
                              <a:gd name="T4" fmla="+- 0 8750 8750"/>
                              <a:gd name="T5" fmla="*/ T4 w 73"/>
                              <a:gd name="T6" fmla="+- 0 81 19"/>
                              <a:gd name="T7" fmla="*/ 81 h 63"/>
                              <a:gd name="T8" fmla="+- 0 8822 8750"/>
                              <a:gd name="T9" fmla="*/ T8 w 73"/>
                              <a:gd name="T10" fmla="+- 0 81 19"/>
                              <a:gd name="T11" fmla="*/ 81 h 63"/>
                              <a:gd name="T12" fmla="+- 0 8786 8750"/>
                              <a:gd name="T13" fmla="*/ T12 w 73"/>
                              <a:gd name="T14" fmla="+- 0 19 19"/>
                              <a:gd name="T15" fmla="*/ 1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65"/>
                        <wps:cNvSpPr>
                          <a:spLocks/>
                        </wps:cNvSpPr>
                        <wps:spPr bwMode="auto">
                          <a:xfrm>
                            <a:off x="8896" y="18"/>
                            <a:ext cx="73" cy="63"/>
                          </a:xfrm>
                          <a:custGeom>
                            <a:avLst/>
                            <a:gdLst>
                              <a:gd name="T0" fmla="+- 0 8932 8896"/>
                              <a:gd name="T1" fmla="*/ T0 w 73"/>
                              <a:gd name="T2" fmla="+- 0 19 19"/>
                              <a:gd name="T3" fmla="*/ 19 h 63"/>
                              <a:gd name="T4" fmla="+- 0 8896 8896"/>
                              <a:gd name="T5" fmla="*/ T4 w 73"/>
                              <a:gd name="T6" fmla="+- 0 81 19"/>
                              <a:gd name="T7" fmla="*/ 81 h 63"/>
                              <a:gd name="T8" fmla="+- 0 8968 8896"/>
                              <a:gd name="T9" fmla="*/ T8 w 73"/>
                              <a:gd name="T10" fmla="+- 0 81 19"/>
                              <a:gd name="T11" fmla="*/ 81 h 63"/>
                              <a:gd name="T12" fmla="+- 0 8932 8896"/>
                              <a:gd name="T13" fmla="*/ T12 w 73"/>
                              <a:gd name="T14" fmla="+- 0 19 19"/>
                              <a:gd name="T15" fmla="*/ 1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64"/>
                        <wps:cNvSpPr>
                          <a:spLocks/>
                        </wps:cNvSpPr>
                        <wps:spPr bwMode="auto">
                          <a:xfrm>
                            <a:off x="9042" y="21"/>
                            <a:ext cx="73" cy="63"/>
                          </a:xfrm>
                          <a:custGeom>
                            <a:avLst/>
                            <a:gdLst>
                              <a:gd name="T0" fmla="+- 0 9079 9042"/>
                              <a:gd name="T1" fmla="*/ T0 w 73"/>
                              <a:gd name="T2" fmla="+- 0 22 22"/>
                              <a:gd name="T3" fmla="*/ 22 h 63"/>
                              <a:gd name="T4" fmla="+- 0 9042 9042"/>
                              <a:gd name="T5" fmla="*/ T4 w 73"/>
                              <a:gd name="T6" fmla="+- 0 84 22"/>
                              <a:gd name="T7" fmla="*/ 84 h 63"/>
                              <a:gd name="T8" fmla="+- 0 9115 9042"/>
                              <a:gd name="T9" fmla="*/ T8 w 73"/>
                              <a:gd name="T10" fmla="+- 0 84 22"/>
                              <a:gd name="T11" fmla="*/ 84 h 63"/>
                              <a:gd name="T12" fmla="+- 0 9079 9042"/>
                              <a:gd name="T13" fmla="*/ T12 w 73"/>
                              <a:gd name="T14" fmla="+- 0 22 22"/>
                              <a:gd name="T15" fmla="*/ 22 h 63"/>
                            </a:gdLst>
                            <a:ahLst/>
                            <a:cxnLst>
                              <a:cxn ang="0">
                                <a:pos x="T1" y="T3"/>
                              </a:cxn>
                              <a:cxn ang="0">
                                <a:pos x="T5" y="T7"/>
                              </a:cxn>
                              <a:cxn ang="0">
                                <a:pos x="T9" y="T11"/>
                              </a:cxn>
                              <a:cxn ang="0">
                                <a:pos x="T13" y="T15"/>
                              </a:cxn>
                            </a:cxnLst>
                            <a:rect l="0" t="0" r="r" b="b"/>
                            <a:pathLst>
                              <a:path w="73" h="63">
                                <a:moveTo>
                                  <a:pt x="37" y="0"/>
                                </a:moveTo>
                                <a:lnTo>
                                  <a:pt x="0" y="62"/>
                                </a:lnTo>
                                <a:lnTo>
                                  <a:pt x="73" y="62"/>
                                </a:lnTo>
                                <a:lnTo>
                                  <a:pt x="37"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3"/>
                        <wps:cNvSpPr>
                          <a:spLocks/>
                        </wps:cNvSpPr>
                        <wps:spPr bwMode="auto">
                          <a:xfrm>
                            <a:off x="7762" y="302"/>
                            <a:ext cx="1317" cy="26"/>
                          </a:xfrm>
                          <a:custGeom>
                            <a:avLst/>
                            <a:gdLst>
                              <a:gd name="T0" fmla="+- 0 7762 7762"/>
                              <a:gd name="T1" fmla="*/ T0 w 1317"/>
                              <a:gd name="T2" fmla="+- 0 328 303"/>
                              <a:gd name="T3" fmla="*/ 328 h 26"/>
                              <a:gd name="T4" fmla="+- 0 7908 7762"/>
                              <a:gd name="T5" fmla="*/ T4 w 1317"/>
                              <a:gd name="T6" fmla="+- 0 303 303"/>
                              <a:gd name="T7" fmla="*/ 303 h 26"/>
                              <a:gd name="T8" fmla="+- 0 8055 7762"/>
                              <a:gd name="T9" fmla="*/ T8 w 1317"/>
                              <a:gd name="T10" fmla="+- 0 304 303"/>
                              <a:gd name="T11" fmla="*/ 304 h 26"/>
                              <a:gd name="T12" fmla="+- 0 8201 7762"/>
                              <a:gd name="T13" fmla="*/ T12 w 1317"/>
                              <a:gd name="T14" fmla="+- 0 305 303"/>
                              <a:gd name="T15" fmla="*/ 305 h 26"/>
                              <a:gd name="T16" fmla="+- 0 8347 7762"/>
                              <a:gd name="T17" fmla="*/ T16 w 1317"/>
                              <a:gd name="T18" fmla="+- 0 305 303"/>
                              <a:gd name="T19" fmla="*/ 305 h 26"/>
                              <a:gd name="T20" fmla="+- 0 8493 7762"/>
                              <a:gd name="T21" fmla="*/ T20 w 1317"/>
                              <a:gd name="T22" fmla="+- 0 305 303"/>
                              <a:gd name="T23" fmla="*/ 305 h 26"/>
                              <a:gd name="T24" fmla="+- 0 8640 7762"/>
                              <a:gd name="T25" fmla="*/ T24 w 1317"/>
                              <a:gd name="T26" fmla="+- 0 303 303"/>
                              <a:gd name="T27" fmla="*/ 303 h 26"/>
                              <a:gd name="T28" fmla="+- 0 8786 7762"/>
                              <a:gd name="T29" fmla="*/ T28 w 1317"/>
                              <a:gd name="T30" fmla="+- 0 304 303"/>
                              <a:gd name="T31" fmla="*/ 304 h 26"/>
                              <a:gd name="T32" fmla="+- 0 8932 7762"/>
                              <a:gd name="T33" fmla="*/ T32 w 1317"/>
                              <a:gd name="T34" fmla="+- 0 303 303"/>
                              <a:gd name="T35" fmla="*/ 303 h 26"/>
                              <a:gd name="T36" fmla="+- 0 9079 7762"/>
                              <a:gd name="T37" fmla="*/ T36 w 1317"/>
                              <a:gd name="T38" fmla="+- 0 306 303"/>
                              <a:gd name="T39" fmla="*/ 306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26">
                                <a:moveTo>
                                  <a:pt x="0" y="25"/>
                                </a:moveTo>
                                <a:lnTo>
                                  <a:pt x="146" y="0"/>
                                </a:lnTo>
                                <a:lnTo>
                                  <a:pt x="293" y="1"/>
                                </a:lnTo>
                                <a:lnTo>
                                  <a:pt x="439" y="2"/>
                                </a:lnTo>
                                <a:lnTo>
                                  <a:pt x="585" y="2"/>
                                </a:lnTo>
                                <a:lnTo>
                                  <a:pt x="731" y="2"/>
                                </a:lnTo>
                                <a:lnTo>
                                  <a:pt x="878" y="0"/>
                                </a:lnTo>
                                <a:lnTo>
                                  <a:pt x="1024" y="1"/>
                                </a:lnTo>
                                <a:lnTo>
                                  <a:pt x="1170" y="0"/>
                                </a:lnTo>
                                <a:lnTo>
                                  <a:pt x="1317" y="3"/>
                                </a:lnTo>
                              </a:path>
                            </a:pathLst>
                          </a:custGeom>
                          <a:noFill/>
                          <a:ln w="11334">
                            <a:solidFill>
                              <a:srgbClr val="ECB0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62"/>
                        <wps:cNvSpPr>
                          <a:spLocks/>
                        </wps:cNvSpPr>
                        <wps:spPr bwMode="auto">
                          <a:xfrm>
                            <a:off x="7730" y="296"/>
                            <a:ext cx="63" cy="63"/>
                          </a:xfrm>
                          <a:custGeom>
                            <a:avLst/>
                            <a:gdLst>
                              <a:gd name="T0" fmla="+- 0 7793 7731"/>
                              <a:gd name="T1" fmla="*/ T0 w 63"/>
                              <a:gd name="T2" fmla="+- 0 328 297"/>
                              <a:gd name="T3" fmla="*/ 328 h 63"/>
                              <a:gd name="T4" fmla="+- 0 7791 7731"/>
                              <a:gd name="T5" fmla="*/ T4 w 63"/>
                              <a:gd name="T6" fmla="+- 0 316 297"/>
                              <a:gd name="T7" fmla="*/ 316 h 63"/>
                              <a:gd name="T8" fmla="+- 0 7784 7731"/>
                              <a:gd name="T9" fmla="*/ T8 w 63"/>
                              <a:gd name="T10" fmla="+- 0 306 297"/>
                              <a:gd name="T11" fmla="*/ 306 h 63"/>
                              <a:gd name="T12" fmla="+- 0 7774 7731"/>
                              <a:gd name="T13" fmla="*/ T12 w 63"/>
                              <a:gd name="T14" fmla="+- 0 299 297"/>
                              <a:gd name="T15" fmla="*/ 299 h 63"/>
                              <a:gd name="T16" fmla="+- 0 7762 7731"/>
                              <a:gd name="T17" fmla="*/ T16 w 63"/>
                              <a:gd name="T18" fmla="+- 0 297 297"/>
                              <a:gd name="T19" fmla="*/ 297 h 63"/>
                              <a:gd name="T20" fmla="+- 0 7750 7731"/>
                              <a:gd name="T21" fmla="*/ T20 w 63"/>
                              <a:gd name="T22" fmla="+- 0 299 297"/>
                              <a:gd name="T23" fmla="*/ 299 h 63"/>
                              <a:gd name="T24" fmla="+- 0 7740 7731"/>
                              <a:gd name="T25" fmla="*/ T24 w 63"/>
                              <a:gd name="T26" fmla="+- 0 306 297"/>
                              <a:gd name="T27" fmla="*/ 306 h 63"/>
                              <a:gd name="T28" fmla="+- 0 7733 7731"/>
                              <a:gd name="T29" fmla="*/ T28 w 63"/>
                              <a:gd name="T30" fmla="+- 0 316 297"/>
                              <a:gd name="T31" fmla="*/ 316 h 63"/>
                              <a:gd name="T32" fmla="+- 0 7731 7731"/>
                              <a:gd name="T33" fmla="*/ T32 w 63"/>
                              <a:gd name="T34" fmla="+- 0 328 297"/>
                              <a:gd name="T35" fmla="*/ 328 h 63"/>
                              <a:gd name="T36" fmla="+- 0 7733 7731"/>
                              <a:gd name="T37" fmla="*/ T36 w 63"/>
                              <a:gd name="T38" fmla="+- 0 340 297"/>
                              <a:gd name="T39" fmla="*/ 340 h 63"/>
                              <a:gd name="T40" fmla="+- 0 7740 7731"/>
                              <a:gd name="T41" fmla="*/ T40 w 63"/>
                              <a:gd name="T42" fmla="+- 0 350 297"/>
                              <a:gd name="T43" fmla="*/ 350 h 63"/>
                              <a:gd name="T44" fmla="+- 0 7750 7731"/>
                              <a:gd name="T45" fmla="*/ T44 w 63"/>
                              <a:gd name="T46" fmla="+- 0 357 297"/>
                              <a:gd name="T47" fmla="*/ 357 h 63"/>
                              <a:gd name="T48" fmla="+- 0 7762 7731"/>
                              <a:gd name="T49" fmla="*/ T48 w 63"/>
                              <a:gd name="T50" fmla="+- 0 359 297"/>
                              <a:gd name="T51" fmla="*/ 359 h 63"/>
                              <a:gd name="T52" fmla="+- 0 7774 7731"/>
                              <a:gd name="T53" fmla="*/ T52 w 63"/>
                              <a:gd name="T54" fmla="+- 0 357 297"/>
                              <a:gd name="T55" fmla="*/ 357 h 63"/>
                              <a:gd name="T56" fmla="+- 0 7784 7731"/>
                              <a:gd name="T57" fmla="*/ T56 w 63"/>
                              <a:gd name="T58" fmla="+- 0 350 297"/>
                              <a:gd name="T59" fmla="*/ 350 h 63"/>
                              <a:gd name="T60" fmla="+- 0 7791 7731"/>
                              <a:gd name="T61" fmla="*/ T60 w 63"/>
                              <a:gd name="T62" fmla="+- 0 340 297"/>
                              <a:gd name="T63" fmla="*/ 340 h 63"/>
                              <a:gd name="T64" fmla="+- 0 7793 7731"/>
                              <a:gd name="T65" fmla="*/ T64 w 63"/>
                              <a:gd name="T66" fmla="+- 0 328 297"/>
                              <a:gd name="T67" fmla="*/ 32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1"/>
                        <wps:cNvSpPr>
                          <a:spLocks/>
                        </wps:cNvSpPr>
                        <wps:spPr bwMode="auto">
                          <a:xfrm>
                            <a:off x="7877" y="271"/>
                            <a:ext cx="63" cy="63"/>
                          </a:xfrm>
                          <a:custGeom>
                            <a:avLst/>
                            <a:gdLst>
                              <a:gd name="T0" fmla="+- 0 7940 7877"/>
                              <a:gd name="T1" fmla="*/ T0 w 63"/>
                              <a:gd name="T2" fmla="+- 0 303 271"/>
                              <a:gd name="T3" fmla="*/ 303 h 63"/>
                              <a:gd name="T4" fmla="+- 0 7937 7877"/>
                              <a:gd name="T5" fmla="*/ T4 w 63"/>
                              <a:gd name="T6" fmla="+- 0 291 271"/>
                              <a:gd name="T7" fmla="*/ 291 h 63"/>
                              <a:gd name="T8" fmla="+- 0 7930 7877"/>
                              <a:gd name="T9" fmla="*/ T8 w 63"/>
                              <a:gd name="T10" fmla="+- 0 281 271"/>
                              <a:gd name="T11" fmla="*/ 281 h 63"/>
                              <a:gd name="T12" fmla="+- 0 7921 7877"/>
                              <a:gd name="T13" fmla="*/ T12 w 63"/>
                              <a:gd name="T14" fmla="+- 0 274 271"/>
                              <a:gd name="T15" fmla="*/ 274 h 63"/>
                              <a:gd name="T16" fmla="+- 0 7908 7877"/>
                              <a:gd name="T17" fmla="*/ T16 w 63"/>
                              <a:gd name="T18" fmla="+- 0 271 271"/>
                              <a:gd name="T19" fmla="*/ 271 h 63"/>
                              <a:gd name="T20" fmla="+- 0 7896 7877"/>
                              <a:gd name="T21" fmla="*/ T20 w 63"/>
                              <a:gd name="T22" fmla="+- 0 274 271"/>
                              <a:gd name="T23" fmla="*/ 274 h 63"/>
                              <a:gd name="T24" fmla="+- 0 7886 7877"/>
                              <a:gd name="T25" fmla="*/ T24 w 63"/>
                              <a:gd name="T26" fmla="+- 0 281 271"/>
                              <a:gd name="T27" fmla="*/ 281 h 63"/>
                              <a:gd name="T28" fmla="+- 0 7880 7877"/>
                              <a:gd name="T29" fmla="*/ T28 w 63"/>
                              <a:gd name="T30" fmla="+- 0 291 271"/>
                              <a:gd name="T31" fmla="*/ 291 h 63"/>
                              <a:gd name="T32" fmla="+- 0 7877 7877"/>
                              <a:gd name="T33" fmla="*/ T32 w 63"/>
                              <a:gd name="T34" fmla="+- 0 303 271"/>
                              <a:gd name="T35" fmla="*/ 303 h 63"/>
                              <a:gd name="T36" fmla="+- 0 7880 7877"/>
                              <a:gd name="T37" fmla="*/ T36 w 63"/>
                              <a:gd name="T38" fmla="+- 0 315 271"/>
                              <a:gd name="T39" fmla="*/ 315 h 63"/>
                              <a:gd name="T40" fmla="+- 0 7886 7877"/>
                              <a:gd name="T41" fmla="*/ T40 w 63"/>
                              <a:gd name="T42" fmla="+- 0 325 271"/>
                              <a:gd name="T43" fmla="*/ 325 h 63"/>
                              <a:gd name="T44" fmla="+- 0 7896 7877"/>
                              <a:gd name="T45" fmla="*/ T44 w 63"/>
                              <a:gd name="T46" fmla="+- 0 331 271"/>
                              <a:gd name="T47" fmla="*/ 331 h 63"/>
                              <a:gd name="T48" fmla="+- 0 7908 7877"/>
                              <a:gd name="T49" fmla="*/ T48 w 63"/>
                              <a:gd name="T50" fmla="+- 0 334 271"/>
                              <a:gd name="T51" fmla="*/ 334 h 63"/>
                              <a:gd name="T52" fmla="+- 0 7921 7877"/>
                              <a:gd name="T53" fmla="*/ T52 w 63"/>
                              <a:gd name="T54" fmla="+- 0 331 271"/>
                              <a:gd name="T55" fmla="*/ 331 h 63"/>
                              <a:gd name="T56" fmla="+- 0 7930 7877"/>
                              <a:gd name="T57" fmla="*/ T56 w 63"/>
                              <a:gd name="T58" fmla="+- 0 325 271"/>
                              <a:gd name="T59" fmla="*/ 325 h 63"/>
                              <a:gd name="T60" fmla="+- 0 7937 7877"/>
                              <a:gd name="T61" fmla="*/ T60 w 63"/>
                              <a:gd name="T62" fmla="+- 0 315 271"/>
                              <a:gd name="T63" fmla="*/ 315 h 63"/>
                              <a:gd name="T64" fmla="+- 0 7940 7877"/>
                              <a:gd name="T65" fmla="*/ T64 w 63"/>
                              <a:gd name="T66" fmla="+- 0 303 271"/>
                              <a:gd name="T67" fmla="*/ 30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3" y="10"/>
                                </a:lnTo>
                                <a:lnTo>
                                  <a:pt x="44" y="3"/>
                                </a:lnTo>
                                <a:lnTo>
                                  <a:pt x="31" y="0"/>
                                </a:lnTo>
                                <a:lnTo>
                                  <a:pt x="19" y="3"/>
                                </a:lnTo>
                                <a:lnTo>
                                  <a:pt x="9" y="10"/>
                                </a:lnTo>
                                <a:lnTo>
                                  <a:pt x="3" y="20"/>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60"/>
                        <wps:cNvSpPr>
                          <a:spLocks/>
                        </wps:cNvSpPr>
                        <wps:spPr bwMode="auto">
                          <a:xfrm>
                            <a:off x="8023" y="272"/>
                            <a:ext cx="63" cy="63"/>
                          </a:xfrm>
                          <a:custGeom>
                            <a:avLst/>
                            <a:gdLst>
                              <a:gd name="T0" fmla="+- 0 8086 8023"/>
                              <a:gd name="T1" fmla="*/ T0 w 63"/>
                              <a:gd name="T2" fmla="+- 0 304 273"/>
                              <a:gd name="T3" fmla="*/ 304 h 63"/>
                              <a:gd name="T4" fmla="+- 0 8083 8023"/>
                              <a:gd name="T5" fmla="*/ T4 w 63"/>
                              <a:gd name="T6" fmla="+- 0 292 273"/>
                              <a:gd name="T7" fmla="*/ 292 h 63"/>
                              <a:gd name="T8" fmla="+- 0 8077 8023"/>
                              <a:gd name="T9" fmla="*/ T8 w 63"/>
                              <a:gd name="T10" fmla="+- 0 282 273"/>
                              <a:gd name="T11" fmla="*/ 282 h 63"/>
                              <a:gd name="T12" fmla="+- 0 8067 8023"/>
                              <a:gd name="T13" fmla="*/ T12 w 63"/>
                              <a:gd name="T14" fmla="+- 0 275 273"/>
                              <a:gd name="T15" fmla="*/ 275 h 63"/>
                              <a:gd name="T16" fmla="+- 0 8055 8023"/>
                              <a:gd name="T17" fmla="*/ T16 w 63"/>
                              <a:gd name="T18" fmla="+- 0 273 273"/>
                              <a:gd name="T19" fmla="*/ 273 h 63"/>
                              <a:gd name="T20" fmla="+- 0 8043 8023"/>
                              <a:gd name="T21" fmla="*/ T20 w 63"/>
                              <a:gd name="T22" fmla="+- 0 275 273"/>
                              <a:gd name="T23" fmla="*/ 275 h 63"/>
                              <a:gd name="T24" fmla="+- 0 8033 8023"/>
                              <a:gd name="T25" fmla="*/ T24 w 63"/>
                              <a:gd name="T26" fmla="+- 0 282 273"/>
                              <a:gd name="T27" fmla="*/ 282 h 63"/>
                              <a:gd name="T28" fmla="+- 0 8026 8023"/>
                              <a:gd name="T29" fmla="*/ T28 w 63"/>
                              <a:gd name="T30" fmla="+- 0 292 273"/>
                              <a:gd name="T31" fmla="*/ 292 h 63"/>
                              <a:gd name="T32" fmla="+- 0 8023 8023"/>
                              <a:gd name="T33" fmla="*/ T32 w 63"/>
                              <a:gd name="T34" fmla="+- 0 304 273"/>
                              <a:gd name="T35" fmla="*/ 304 h 63"/>
                              <a:gd name="T36" fmla="+- 0 8026 8023"/>
                              <a:gd name="T37" fmla="*/ T36 w 63"/>
                              <a:gd name="T38" fmla="+- 0 316 273"/>
                              <a:gd name="T39" fmla="*/ 316 h 63"/>
                              <a:gd name="T40" fmla="+- 0 8033 8023"/>
                              <a:gd name="T41" fmla="*/ T40 w 63"/>
                              <a:gd name="T42" fmla="+- 0 326 273"/>
                              <a:gd name="T43" fmla="*/ 326 h 63"/>
                              <a:gd name="T44" fmla="+- 0 8043 8023"/>
                              <a:gd name="T45" fmla="*/ T44 w 63"/>
                              <a:gd name="T46" fmla="+- 0 333 273"/>
                              <a:gd name="T47" fmla="*/ 333 h 63"/>
                              <a:gd name="T48" fmla="+- 0 8055 8023"/>
                              <a:gd name="T49" fmla="*/ T48 w 63"/>
                              <a:gd name="T50" fmla="+- 0 335 273"/>
                              <a:gd name="T51" fmla="*/ 335 h 63"/>
                              <a:gd name="T52" fmla="+- 0 8067 8023"/>
                              <a:gd name="T53" fmla="*/ T52 w 63"/>
                              <a:gd name="T54" fmla="+- 0 333 273"/>
                              <a:gd name="T55" fmla="*/ 333 h 63"/>
                              <a:gd name="T56" fmla="+- 0 8077 8023"/>
                              <a:gd name="T57" fmla="*/ T56 w 63"/>
                              <a:gd name="T58" fmla="+- 0 326 273"/>
                              <a:gd name="T59" fmla="*/ 326 h 63"/>
                              <a:gd name="T60" fmla="+- 0 8083 8023"/>
                              <a:gd name="T61" fmla="*/ T60 w 63"/>
                              <a:gd name="T62" fmla="+- 0 316 273"/>
                              <a:gd name="T63" fmla="*/ 316 h 63"/>
                              <a:gd name="T64" fmla="+- 0 8086 8023"/>
                              <a:gd name="T65" fmla="*/ T64 w 63"/>
                              <a:gd name="T66" fmla="+- 0 304 273"/>
                              <a:gd name="T67" fmla="*/ 3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59"/>
                        <wps:cNvSpPr>
                          <a:spLocks/>
                        </wps:cNvSpPr>
                        <wps:spPr bwMode="auto">
                          <a:xfrm>
                            <a:off x="8169" y="273"/>
                            <a:ext cx="63" cy="63"/>
                          </a:xfrm>
                          <a:custGeom>
                            <a:avLst/>
                            <a:gdLst>
                              <a:gd name="T0" fmla="+- 0 8232 8170"/>
                              <a:gd name="T1" fmla="*/ T0 w 63"/>
                              <a:gd name="T2" fmla="+- 0 305 273"/>
                              <a:gd name="T3" fmla="*/ 305 h 63"/>
                              <a:gd name="T4" fmla="+- 0 8230 8170"/>
                              <a:gd name="T5" fmla="*/ T4 w 63"/>
                              <a:gd name="T6" fmla="+- 0 292 273"/>
                              <a:gd name="T7" fmla="*/ 292 h 63"/>
                              <a:gd name="T8" fmla="+- 0 8223 8170"/>
                              <a:gd name="T9" fmla="*/ T8 w 63"/>
                              <a:gd name="T10" fmla="+- 0 283 273"/>
                              <a:gd name="T11" fmla="*/ 283 h 63"/>
                              <a:gd name="T12" fmla="+- 0 8213 8170"/>
                              <a:gd name="T13" fmla="*/ T12 w 63"/>
                              <a:gd name="T14" fmla="+- 0 276 273"/>
                              <a:gd name="T15" fmla="*/ 276 h 63"/>
                              <a:gd name="T16" fmla="+- 0 8201 8170"/>
                              <a:gd name="T17" fmla="*/ T16 w 63"/>
                              <a:gd name="T18" fmla="+- 0 273 273"/>
                              <a:gd name="T19" fmla="*/ 273 h 63"/>
                              <a:gd name="T20" fmla="+- 0 8189 8170"/>
                              <a:gd name="T21" fmla="*/ T20 w 63"/>
                              <a:gd name="T22" fmla="+- 0 276 273"/>
                              <a:gd name="T23" fmla="*/ 276 h 63"/>
                              <a:gd name="T24" fmla="+- 0 8179 8170"/>
                              <a:gd name="T25" fmla="*/ T24 w 63"/>
                              <a:gd name="T26" fmla="+- 0 283 273"/>
                              <a:gd name="T27" fmla="*/ 283 h 63"/>
                              <a:gd name="T28" fmla="+- 0 8172 8170"/>
                              <a:gd name="T29" fmla="*/ T28 w 63"/>
                              <a:gd name="T30" fmla="+- 0 292 273"/>
                              <a:gd name="T31" fmla="*/ 292 h 63"/>
                              <a:gd name="T32" fmla="+- 0 8170 8170"/>
                              <a:gd name="T33" fmla="*/ T32 w 63"/>
                              <a:gd name="T34" fmla="+- 0 305 273"/>
                              <a:gd name="T35" fmla="*/ 305 h 63"/>
                              <a:gd name="T36" fmla="+- 0 8172 8170"/>
                              <a:gd name="T37" fmla="*/ T36 w 63"/>
                              <a:gd name="T38" fmla="+- 0 317 273"/>
                              <a:gd name="T39" fmla="*/ 317 h 63"/>
                              <a:gd name="T40" fmla="+- 0 8179 8170"/>
                              <a:gd name="T41" fmla="*/ T40 w 63"/>
                              <a:gd name="T42" fmla="+- 0 327 273"/>
                              <a:gd name="T43" fmla="*/ 327 h 63"/>
                              <a:gd name="T44" fmla="+- 0 8189 8170"/>
                              <a:gd name="T45" fmla="*/ T44 w 63"/>
                              <a:gd name="T46" fmla="+- 0 333 273"/>
                              <a:gd name="T47" fmla="*/ 333 h 63"/>
                              <a:gd name="T48" fmla="+- 0 8201 8170"/>
                              <a:gd name="T49" fmla="*/ T48 w 63"/>
                              <a:gd name="T50" fmla="+- 0 336 273"/>
                              <a:gd name="T51" fmla="*/ 336 h 63"/>
                              <a:gd name="T52" fmla="+- 0 8213 8170"/>
                              <a:gd name="T53" fmla="*/ T52 w 63"/>
                              <a:gd name="T54" fmla="+- 0 333 273"/>
                              <a:gd name="T55" fmla="*/ 333 h 63"/>
                              <a:gd name="T56" fmla="+- 0 8223 8170"/>
                              <a:gd name="T57" fmla="*/ T56 w 63"/>
                              <a:gd name="T58" fmla="+- 0 327 273"/>
                              <a:gd name="T59" fmla="*/ 327 h 63"/>
                              <a:gd name="T60" fmla="+- 0 8230 8170"/>
                              <a:gd name="T61" fmla="*/ T60 w 63"/>
                              <a:gd name="T62" fmla="+- 0 317 273"/>
                              <a:gd name="T63" fmla="*/ 317 h 63"/>
                              <a:gd name="T64" fmla="+- 0 8232 8170"/>
                              <a:gd name="T65" fmla="*/ T64 w 63"/>
                              <a:gd name="T66" fmla="+- 0 305 273"/>
                              <a:gd name="T67" fmla="*/ 30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58"/>
                        <wps:cNvSpPr>
                          <a:spLocks/>
                        </wps:cNvSpPr>
                        <wps:spPr bwMode="auto">
                          <a:xfrm>
                            <a:off x="8315" y="273"/>
                            <a:ext cx="63" cy="63"/>
                          </a:xfrm>
                          <a:custGeom>
                            <a:avLst/>
                            <a:gdLst>
                              <a:gd name="T0" fmla="+- 0 8378 8316"/>
                              <a:gd name="T1" fmla="*/ T0 w 63"/>
                              <a:gd name="T2" fmla="+- 0 305 273"/>
                              <a:gd name="T3" fmla="*/ 305 h 63"/>
                              <a:gd name="T4" fmla="+- 0 8376 8316"/>
                              <a:gd name="T5" fmla="*/ T4 w 63"/>
                              <a:gd name="T6" fmla="+- 0 292 273"/>
                              <a:gd name="T7" fmla="*/ 292 h 63"/>
                              <a:gd name="T8" fmla="+- 0 8369 8316"/>
                              <a:gd name="T9" fmla="*/ T8 w 63"/>
                              <a:gd name="T10" fmla="+- 0 283 273"/>
                              <a:gd name="T11" fmla="*/ 283 h 63"/>
                              <a:gd name="T12" fmla="+- 0 8359 8316"/>
                              <a:gd name="T13" fmla="*/ T12 w 63"/>
                              <a:gd name="T14" fmla="+- 0 276 273"/>
                              <a:gd name="T15" fmla="*/ 276 h 63"/>
                              <a:gd name="T16" fmla="+- 0 8347 8316"/>
                              <a:gd name="T17" fmla="*/ T16 w 63"/>
                              <a:gd name="T18" fmla="+- 0 273 273"/>
                              <a:gd name="T19" fmla="*/ 273 h 63"/>
                              <a:gd name="T20" fmla="+- 0 8335 8316"/>
                              <a:gd name="T21" fmla="*/ T20 w 63"/>
                              <a:gd name="T22" fmla="+- 0 276 273"/>
                              <a:gd name="T23" fmla="*/ 276 h 63"/>
                              <a:gd name="T24" fmla="+- 0 8325 8316"/>
                              <a:gd name="T25" fmla="*/ T24 w 63"/>
                              <a:gd name="T26" fmla="+- 0 283 273"/>
                              <a:gd name="T27" fmla="*/ 283 h 63"/>
                              <a:gd name="T28" fmla="+- 0 8318 8316"/>
                              <a:gd name="T29" fmla="*/ T28 w 63"/>
                              <a:gd name="T30" fmla="+- 0 292 273"/>
                              <a:gd name="T31" fmla="*/ 292 h 63"/>
                              <a:gd name="T32" fmla="+- 0 8316 8316"/>
                              <a:gd name="T33" fmla="*/ T32 w 63"/>
                              <a:gd name="T34" fmla="+- 0 305 273"/>
                              <a:gd name="T35" fmla="*/ 305 h 63"/>
                              <a:gd name="T36" fmla="+- 0 8318 8316"/>
                              <a:gd name="T37" fmla="*/ T36 w 63"/>
                              <a:gd name="T38" fmla="+- 0 317 273"/>
                              <a:gd name="T39" fmla="*/ 317 h 63"/>
                              <a:gd name="T40" fmla="+- 0 8325 8316"/>
                              <a:gd name="T41" fmla="*/ T40 w 63"/>
                              <a:gd name="T42" fmla="+- 0 327 273"/>
                              <a:gd name="T43" fmla="*/ 327 h 63"/>
                              <a:gd name="T44" fmla="+- 0 8335 8316"/>
                              <a:gd name="T45" fmla="*/ T44 w 63"/>
                              <a:gd name="T46" fmla="+- 0 333 273"/>
                              <a:gd name="T47" fmla="*/ 333 h 63"/>
                              <a:gd name="T48" fmla="+- 0 8347 8316"/>
                              <a:gd name="T49" fmla="*/ T48 w 63"/>
                              <a:gd name="T50" fmla="+- 0 336 273"/>
                              <a:gd name="T51" fmla="*/ 336 h 63"/>
                              <a:gd name="T52" fmla="+- 0 8359 8316"/>
                              <a:gd name="T53" fmla="*/ T52 w 63"/>
                              <a:gd name="T54" fmla="+- 0 333 273"/>
                              <a:gd name="T55" fmla="*/ 333 h 63"/>
                              <a:gd name="T56" fmla="+- 0 8369 8316"/>
                              <a:gd name="T57" fmla="*/ T56 w 63"/>
                              <a:gd name="T58" fmla="+- 0 327 273"/>
                              <a:gd name="T59" fmla="*/ 327 h 63"/>
                              <a:gd name="T60" fmla="+- 0 8376 8316"/>
                              <a:gd name="T61" fmla="*/ T60 w 63"/>
                              <a:gd name="T62" fmla="+- 0 317 273"/>
                              <a:gd name="T63" fmla="*/ 317 h 63"/>
                              <a:gd name="T64" fmla="+- 0 8378 8316"/>
                              <a:gd name="T65" fmla="*/ T64 w 63"/>
                              <a:gd name="T66" fmla="+- 0 305 273"/>
                              <a:gd name="T67" fmla="*/ 30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57"/>
                        <wps:cNvSpPr>
                          <a:spLocks/>
                        </wps:cNvSpPr>
                        <wps:spPr bwMode="auto">
                          <a:xfrm>
                            <a:off x="8462" y="273"/>
                            <a:ext cx="63" cy="63"/>
                          </a:xfrm>
                          <a:custGeom>
                            <a:avLst/>
                            <a:gdLst>
                              <a:gd name="T0" fmla="+- 0 8525 8462"/>
                              <a:gd name="T1" fmla="*/ T0 w 63"/>
                              <a:gd name="T2" fmla="+- 0 305 273"/>
                              <a:gd name="T3" fmla="*/ 305 h 63"/>
                              <a:gd name="T4" fmla="+- 0 8522 8462"/>
                              <a:gd name="T5" fmla="*/ T4 w 63"/>
                              <a:gd name="T6" fmla="+- 0 293 273"/>
                              <a:gd name="T7" fmla="*/ 293 h 63"/>
                              <a:gd name="T8" fmla="+- 0 8516 8462"/>
                              <a:gd name="T9" fmla="*/ T8 w 63"/>
                              <a:gd name="T10" fmla="+- 0 283 273"/>
                              <a:gd name="T11" fmla="*/ 283 h 63"/>
                              <a:gd name="T12" fmla="+- 0 8506 8462"/>
                              <a:gd name="T13" fmla="*/ T12 w 63"/>
                              <a:gd name="T14" fmla="+- 0 276 273"/>
                              <a:gd name="T15" fmla="*/ 276 h 63"/>
                              <a:gd name="T16" fmla="+- 0 8493 8462"/>
                              <a:gd name="T17" fmla="*/ T16 w 63"/>
                              <a:gd name="T18" fmla="+- 0 273 273"/>
                              <a:gd name="T19" fmla="*/ 273 h 63"/>
                              <a:gd name="T20" fmla="+- 0 8481 8462"/>
                              <a:gd name="T21" fmla="*/ T20 w 63"/>
                              <a:gd name="T22" fmla="+- 0 276 273"/>
                              <a:gd name="T23" fmla="*/ 276 h 63"/>
                              <a:gd name="T24" fmla="+- 0 8471 8462"/>
                              <a:gd name="T25" fmla="*/ T24 w 63"/>
                              <a:gd name="T26" fmla="+- 0 283 273"/>
                              <a:gd name="T27" fmla="*/ 283 h 63"/>
                              <a:gd name="T28" fmla="+- 0 8465 8462"/>
                              <a:gd name="T29" fmla="*/ T28 w 63"/>
                              <a:gd name="T30" fmla="+- 0 293 273"/>
                              <a:gd name="T31" fmla="*/ 293 h 63"/>
                              <a:gd name="T32" fmla="+- 0 8462 8462"/>
                              <a:gd name="T33" fmla="*/ T32 w 63"/>
                              <a:gd name="T34" fmla="+- 0 305 273"/>
                              <a:gd name="T35" fmla="*/ 305 h 63"/>
                              <a:gd name="T36" fmla="+- 0 8465 8462"/>
                              <a:gd name="T37" fmla="*/ T36 w 63"/>
                              <a:gd name="T38" fmla="+- 0 317 273"/>
                              <a:gd name="T39" fmla="*/ 317 h 63"/>
                              <a:gd name="T40" fmla="+- 0 8471 8462"/>
                              <a:gd name="T41" fmla="*/ T40 w 63"/>
                              <a:gd name="T42" fmla="+- 0 327 273"/>
                              <a:gd name="T43" fmla="*/ 327 h 63"/>
                              <a:gd name="T44" fmla="+- 0 8481 8462"/>
                              <a:gd name="T45" fmla="*/ T44 w 63"/>
                              <a:gd name="T46" fmla="+- 0 334 273"/>
                              <a:gd name="T47" fmla="*/ 334 h 63"/>
                              <a:gd name="T48" fmla="+- 0 8493 8462"/>
                              <a:gd name="T49" fmla="*/ T48 w 63"/>
                              <a:gd name="T50" fmla="+- 0 336 273"/>
                              <a:gd name="T51" fmla="*/ 336 h 63"/>
                              <a:gd name="T52" fmla="+- 0 8506 8462"/>
                              <a:gd name="T53" fmla="*/ T52 w 63"/>
                              <a:gd name="T54" fmla="+- 0 334 273"/>
                              <a:gd name="T55" fmla="*/ 334 h 63"/>
                              <a:gd name="T56" fmla="+- 0 8516 8462"/>
                              <a:gd name="T57" fmla="*/ T56 w 63"/>
                              <a:gd name="T58" fmla="+- 0 327 273"/>
                              <a:gd name="T59" fmla="*/ 327 h 63"/>
                              <a:gd name="T60" fmla="+- 0 8522 8462"/>
                              <a:gd name="T61" fmla="*/ T60 w 63"/>
                              <a:gd name="T62" fmla="+- 0 317 273"/>
                              <a:gd name="T63" fmla="*/ 317 h 63"/>
                              <a:gd name="T64" fmla="+- 0 8525 8462"/>
                              <a:gd name="T65" fmla="*/ T64 w 63"/>
                              <a:gd name="T66" fmla="+- 0 305 273"/>
                              <a:gd name="T67" fmla="*/ 30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4" y="10"/>
                                </a:lnTo>
                                <a:lnTo>
                                  <a:pt x="44" y="3"/>
                                </a:lnTo>
                                <a:lnTo>
                                  <a:pt x="31" y="0"/>
                                </a:lnTo>
                                <a:lnTo>
                                  <a:pt x="19" y="3"/>
                                </a:lnTo>
                                <a:lnTo>
                                  <a:pt x="9" y="10"/>
                                </a:lnTo>
                                <a:lnTo>
                                  <a:pt x="3" y="20"/>
                                </a:lnTo>
                                <a:lnTo>
                                  <a:pt x="0" y="32"/>
                                </a:lnTo>
                                <a:lnTo>
                                  <a:pt x="3" y="44"/>
                                </a:lnTo>
                                <a:lnTo>
                                  <a:pt x="9" y="54"/>
                                </a:lnTo>
                                <a:lnTo>
                                  <a:pt x="19" y="61"/>
                                </a:lnTo>
                                <a:lnTo>
                                  <a:pt x="31" y="63"/>
                                </a:lnTo>
                                <a:lnTo>
                                  <a:pt x="44" y="61"/>
                                </a:lnTo>
                                <a:lnTo>
                                  <a:pt x="54"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56"/>
                        <wps:cNvSpPr>
                          <a:spLocks/>
                        </wps:cNvSpPr>
                        <wps:spPr bwMode="auto">
                          <a:xfrm>
                            <a:off x="8608" y="271"/>
                            <a:ext cx="63" cy="63"/>
                          </a:xfrm>
                          <a:custGeom>
                            <a:avLst/>
                            <a:gdLst>
                              <a:gd name="T0" fmla="+- 0 8671 8608"/>
                              <a:gd name="T1" fmla="*/ T0 w 63"/>
                              <a:gd name="T2" fmla="+- 0 303 272"/>
                              <a:gd name="T3" fmla="*/ 303 h 63"/>
                              <a:gd name="T4" fmla="+- 0 8669 8608"/>
                              <a:gd name="T5" fmla="*/ T4 w 63"/>
                              <a:gd name="T6" fmla="+- 0 291 272"/>
                              <a:gd name="T7" fmla="*/ 291 h 63"/>
                              <a:gd name="T8" fmla="+- 0 8662 8608"/>
                              <a:gd name="T9" fmla="*/ T8 w 63"/>
                              <a:gd name="T10" fmla="+- 0 281 272"/>
                              <a:gd name="T11" fmla="*/ 281 h 63"/>
                              <a:gd name="T12" fmla="+- 0 8652 8608"/>
                              <a:gd name="T13" fmla="*/ T12 w 63"/>
                              <a:gd name="T14" fmla="+- 0 274 272"/>
                              <a:gd name="T15" fmla="*/ 274 h 63"/>
                              <a:gd name="T16" fmla="+- 0 8640 8608"/>
                              <a:gd name="T17" fmla="*/ T16 w 63"/>
                              <a:gd name="T18" fmla="+- 0 272 272"/>
                              <a:gd name="T19" fmla="*/ 272 h 63"/>
                              <a:gd name="T20" fmla="+- 0 8628 8608"/>
                              <a:gd name="T21" fmla="*/ T20 w 63"/>
                              <a:gd name="T22" fmla="+- 0 274 272"/>
                              <a:gd name="T23" fmla="*/ 274 h 63"/>
                              <a:gd name="T24" fmla="+- 0 8618 8608"/>
                              <a:gd name="T25" fmla="*/ T24 w 63"/>
                              <a:gd name="T26" fmla="+- 0 281 272"/>
                              <a:gd name="T27" fmla="*/ 281 h 63"/>
                              <a:gd name="T28" fmla="+- 0 8611 8608"/>
                              <a:gd name="T29" fmla="*/ T28 w 63"/>
                              <a:gd name="T30" fmla="+- 0 291 272"/>
                              <a:gd name="T31" fmla="*/ 291 h 63"/>
                              <a:gd name="T32" fmla="+- 0 8608 8608"/>
                              <a:gd name="T33" fmla="*/ T32 w 63"/>
                              <a:gd name="T34" fmla="+- 0 303 272"/>
                              <a:gd name="T35" fmla="*/ 303 h 63"/>
                              <a:gd name="T36" fmla="+- 0 8611 8608"/>
                              <a:gd name="T37" fmla="*/ T36 w 63"/>
                              <a:gd name="T38" fmla="+- 0 315 272"/>
                              <a:gd name="T39" fmla="*/ 315 h 63"/>
                              <a:gd name="T40" fmla="+- 0 8618 8608"/>
                              <a:gd name="T41" fmla="*/ T40 w 63"/>
                              <a:gd name="T42" fmla="+- 0 325 272"/>
                              <a:gd name="T43" fmla="*/ 325 h 63"/>
                              <a:gd name="T44" fmla="+- 0 8628 8608"/>
                              <a:gd name="T45" fmla="*/ T44 w 63"/>
                              <a:gd name="T46" fmla="+- 0 332 272"/>
                              <a:gd name="T47" fmla="*/ 332 h 63"/>
                              <a:gd name="T48" fmla="+- 0 8640 8608"/>
                              <a:gd name="T49" fmla="*/ T48 w 63"/>
                              <a:gd name="T50" fmla="+- 0 334 272"/>
                              <a:gd name="T51" fmla="*/ 334 h 63"/>
                              <a:gd name="T52" fmla="+- 0 8652 8608"/>
                              <a:gd name="T53" fmla="*/ T52 w 63"/>
                              <a:gd name="T54" fmla="+- 0 332 272"/>
                              <a:gd name="T55" fmla="*/ 332 h 63"/>
                              <a:gd name="T56" fmla="+- 0 8662 8608"/>
                              <a:gd name="T57" fmla="*/ T56 w 63"/>
                              <a:gd name="T58" fmla="+- 0 325 272"/>
                              <a:gd name="T59" fmla="*/ 325 h 63"/>
                              <a:gd name="T60" fmla="+- 0 8669 8608"/>
                              <a:gd name="T61" fmla="*/ T60 w 63"/>
                              <a:gd name="T62" fmla="+- 0 315 272"/>
                              <a:gd name="T63" fmla="*/ 315 h 63"/>
                              <a:gd name="T64" fmla="+- 0 8671 8608"/>
                              <a:gd name="T65" fmla="*/ T64 w 63"/>
                              <a:gd name="T66" fmla="+- 0 303 272"/>
                              <a:gd name="T67" fmla="*/ 30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1"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1"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55"/>
                        <wps:cNvSpPr>
                          <a:spLocks/>
                        </wps:cNvSpPr>
                        <wps:spPr bwMode="auto">
                          <a:xfrm>
                            <a:off x="8754" y="272"/>
                            <a:ext cx="63" cy="63"/>
                          </a:xfrm>
                          <a:custGeom>
                            <a:avLst/>
                            <a:gdLst>
                              <a:gd name="T0" fmla="+- 0 8817 8755"/>
                              <a:gd name="T1" fmla="*/ T0 w 63"/>
                              <a:gd name="T2" fmla="+- 0 304 272"/>
                              <a:gd name="T3" fmla="*/ 304 h 63"/>
                              <a:gd name="T4" fmla="+- 0 8815 8755"/>
                              <a:gd name="T5" fmla="*/ T4 w 63"/>
                              <a:gd name="T6" fmla="+- 0 291 272"/>
                              <a:gd name="T7" fmla="*/ 291 h 63"/>
                              <a:gd name="T8" fmla="+- 0 8808 8755"/>
                              <a:gd name="T9" fmla="*/ T8 w 63"/>
                              <a:gd name="T10" fmla="+- 0 282 272"/>
                              <a:gd name="T11" fmla="*/ 282 h 63"/>
                              <a:gd name="T12" fmla="+- 0 8798 8755"/>
                              <a:gd name="T13" fmla="*/ T12 w 63"/>
                              <a:gd name="T14" fmla="+- 0 275 272"/>
                              <a:gd name="T15" fmla="*/ 275 h 63"/>
                              <a:gd name="T16" fmla="+- 0 8786 8755"/>
                              <a:gd name="T17" fmla="*/ T16 w 63"/>
                              <a:gd name="T18" fmla="+- 0 272 272"/>
                              <a:gd name="T19" fmla="*/ 272 h 63"/>
                              <a:gd name="T20" fmla="+- 0 8774 8755"/>
                              <a:gd name="T21" fmla="*/ T20 w 63"/>
                              <a:gd name="T22" fmla="+- 0 275 272"/>
                              <a:gd name="T23" fmla="*/ 275 h 63"/>
                              <a:gd name="T24" fmla="+- 0 8764 8755"/>
                              <a:gd name="T25" fmla="*/ T24 w 63"/>
                              <a:gd name="T26" fmla="+- 0 282 272"/>
                              <a:gd name="T27" fmla="*/ 282 h 63"/>
                              <a:gd name="T28" fmla="+- 0 8757 8755"/>
                              <a:gd name="T29" fmla="*/ T28 w 63"/>
                              <a:gd name="T30" fmla="+- 0 291 272"/>
                              <a:gd name="T31" fmla="*/ 291 h 63"/>
                              <a:gd name="T32" fmla="+- 0 8755 8755"/>
                              <a:gd name="T33" fmla="*/ T32 w 63"/>
                              <a:gd name="T34" fmla="+- 0 304 272"/>
                              <a:gd name="T35" fmla="*/ 304 h 63"/>
                              <a:gd name="T36" fmla="+- 0 8757 8755"/>
                              <a:gd name="T37" fmla="*/ T36 w 63"/>
                              <a:gd name="T38" fmla="+- 0 316 272"/>
                              <a:gd name="T39" fmla="*/ 316 h 63"/>
                              <a:gd name="T40" fmla="+- 0 8764 8755"/>
                              <a:gd name="T41" fmla="*/ T40 w 63"/>
                              <a:gd name="T42" fmla="+- 0 326 272"/>
                              <a:gd name="T43" fmla="*/ 326 h 63"/>
                              <a:gd name="T44" fmla="+- 0 8774 8755"/>
                              <a:gd name="T45" fmla="*/ T44 w 63"/>
                              <a:gd name="T46" fmla="+- 0 332 272"/>
                              <a:gd name="T47" fmla="*/ 332 h 63"/>
                              <a:gd name="T48" fmla="+- 0 8786 8755"/>
                              <a:gd name="T49" fmla="*/ T48 w 63"/>
                              <a:gd name="T50" fmla="+- 0 335 272"/>
                              <a:gd name="T51" fmla="*/ 335 h 63"/>
                              <a:gd name="T52" fmla="+- 0 8798 8755"/>
                              <a:gd name="T53" fmla="*/ T52 w 63"/>
                              <a:gd name="T54" fmla="+- 0 332 272"/>
                              <a:gd name="T55" fmla="*/ 332 h 63"/>
                              <a:gd name="T56" fmla="+- 0 8808 8755"/>
                              <a:gd name="T57" fmla="*/ T56 w 63"/>
                              <a:gd name="T58" fmla="+- 0 326 272"/>
                              <a:gd name="T59" fmla="*/ 326 h 63"/>
                              <a:gd name="T60" fmla="+- 0 8815 8755"/>
                              <a:gd name="T61" fmla="*/ T60 w 63"/>
                              <a:gd name="T62" fmla="+- 0 316 272"/>
                              <a:gd name="T63" fmla="*/ 316 h 63"/>
                              <a:gd name="T64" fmla="+- 0 8817 8755"/>
                              <a:gd name="T65" fmla="*/ T64 w 63"/>
                              <a:gd name="T66" fmla="+- 0 304 272"/>
                              <a:gd name="T67" fmla="*/ 3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54"/>
                        <wps:cNvSpPr>
                          <a:spLocks/>
                        </wps:cNvSpPr>
                        <wps:spPr bwMode="auto">
                          <a:xfrm>
                            <a:off x="8901" y="271"/>
                            <a:ext cx="63" cy="63"/>
                          </a:xfrm>
                          <a:custGeom>
                            <a:avLst/>
                            <a:gdLst>
                              <a:gd name="T0" fmla="+- 0 8964 8901"/>
                              <a:gd name="T1" fmla="*/ T0 w 63"/>
                              <a:gd name="T2" fmla="+- 0 303 272"/>
                              <a:gd name="T3" fmla="*/ 303 h 63"/>
                              <a:gd name="T4" fmla="+- 0 8961 8901"/>
                              <a:gd name="T5" fmla="*/ T4 w 63"/>
                              <a:gd name="T6" fmla="+- 0 291 272"/>
                              <a:gd name="T7" fmla="*/ 291 h 63"/>
                              <a:gd name="T8" fmla="+- 0 8954 8901"/>
                              <a:gd name="T9" fmla="*/ T8 w 63"/>
                              <a:gd name="T10" fmla="+- 0 281 272"/>
                              <a:gd name="T11" fmla="*/ 281 h 63"/>
                              <a:gd name="T12" fmla="+- 0 8944 8901"/>
                              <a:gd name="T13" fmla="*/ T12 w 63"/>
                              <a:gd name="T14" fmla="+- 0 274 272"/>
                              <a:gd name="T15" fmla="*/ 274 h 63"/>
                              <a:gd name="T16" fmla="+- 0 8932 8901"/>
                              <a:gd name="T17" fmla="*/ T16 w 63"/>
                              <a:gd name="T18" fmla="+- 0 272 272"/>
                              <a:gd name="T19" fmla="*/ 272 h 63"/>
                              <a:gd name="T20" fmla="+- 0 8920 8901"/>
                              <a:gd name="T21" fmla="*/ T20 w 63"/>
                              <a:gd name="T22" fmla="+- 0 274 272"/>
                              <a:gd name="T23" fmla="*/ 274 h 63"/>
                              <a:gd name="T24" fmla="+- 0 8910 8901"/>
                              <a:gd name="T25" fmla="*/ T24 w 63"/>
                              <a:gd name="T26" fmla="+- 0 281 272"/>
                              <a:gd name="T27" fmla="*/ 281 h 63"/>
                              <a:gd name="T28" fmla="+- 0 8903 8901"/>
                              <a:gd name="T29" fmla="*/ T28 w 63"/>
                              <a:gd name="T30" fmla="+- 0 291 272"/>
                              <a:gd name="T31" fmla="*/ 291 h 63"/>
                              <a:gd name="T32" fmla="+- 0 8901 8901"/>
                              <a:gd name="T33" fmla="*/ T32 w 63"/>
                              <a:gd name="T34" fmla="+- 0 303 272"/>
                              <a:gd name="T35" fmla="*/ 303 h 63"/>
                              <a:gd name="T36" fmla="+- 0 8903 8901"/>
                              <a:gd name="T37" fmla="*/ T36 w 63"/>
                              <a:gd name="T38" fmla="+- 0 315 272"/>
                              <a:gd name="T39" fmla="*/ 315 h 63"/>
                              <a:gd name="T40" fmla="+- 0 8910 8901"/>
                              <a:gd name="T41" fmla="*/ T40 w 63"/>
                              <a:gd name="T42" fmla="+- 0 325 272"/>
                              <a:gd name="T43" fmla="*/ 325 h 63"/>
                              <a:gd name="T44" fmla="+- 0 8920 8901"/>
                              <a:gd name="T45" fmla="*/ T44 w 63"/>
                              <a:gd name="T46" fmla="+- 0 332 272"/>
                              <a:gd name="T47" fmla="*/ 332 h 63"/>
                              <a:gd name="T48" fmla="+- 0 8932 8901"/>
                              <a:gd name="T49" fmla="*/ T48 w 63"/>
                              <a:gd name="T50" fmla="+- 0 334 272"/>
                              <a:gd name="T51" fmla="*/ 334 h 63"/>
                              <a:gd name="T52" fmla="+- 0 8944 8901"/>
                              <a:gd name="T53" fmla="*/ T52 w 63"/>
                              <a:gd name="T54" fmla="+- 0 332 272"/>
                              <a:gd name="T55" fmla="*/ 332 h 63"/>
                              <a:gd name="T56" fmla="+- 0 8954 8901"/>
                              <a:gd name="T57" fmla="*/ T56 w 63"/>
                              <a:gd name="T58" fmla="+- 0 325 272"/>
                              <a:gd name="T59" fmla="*/ 325 h 63"/>
                              <a:gd name="T60" fmla="+- 0 8961 8901"/>
                              <a:gd name="T61" fmla="*/ T60 w 63"/>
                              <a:gd name="T62" fmla="+- 0 315 272"/>
                              <a:gd name="T63" fmla="*/ 315 h 63"/>
                              <a:gd name="T64" fmla="+- 0 8964 8901"/>
                              <a:gd name="T65" fmla="*/ T64 w 63"/>
                              <a:gd name="T66" fmla="+- 0 303 272"/>
                              <a:gd name="T67" fmla="*/ 30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3"/>
                        <wps:cNvSpPr>
                          <a:spLocks/>
                        </wps:cNvSpPr>
                        <wps:spPr bwMode="auto">
                          <a:xfrm>
                            <a:off x="9047" y="274"/>
                            <a:ext cx="63" cy="63"/>
                          </a:xfrm>
                          <a:custGeom>
                            <a:avLst/>
                            <a:gdLst>
                              <a:gd name="T0" fmla="+- 0 9110 9047"/>
                              <a:gd name="T1" fmla="*/ T0 w 63"/>
                              <a:gd name="T2" fmla="+- 0 306 275"/>
                              <a:gd name="T3" fmla="*/ 306 h 63"/>
                              <a:gd name="T4" fmla="+- 0 9107 9047"/>
                              <a:gd name="T5" fmla="*/ T4 w 63"/>
                              <a:gd name="T6" fmla="+- 0 294 275"/>
                              <a:gd name="T7" fmla="*/ 294 h 63"/>
                              <a:gd name="T8" fmla="+- 0 9101 9047"/>
                              <a:gd name="T9" fmla="*/ T8 w 63"/>
                              <a:gd name="T10" fmla="+- 0 284 275"/>
                              <a:gd name="T11" fmla="*/ 284 h 63"/>
                              <a:gd name="T12" fmla="+- 0 9091 9047"/>
                              <a:gd name="T13" fmla="*/ T12 w 63"/>
                              <a:gd name="T14" fmla="+- 0 277 275"/>
                              <a:gd name="T15" fmla="*/ 277 h 63"/>
                              <a:gd name="T16" fmla="+- 0 9079 9047"/>
                              <a:gd name="T17" fmla="*/ T16 w 63"/>
                              <a:gd name="T18" fmla="+- 0 275 275"/>
                              <a:gd name="T19" fmla="*/ 275 h 63"/>
                              <a:gd name="T20" fmla="+- 0 9066 9047"/>
                              <a:gd name="T21" fmla="*/ T20 w 63"/>
                              <a:gd name="T22" fmla="+- 0 277 275"/>
                              <a:gd name="T23" fmla="*/ 277 h 63"/>
                              <a:gd name="T24" fmla="+- 0 9056 9047"/>
                              <a:gd name="T25" fmla="*/ T24 w 63"/>
                              <a:gd name="T26" fmla="+- 0 284 275"/>
                              <a:gd name="T27" fmla="*/ 284 h 63"/>
                              <a:gd name="T28" fmla="+- 0 9050 9047"/>
                              <a:gd name="T29" fmla="*/ T28 w 63"/>
                              <a:gd name="T30" fmla="+- 0 294 275"/>
                              <a:gd name="T31" fmla="*/ 294 h 63"/>
                              <a:gd name="T32" fmla="+- 0 9047 9047"/>
                              <a:gd name="T33" fmla="*/ T32 w 63"/>
                              <a:gd name="T34" fmla="+- 0 306 275"/>
                              <a:gd name="T35" fmla="*/ 306 h 63"/>
                              <a:gd name="T36" fmla="+- 0 9050 9047"/>
                              <a:gd name="T37" fmla="*/ T36 w 63"/>
                              <a:gd name="T38" fmla="+- 0 318 275"/>
                              <a:gd name="T39" fmla="*/ 318 h 63"/>
                              <a:gd name="T40" fmla="+- 0 9056 9047"/>
                              <a:gd name="T41" fmla="*/ T40 w 63"/>
                              <a:gd name="T42" fmla="+- 0 328 275"/>
                              <a:gd name="T43" fmla="*/ 328 h 63"/>
                              <a:gd name="T44" fmla="+- 0 9066 9047"/>
                              <a:gd name="T45" fmla="*/ T44 w 63"/>
                              <a:gd name="T46" fmla="+- 0 335 275"/>
                              <a:gd name="T47" fmla="*/ 335 h 63"/>
                              <a:gd name="T48" fmla="+- 0 9079 9047"/>
                              <a:gd name="T49" fmla="*/ T48 w 63"/>
                              <a:gd name="T50" fmla="+- 0 337 275"/>
                              <a:gd name="T51" fmla="*/ 337 h 63"/>
                              <a:gd name="T52" fmla="+- 0 9091 9047"/>
                              <a:gd name="T53" fmla="*/ T52 w 63"/>
                              <a:gd name="T54" fmla="+- 0 335 275"/>
                              <a:gd name="T55" fmla="*/ 335 h 63"/>
                              <a:gd name="T56" fmla="+- 0 9101 9047"/>
                              <a:gd name="T57" fmla="*/ T56 w 63"/>
                              <a:gd name="T58" fmla="+- 0 328 275"/>
                              <a:gd name="T59" fmla="*/ 328 h 63"/>
                              <a:gd name="T60" fmla="+- 0 9107 9047"/>
                              <a:gd name="T61" fmla="*/ T60 w 63"/>
                              <a:gd name="T62" fmla="+- 0 318 275"/>
                              <a:gd name="T63" fmla="*/ 318 h 63"/>
                              <a:gd name="T64" fmla="+- 0 9110 9047"/>
                              <a:gd name="T65" fmla="*/ T64 w 63"/>
                              <a:gd name="T66" fmla="+- 0 306 275"/>
                              <a:gd name="T67" fmla="*/ 30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1CA53F" id="Group 252" o:spid="_x0000_s1026" style="position:absolute;margin-left:385.85pt;margin-top:-12.05pt;width:70.35pt;height:65.2pt;z-index:251808768;mso-position-horizontal-relative:page" coordorigin="7717,-241" coordsize="1407,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">
                <v:shape id="AutoShape 290" o:spid="_x0000_s1027" style="position:absolute;left:34720;top:7278;width:5900;height:5820;visibility:visible;mso-wrap-style:square;v-text-anchor:top" coordsize="590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" path="m-26958,-6218r1317,m-26958,-6218r,-14m-26665,-6218r,-14m-26373,-6218r,-14m-26080,-6218r,-14m-25788,-6218r,-14m-26958,-7517r1317,e" filled="f" strokecolor="#252525" strokeweight=".07872mm">
                  <v:path arrowok="t" o:connecttype="custom" o:connectlocs="-26958,1060;-25641,1060;-26958,1060;-26958,1046;-26665,1060;-26665,1046;-26373,1060;-26373,1046;-26080,1060;-26080,1046;-25788,1060;-25788,1046;-26958,-239;-25641,-239" o:connectangles="0,0,0,0,0,0,0,0,0,0,0,0,0,0"/>
                </v:shape>
                <v:line id="Line 289" o:spid="_x0000_s1028" style="position:absolute;visibility:visible;mso-wrap-style:square" from="7764,-226" to="7764,-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" strokecolor="#252525" strokeweight=".15544mm"/>
                <v:shape id="AutoShape 288" o:spid="_x0000_s1029" style="position:absolute;left:34720;top:7278;width:5245;height:5820;visibility:visible;mso-wrap-style:square;v-text-anchor:top" coordsize="5245,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" path="m-26665,-7517r,13m-26373,-7517r,13m-26080,-7517r,13m-25788,-7517r,13m-26958,-6218r,-1299e" filled="f" strokecolor="#252525" strokeweight=".07872mm">
                  <v:path arrowok="t" o:connecttype="custom" o:connectlocs="-26665,-239;-26665,-226;-26373,-239;-26373,-226;-26080,-239;-26080,-226;-25788,-239;-25788,-226;-26958,1060;-26958,-239" o:connectangles="0,0,0,0,0,0,0,0,0,0"/>
                </v:shape>
                <v:line id="Line 287" o:spid="_x0000_s1030" style="position:absolute;visibility:visible;mso-wrap-style:square" from="9076,1060" to="9076,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" strokecolor="#252525" strokeweight=".15544mm"/>
                <v:shape id="AutoShape 286" o:spid="_x0000_s1031" style="position:absolute;left:34720;top:7475;width:5900;height:2797;visibility:visible;mso-wrap-style:square;v-text-anchor:top" coordsize="5900,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" path="m-26958,-6459r13,m-25641,-6459r-14,m-26958,-6459r7,m-26958,-7083r7,e" filled="f" strokecolor="#252525" strokeweight=".07872mm">
                  <v:path arrowok="t" o:connecttype="custom" o:connectlocs="-26958,1016;-26945,1016;-25641,1016;-25655,1016;-26958,1016;-26951,1016;-26958,392;-26951,392" o:connectangles="0,0,0,0,0,0,0,0"/>
                </v:shape>
                <v:shape id="Freeform 285" o:spid="_x0000_s1032" style="position:absolute;left:7762;top:703;width:1317;height:59;visibility:visible;mso-wrap-style:square;v-text-anchor:top" coordsize="13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" path="m,58l146,20,293,17r146,l585,16r146,l878,13r146,-3l1170,7,1317,e" filled="f" strokecolor="#0072bd" strokeweight=".31483mm">
                  <v:path arrowok="t" o:connecttype="custom" o:connectlocs="0,762;146,724;293,721;439,721;585,720;731,720;878,717;1024,714;1170,711;1317,704" o:connectangles="0,0,0,0,0,0,0,0,0,0"/>
                </v:shape>
                <v:shape id="AutoShape 284" o:spid="_x0000_s1033"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" path="m7902,-13447r,62m7871,-13416r62,e" filled="f" strokecolor="#0072bd" strokeweight=".31483mm">
                  <v:path arrowok="t" o:connecttype="custom" o:connectlocs="7902,731;7902,793;7871,762;7933,762" o:connectangles="0,0,0,0"/>
                </v:shape>
                <v:shape id="AutoShape 283" o:spid="_x0000_s1034"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" path="m8048,-13485r,62m8017,-13454r63,e" filled="f" strokecolor="#0072bd" strokeweight=".31483mm">
                  <v:path arrowok="t" o:connecttype="custom" o:connectlocs="8048,693;8048,755;8017,724;8080,724" o:connectangles="0,0,0,0"/>
                </v:shape>
                <v:shape id="AutoShape 282" o:spid="_x0000_s1035"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" path="m8195,-13488r,62m8163,-13457r63,e" filled="f" strokecolor="#0072bd" strokeweight=".31483mm">
                  <v:path arrowok="t" o:connecttype="custom" o:connectlocs="8195,690;8195,752;8163,721;8226,721" o:connectangles="0,0,0,0"/>
                </v:shape>
                <v:shape id="AutoShape 281" o:spid="_x0000_s1036"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" path="m8341,-13488r,62m8310,-13457r62,e" filled="f" strokecolor="#0072bd" strokeweight=".31483mm">
                  <v:path arrowok="t" o:connecttype="custom" o:connectlocs="8341,690;8341,752;8310,721;8372,721" o:connectangles="0,0,0,0"/>
                </v:shape>
                <v:shape id="AutoShape 280" o:spid="_x0000_s1037"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" path="m8487,-13489r,63m8456,-13458r62,e" filled="f" strokecolor="#0072bd" strokeweight=".31483mm">
                  <v:path arrowok="t" o:connecttype="custom" o:connectlocs="8487,689;8487,752;8456,720;8518,720" o:connectangles="0,0,0,0"/>
                </v:shape>
                <v:shape id="AutoShape 279" o:spid="_x0000_s1038"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" path="m8633,-13490r,63m8602,-13458r63,e" filled="f" strokecolor="#0072bd" strokeweight=".31483mm">
                  <v:path arrowok="t" o:connecttype="custom" o:connectlocs="8633,688;8633,751;8602,720;8665,720" o:connectangles="0,0,0,0"/>
                </v:shape>
                <v:shape id="AutoShape 278" o:spid="_x0000_s1039"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" path="m8780,-13492r,63m8748,-13461r63,e" filled="f" strokecolor="#0072bd" strokeweight=".31483mm">
                  <v:path arrowok="t" o:connecttype="custom" o:connectlocs="8780,686;8780,749;8748,717;8811,717" o:connectangles="0,0,0,0"/>
                </v:shape>
                <v:shape id="AutoShape 277" o:spid="_x0000_s1040"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" path="m8926,-13495r,63m8895,-13464r62,e" filled="f" strokecolor="#0072bd" strokeweight=".31483mm">
                  <v:path arrowok="t" o:connecttype="custom" o:connectlocs="8926,683;8926,746;8895,714;8957,714" o:connectangles="0,0,0,0"/>
                </v:shape>
                <v:shape id="AutoShape 276" o:spid="_x0000_s1041"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" path="m9072,-13498r,62m9041,-13467r63,e" filled="f" strokecolor="#0072bd" strokeweight=".31483mm">
                  <v:path arrowok="t" o:connecttype="custom" o:connectlocs="9072,680;9072,742;9041,711;9104,711" o:connectangles="0,0,0,0"/>
                </v:shape>
                <v:shape id="AutoShape 275" o:spid="_x0000_s1042" style="position:absolute;left:-140;top:1417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" path="m9219,-13506r,63m9187,-13474r63,e" filled="f" strokecolor="#0072bd" strokeweight=".31483mm">
                  <v:path arrowok="t" o:connecttype="custom" o:connectlocs="9219,672;9219,735;9187,704;9250,704" o:connectangles="0,0,0,0"/>
                </v:shape>
                <v:shape id="Freeform 274" o:spid="_x0000_s1043" style="position:absolute;left:7762;top:58;width:1317;height:24;visibility:visible;mso-wrap-style:square;v-text-anchor:top" coordsize="13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" path="m,23l146,,293,2,439,3r146,l731,3r147,l1024,2r146,l1317,4e" filled="f" strokecolor="#d95318" strokeweight=".31483mm">
                  <v:stroke dashstyle="longDash"/>
                  <v:path arrowok="t" o:connecttype="custom" o:connectlocs="0,82;146,59;293,61;439,62;585,62;731,62;878,62;1024,61;1170,61;1317,63" o:connectangles="0,0,0,0,0,0,0,0,0,0"/>
                </v:shape>
                <v:shape id="Freeform 273" o:spid="_x0000_s1044" style="position:absolute;left:7726;top:4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" path="m36,l,62r72,l36,xe" filled="f" strokecolor="#d95318" strokeweight=".31483mm">
                  <v:path arrowok="t" o:connecttype="custom" o:connectlocs="36,41;0,103;72,103;36,41" o:connectangles="0,0,0,0"/>
                </v:shape>
                <v:shape id="Freeform 272" o:spid="_x0000_s1045" style="position:absolute;left:7872;top:17;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" path="m36,l,63r72,l36,xe" filled="f" strokecolor="#d95318" strokeweight=".31483mm">
                  <v:path arrowok="t" o:connecttype="custom" o:connectlocs="36,17;0,80;72,80;36,17" o:connectangles="0,0,0,0"/>
                </v:shape>
                <v:shape id="Freeform 271" o:spid="_x0000_s1046" style="position:absolute;left:8018;top:19;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" path="m36,l,62r72,l36,xe" filled="f" strokecolor="#d95318" strokeweight=".31483mm">
                  <v:path arrowok="t" o:connecttype="custom" o:connectlocs="36,20;0,82;72,82;36,20" o:connectangles="0,0,0,0"/>
                </v:shape>
                <v:shape id="Freeform 270" o:spid="_x0000_s1047" style="position:absolute;left:8164;top:2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" path="m36,l,63r72,l36,xe" filled="f" strokecolor="#d95318" strokeweight=".31483mm">
                  <v:path arrowok="t" o:connecttype="custom" o:connectlocs="36,20;0,83;72,83;36,20" o:connectangles="0,0,0,0"/>
                </v:shape>
                <v:shape id="Freeform 269" o:spid="_x0000_s1048" style="position:absolute;left:8311;top:2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" path="m36,l,63r72,l36,xe" filled="f" strokecolor="#d95318" strokeweight=".31483mm">
                  <v:path arrowok="t" o:connecttype="custom" o:connectlocs="36,20;0,83;72,83;36,20" o:connectangles="0,0,0,0"/>
                </v:shape>
                <v:shape id="Freeform 268" o:spid="_x0000_s1049" style="position:absolute;left:8457;top:2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" path="m36,l,63r73,l36,xe" filled="f" strokecolor="#d95318" strokeweight=".31483mm">
                  <v:path arrowok="t" o:connecttype="custom" o:connectlocs="36,20;0,83;73,83;36,20" o:connectangles="0,0,0,0"/>
                </v:shape>
                <v:shape id="Freeform 267" o:spid="_x0000_s1050" style="position:absolute;left:8603;top:2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" path="m36,l,62r72,l36,xe" filled="f" strokecolor="#d95318" strokeweight=".31483mm">
                  <v:path arrowok="t" o:connecttype="custom" o:connectlocs="36,21;0,83;72,83;36,21" o:connectangles="0,0,0,0"/>
                </v:shape>
                <v:shape id="Freeform 266" o:spid="_x0000_s1051" style="position:absolute;left:8749;top:1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" path="m36,l,62r72,l36,xe" filled="f" strokecolor="#d95318" strokeweight=".31483mm">
                  <v:path arrowok="t" o:connecttype="custom" o:connectlocs="36,19;0,81;72,81;36,19" o:connectangles="0,0,0,0"/>
                </v:shape>
                <v:shape id="Freeform 265" o:spid="_x0000_s1052" style="position:absolute;left:8896;top:1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" path="m36,l,62r72,l36,xe" filled="f" strokecolor="#d95318" strokeweight=".31483mm">
                  <v:path arrowok="t" o:connecttype="custom" o:connectlocs="36,19;0,81;72,81;36,19" o:connectangles="0,0,0,0"/>
                </v:shape>
                <v:shape id="Freeform 264" o:spid="_x0000_s1053" style="position:absolute;left:9042;top:2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" path="m37,l,62r73,l37,xe" filled="f" strokecolor="#d95318" strokeweight=".31483mm">
                  <v:path arrowok="t" o:connecttype="custom" o:connectlocs="37,22;0,84;73,84;37,22" o:connectangles="0,0,0,0"/>
                </v:shape>
                <v:shape id="Freeform 263" o:spid="_x0000_s1054" style="position:absolute;left:7762;top:302;width:1317;height:26;visibility:visible;mso-wrap-style:square;v-text-anchor:top" coordsize="13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" path="m,25l146,,293,1,439,2r146,l731,2,878,r146,1l1170,r147,3e" filled="f" strokecolor="#ecb020" strokeweight=".31483mm">
                  <v:stroke dashstyle="longDash"/>
                  <v:path arrowok="t" o:connecttype="custom" o:connectlocs="0,328;146,303;293,304;439,305;585,305;731,305;878,303;1024,304;1170,303;1317,306" o:connectangles="0,0,0,0,0,0,0,0,0,0"/>
                </v:shape>
                <v:shape id="Freeform 262" o:spid="_x0000_s1055" style="position:absolute;left:7730;top:29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" path="m62,31l60,19,53,9,43,2,31,,19,2,9,9,2,19,,31,2,43,9,53r10,7l31,62,43,60,53,53,60,43,62,31xe" filled="f" strokecolor="#ecb020" strokeweight=".31483mm">
                  <v:path arrowok="t" o:connecttype="custom" o:connectlocs="62,328;60,316;53,306;43,299;31,297;19,299;9,306;2,316;0,328;2,340;9,350;19,357;31,359;43,357;53,350;60,340;62,328" o:connectangles="0,0,0,0,0,0,0,0,0,0,0,0,0,0,0,0,0"/>
                </v:shape>
                <v:shape id="Freeform 261" o:spid="_x0000_s1056" style="position:absolute;left:7877;top:27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" path="m63,32l60,20,53,10,44,3,31,,19,3,9,10,3,20,,32,3,44,9,54r10,6l31,63,44,60r9,-6l60,44,63,32xe" filled="f" strokecolor="#ecb020" strokeweight=".31483mm">
                  <v:path arrowok="t" o:connecttype="custom" o:connectlocs="63,303;60,291;53,281;44,274;31,271;19,274;9,281;3,291;0,303;3,315;9,325;19,331;31,334;44,331;53,325;60,315;63,303" o:connectangles="0,0,0,0,0,0,0,0,0,0,0,0,0,0,0,0,0"/>
                </v:shape>
                <v:shape id="Freeform 260" o:spid="_x0000_s1057" style="position:absolute;left:8023;top:27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" path="m63,31l60,19,54,9,44,2,32,,20,2,10,9,3,19,,31,3,43r7,10l20,60r12,2l44,60,54,53,60,43,63,31xe" filled="f" strokecolor="#ecb020" strokeweight=".31483mm">
                  <v:path arrowok="t" o:connecttype="custom" o:connectlocs="63,304;60,292;54,282;44,275;32,273;20,275;10,282;3,292;0,304;3,316;10,326;20,333;32,335;44,333;54,326;60,316;63,304" o:connectangles="0,0,0,0,0,0,0,0,0,0,0,0,0,0,0,0,0"/>
                </v:shape>
                <v:shape id="Freeform 259" o:spid="_x0000_s1058" style="position:absolute;left:8169;top:27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" path="m62,32l60,19,53,10,43,3,31,,19,3,9,10,2,19,,32,2,44,9,54r10,6l31,63,43,60,53,54,60,44,62,32xe" filled="f" strokecolor="#ecb020" strokeweight=".31483mm">
                  <v:path arrowok="t" o:connecttype="custom" o:connectlocs="62,305;60,292;53,283;43,276;31,273;19,276;9,283;2,292;0,305;2,317;9,327;19,333;31,336;43,333;53,327;60,317;62,305" o:connectangles="0,0,0,0,0,0,0,0,0,0,0,0,0,0,0,0,0"/>
                </v:shape>
                <v:shape id="Freeform 258" o:spid="_x0000_s1059" style="position:absolute;left:8315;top:27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" path="m62,32l60,19,53,10,43,3,31,,19,3,9,10,2,19,,32,2,44,9,54r10,6l31,63,43,60,53,54,60,44,62,32xe" filled="f" strokecolor="#ecb020" strokeweight=".31483mm">
                  <v:path arrowok="t" o:connecttype="custom" o:connectlocs="62,305;60,292;53,283;43,276;31,273;19,276;9,283;2,292;0,305;2,317;9,327;19,333;31,336;43,333;53,327;60,317;62,305" o:connectangles="0,0,0,0,0,0,0,0,0,0,0,0,0,0,0,0,0"/>
                </v:shape>
                <v:shape id="Freeform 257" o:spid="_x0000_s1060" style="position:absolute;left:8462;top:27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" path="m63,32l60,20,54,10,44,3,31,,19,3,9,10,3,20,,32,3,44,9,54r10,7l31,63,44,61,54,54,60,44,63,32xe" filled="f" strokecolor="#ecb020" strokeweight=".31483mm">
                  <v:path arrowok="t" o:connecttype="custom" o:connectlocs="63,305;60,293;54,283;44,276;31,273;19,276;9,283;3,293;0,305;3,317;9,327;19,334;31,336;44,334;54,327;60,317;63,305" o:connectangles="0,0,0,0,0,0,0,0,0,0,0,0,0,0,0,0,0"/>
                </v:shape>
                <v:shape id="Freeform 256" o:spid="_x0000_s1061" style="position:absolute;left:8608;top:27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" path="m63,31l61,19,54,9,44,2,32,,20,2,10,9,3,19,,31,3,43r7,10l20,60r12,2l44,60,54,53,61,43,63,31xe" filled="f" strokecolor="#ecb020" strokeweight=".31483mm">
                  <v:path arrowok="t" o:connecttype="custom" o:connectlocs="63,303;61,291;54,281;44,274;32,272;20,274;10,281;3,291;0,303;3,315;10,325;20,332;32,334;44,332;54,325;61,315;63,303" o:connectangles="0,0,0,0,0,0,0,0,0,0,0,0,0,0,0,0,0"/>
                </v:shape>
                <v:shape id="Freeform 255" o:spid="_x0000_s1062" style="position:absolute;left:8754;top:27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" path="m62,32l60,19,53,10,43,3,31,,19,3,9,10,2,19,,32,2,44,9,54r10,6l31,63,43,60,53,54,60,44,62,32xe" filled="f" strokecolor="#ecb020" strokeweight=".31483mm">
                  <v:path arrowok="t" o:connecttype="custom" o:connectlocs="62,304;60,291;53,282;43,275;31,272;19,275;9,282;2,291;0,304;2,316;9,326;19,332;31,335;43,332;53,326;60,316;62,304" o:connectangles="0,0,0,0,0,0,0,0,0,0,0,0,0,0,0,0,0"/>
                </v:shape>
                <v:shape id="Freeform 254" o:spid="_x0000_s1063" style="position:absolute;left:8901;top:27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" path="m63,31l60,19,53,9,43,2,31,,19,2,9,9,2,19,,31,2,43,9,53r10,7l31,62,43,60,53,53,60,43,63,31xe" filled="f" strokecolor="#ecb020" strokeweight=".31483mm">
                  <v:path arrowok="t" o:connecttype="custom" o:connectlocs="63,303;60,291;53,281;43,274;31,272;19,274;9,281;2,291;0,303;2,315;9,325;19,332;31,334;43,332;53,325;60,315;63,303" o:connectangles="0,0,0,0,0,0,0,0,0,0,0,0,0,0,0,0,0"/>
                </v:shape>
                <v:shape id="Freeform 253" o:spid="_x0000_s1064" style="position:absolute;left:9047;top:27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" path="m63,31l60,19,54,9,44,2,32,,19,2,9,9,3,19,,31,3,43,9,53r10,7l32,62,44,60,54,53,60,43,63,31xe" filled="f" strokecolor="#ecb020" strokeweight=".31483mm">
                  <v:path arrowok="t" o:connecttype="custom" o:connectlocs="63,306;60,294;54,284;44,277;32,275;19,277;9,284;3,294;0,306;3,318;9,328;19,335;32,337;44,335;54,328;60,318;63,306"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30272" behindDoc="0" locked="0" layoutInCell="1" allowOverlap="1" wp14:anchorId="062C4CFA" wp14:editId="5661E787">
                <wp:simplePos x="0" y="0"/>
                <wp:positionH relativeFrom="page">
                  <wp:posOffset>5837555</wp:posOffset>
                </wp:positionH>
                <wp:positionV relativeFrom="paragraph">
                  <wp:posOffset>-132715</wp:posOffset>
                </wp:positionV>
                <wp:extent cx="151130" cy="787400"/>
                <wp:effectExtent l="0" t="0" r="0" b="0"/>
                <wp:wrapNone/>
                <wp:docPr id="252"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B6146"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2C4CFA" id="Text Box 251" o:spid="_x0000_s1169" type="#_x0000_t202" style="position:absolute;left:0;text-align:left;margin-left:459.65pt;margin-top:-10.45pt;width:11.9pt;height:62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" filled="f" stroked="f">
                <v:textbox style="layout-flow:vertical;mso-layout-flow-alt:bottom-to-top" inset="0,0,0,0">
                  <w:txbxContent>
                    <w:p w14:paraId="589B6146"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2</w:t>
      </w:r>
    </w:p>
    <w:p w14:paraId="05782F83" w14:textId="77777777" w:rsidR="00187908" w:rsidRDefault="00105EDE">
      <w:pPr>
        <w:spacing w:before="87"/>
        <w:ind w:left="221"/>
        <w:rPr>
          <w:b/>
          <w:sz w:val="19"/>
        </w:rPr>
      </w:pPr>
      <w:r>
        <w:br w:type="column"/>
      </w:r>
      <w:r>
        <w:rPr>
          <w:b/>
          <w:w w:val="105"/>
          <w:sz w:val="19"/>
        </w:rPr>
        <w:t>Hollywood</w:t>
      </w:r>
    </w:p>
    <w:p w14:paraId="6EC37A1F" w14:textId="77777777" w:rsidR="00187908" w:rsidRDefault="00187908">
      <w:pPr>
        <w:rPr>
          <w:sz w:val="19"/>
        </w:rPr>
        <w:sectPr w:rsidR="00187908">
          <w:pgSz w:w="12240" w:h="15840"/>
          <w:pgMar w:top="960" w:right="0" w:bottom="280" w:left="820" w:header="720" w:footer="720" w:gutter="0"/>
          <w:cols w:num="8" w:space="720" w:equalWidth="0">
            <w:col w:w="923" w:space="40"/>
            <w:col w:w="962" w:space="60"/>
            <w:col w:w="923" w:space="40"/>
            <w:col w:w="1146" w:space="583"/>
            <w:col w:w="1237" w:space="871"/>
            <w:col w:w="997" w:space="170"/>
            <w:col w:w="923" w:space="39"/>
            <w:col w:w="2506"/>
          </w:cols>
        </w:sectPr>
      </w:pPr>
    </w:p>
    <w:p w14:paraId="5C30E6AE" w14:textId="77777777" w:rsidR="00187908" w:rsidRDefault="00187908">
      <w:pPr>
        <w:pStyle w:val="BodyText"/>
        <w:rPr>
          <w:b/>
        </w:rPr>
      </w:pPr>
    </w:p>
    <w:p w14:paraId="5B0E7EF2" w14:textId="77777777" w:rsidR="00187908" w:rsidRDefault="00187908">
      <w:pPr>
        <w:sectPr w:rsidR="00187908">
          <w:type w:val="continuous"/>
          <w:pgSz w:w="12240" w:h="15840"/>
          <w:pgMar w:top="900" w:right="0" w:bottom="280" w:left="820" w:header="720" w:footer="720" w:gutter="0"/>
          <w:cols w:space="720"/>
        </w:sectPr>
      </w:pPr>
    </w:p>
    <w:p w14:paraId="5628ECAB" w14:textId="77777777" w:rsidR="00187908" w:rsidRDefault="00187908">
      <w:pPr>
        <w:pStyle w:val="BodyText"/>
        <w:rPr>
          <w:b/>
        </w:rPr>
      </w:pPr>
    </w:p>
    <w:p w14:paraId="7B0C4564" w14:textId="77777777" w:rsidR="00187908" w:rsidRDefault="00187908">
      <w:pPr>
        <w:pStyle w:val="BodyText"/>
        <w:rPr>
          <w:b/>
        </w:rPr>
      </w:pPr>
    </w:p>
    <w:p w14:paraId="20CF1566" w14:textId="77777777" w:rsidR="00187908" w:rsidRDefault="00105EDE">
      <w:pPr>
        <w:spacing w:before="166"/>
        <w:jc w:val="right"/>
        <w:rPr>
          <w:sz w:val="18"/>
        </w:rPr>
      </w:pPr>
      <w:r>
        <w:rPr>
          <w:color w:val="252525"/>
          <w:sz w:val="18"/>
        </w:rPr>
        <w:t>10   30   50   70</w:t>
      </w:r>
      <w:r>
        <w:rPr>
          <w:color w:val="252525"/>
          <w:spacing w:val="-6"/>
          <w:sz w:val="18"/>
        </w:rPr>
        <w:t xml:space="preserve"> </w:t>
      </w:r>
      <w:r>
        <w:rPr>
          <w:color w:val="252525"/>
          <w:sz w:val="18"/>
        </w:rPr>
        <w:t>90</w:t>
      </w:r>
    </w:p>
    <w:p w14:paraId="4374BE80" w14:textId="77777777" w:rsidR="00187908" w:rsidRDefault="00105EDE">
      <w:pPr>
        <w:spacing w:before="6"/>
        <w:ind w:right="3"/>
        <w:jc w:val="right"/>
        <w:rPr>
          <w:sz w:val="18"/>
        </w:rPr>
      </w:pPr>
      <w:r>
        <w:rPr>
          <w:color w:val="252525"/>
          <w:sz w:val="18"/>
        </w:rPr>
        <w:t>Degree rank</w:t>
      </w:r>
      <w:r>
        <w:rPr>
          <w:color w:val="252525"/>
          <w:spacing w:val="-12"/>
          <w:sz w:val="18"/>
        </w:rPr>
        <w:t xml:space="preserve"> </w:t>
      </w:r>
      <w:r>
        <w:rPr>
          <w:color w:val="252525"/>
          <w:sz w:val="18"/>
        </w:rPr>
        <w:t>(%)</w:t>
      </w:r>
    </w:p>
    <w:p w14:paraId="70BD032C" w14:textId="77777777" w:rsidR="00187908" w:rsidRDefault="00105EDE">
      <w:pPr>
        <w:pStyle w:val="BodyText"/>
      </w:pPr>
      <w:r>
        <w:br w:type="column"/>
      </w:r>
    </w:p>
    <w:p w14:paraId="1E2FA48D" w14:textId="77777777" w:rsidR="00187908" w:rsidRDefault="00187908">
      <w:pPr>
        <w:pStyle w:val="BodyText"/>
      </w:pPr>
    </w:p>
    <w:p w14:paraId="24C8688D" w14:textId="77777777" w:rsidR="00187908" w:rsidRDefault="00105EDE">
      <w:pPr>
        <w:spacing w:before="166"/>
        <w:jc w:val="right"/>
        <w:rPr>
          <w:sz w:val="18"/>
        </w:rPr>
      </w:pPr>
      <w:r>
        <w:rPr>
          <w:color w:val="252525"/>
          <w:sz w:val="18"/>
        </w:rPr>
        <w:t>10   30   50   70</w:t>
      </w:r>
      <w:r>
        <w:rPr>
          <w:color w:val="252525"/>
          <w:spacing w:val="-2"/>
          <w:sz w:val="18"/>
        </w:rPr>
        <w:t xml:space="preserve"> </w:t>
      </w:r>
      <w:r>
        <w:rPr>
          <w:color w:val="252525"/>
          <w:sz w:val="18"/>
        </w:rPr>
        <w:t>90</w:t>
      </w:r>
    </w:p>
    <w:p w14:paraId="375FACF5" w14:textId="77777777" w:rsidR="00187908" w:rsidRDefault="00105EDE">
      <w:pPr>
        <w:spacing w:before="6"/>
        <w:ind w:right="5"/>
        <w:jc w:val="right"/>
        <w:rPr>
          <w:sz w:val="18"/>
        </w:rPr>
      </w:pPr>
      <w:r>
        <w:rPr>
          <w:color w:val="252525"/>
          <w:sz w:val="18"/>
        </w:rPr>
        <w:t>Degree rank</w:t>
      </w:r>
      <w:r>
        <w:rPr>
          <w:color w:val="252525"/>
          <w:spacing w:val="-12"/>
          <w:sz w:val="18"/>
        </w:rPr>
        <w:t xml:space="preserve"> </w:t>
      </w:r>
      <w:r>
        <w:rPr>
          <w:color w:val="252525"/>
          <w:sz w:val="18"/>
        </w:rPr>
        <w:t>(%)</w:t>
      </w:r>
    </w:p>
    <w:p w14:paraId="6C7B14A2" w14:textId="77777777" w:rsidR="00187908" w:rsidRDefault="00105EDE">
      <w:pPr>
        <w:pStyle w:val="BodyText"/>
        <w:spacing w:before="7"/>
      </w:pPr>
      <w:r>
        <w:br w:type="column"/>
      </w:r>
    </w:p>
    <w:p w14:paraId="48D37EB1" w14:textId="77777777" w:rsidR="00187908" w:rsidRDefault="00105EDE">
      <w:pPr>
        <w:ind w:left="382"/>
        <w:rPr>
          <w:sz w:val="14"/>
        </w:rPr>
      </w:pPr>
      <w:r>
        <w:rPr>
          <w:color w:val="252525"/>
          <w:sz w:val="18"/>
        </w:rPr>
        <w:t>10</w:t>
      </w:r>
      <w:r>
        <w:rPr>
          <w:color w:val="252525"/>
          <w:position w:val="9"/>
          <w:sz w:val="14"/>
        </w:rPr>
        <w:t>0</w:t>
      </w:r>
    </w:p>
    <w:p w14:paraId="74B01F3E" w14:textId="0CC79229" w:rsidR="00187908" w:rsidRDefault="00F51443">
      <w:pPr>
        <w:spacing w:before="130"/>
        <w:jc w:val="right"/>
        <w:rPr>
          <w:sz w:val="18"/>
        </w:rPr>
      </w:pPr>
      <w:r>
        <w:rPr>
          <w:noProof/>
          <w:lang w:val="en-IN" w:eastAsia="en-IN" w:bidi="hi-IN"/>
        </w:rPr>
        <mc:AlternateContent>
          <mc:Choice Requires="wpg">
            <w:drawing>
              <wp:anchor distT="0" distB="0" distL="114300" distR="114300" simplePos="0" relativeHeight="251806720" behindDoc="0" locked="0" layoutInCell="1" allowOverlap="1" wp14:anchorId="6C91CB9D" wp14:editId="0E87DA1F">
                <wp:simplePos x="0" y="0"/>
                <wp:positionH relativeFrom="page">
                  <wp:posOffset>2375535</wp:posOffset>
                </wp:positionH>
                <wp:positionV relativeFrom="paragraph">
                  <wp:posOffset>-779145</wp:posOffset>
                </wp:positionV>
                <wp:extent cx="893445" cy="828040"/>
                <wp:effectExtent l="0" t="0" r="0" b="0"/>
                <wp:wrapNone/>
                <wp:docPr id="217"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445" cy="828040"/>
                          <a:chOff x="3741" y="-1227"/>
                          <a:chExt cx="1407" cy="1304"/>
                        </a:xfrm>
                      </wpg:grpSpPr>
                      <wps:wsp>
                        <wps:cNvPr id="218" name="AutoShape 250"/>
                        <wps:cNvSpPr>
                          <a:spLocks/>
                        </wps:cNvSpPr>
                        <wps:spPr bwMode="auto">
                          <a:xfrm>
                            <a:off x="16900" y="6291"/>
                            <a:ext cx="5900" cy="5820"/>
                          </a:xfrm>
                          <a:custGeom>
                            <a:avLst/>
                            <a:gdLst>
                              <a:gd name="T0" fmla="+- 0 5103 16900"/>
                              <a:gd name="T1" fmla="*/ T0 w 5900"/>
                              <a:gd name="T2" fmla="+- 0 73 6292"/>
                              <a:gd name="T3" fmla="*/ 73 h 5820"/>
                              <a:gd name="T4" fmla="+- 0 3786 16900"/>
                              <a:gd name="T5" fmla="*/ T4 w 5900"/>
                              <a:gd name="T6" fmla="+- 0 60 6292"/>
                              <a:gd name="T7" fmla="*/ 60 h 5820"/>
                              <a:gd name="T8" fmla="+- 0 4079 16900"/>
                              <a:gd name="T9" fmla="*/ T8 w 5900"/>
                              <a:gd name="T10" fmla="+- 0 60 6292"/>
                              <a:gd name="T11" fmla="*/ 60 h 5820"/>
                              <a:gd name="T12" fmla="+- 0 4371 16900"/>
                              <a:gd name="T13" fmla="*/ T12 w 5900"/>
                              <a:gd name="T14" fmla="+- 0 60 6292"/>
                              <a:gd name="T15" fmla="*/ 60 h 5820"/>
                              <a:gd name="T16" fmla="+- 0 4664 16900"/>
                              <a:gd name="T17" fmla="*/ T16 w 5900"/>
                              <a:gd name="T18" fmla="+- 0 60 6292"/>
                              <a:gd name="T19" fmla="*/ 60 h 5820"/>
                              <a:gd name="T20" fmla="+- 0 4956 16900"/>
                              <a:gd name="T21" fmla="*/ T20 w 5900"/>
                              <a:gd name="T22" fmla="+- 0 60 6292"/>
                              <a:gd name="T23" fmla="*/ 60 h 5820"/>
                              <a:gd name="T24" fmla="+- 0 5103 16900"/>
                              <a:gd name="T25" fmla="*/ T24 w 5900"/>
                              <a:gd name="T26" fmla="+- 0 -1225 6292"/>
                              <a:gd name="T27" fmla="*/ -1225 h 5820"/>
                              <a:gd name="T28" fmla="+- 0 3786 16900"/>
                              <a:gd name="T29" fmla="*/ T28 w 5900"/>
                              <a:gd name="T30" fmla="+- 0 -1212 6292"/>
                              <a:gd name="T31" fmla="*/ -1212 h 5820"/>
                              <a:gd name="T32" fmla="+- 0 4079 16900"/>
                              <a:gd name="T33" fmla="*/ T32 w 5900"/>
                              <a:gd name="T34" fmla="+- 0 -1212 6292"/>
                              <a:gd name="T35" fmla="*/ -1212 h 5820"/>
                              <a:gd name="T36" fmla="+- 0 4371 16900"/>
                              <a:gd name="T37" fmla="*/ T36 w 5900"/>
                              <a:gd name="T38" fmla="+- 0 -1212 6292"/>
                              <a:gd name="T39" fmla="*/ -1212 h 5820"/>
                              <a:gd name="T40" fmla="+- 0 4664 16900"/>
                              <a:gd name="T41" fmla="*/ T40 w 5900"/>
                              <a:gd name="T42" fmla="+- 0 -1212 6292"/>
                              <a:gd name="T43" fmla="*/ -1212 h 5820"/>
                              <a:gd name="T44" fmla="+- 0 4956 16900"/>
                              <a:gd name="T45" fmla="*/ T44 w 5900"/>
                              <a:gd name="T46" fmla="+- 0 -1212 6292"/>
                              <a:gd name="T47" fmla="*/ -1212 h 5820"/>
                              <a:gd name="T48" fmla="+- 0 3786 16900"/>
                              <a:gd name="T49" fmla="*/ T48 w 5900"/>
                              <a:gd name="T50" fmla="+- 0 -1225 6292"/>
                              <a:gd name="T51" fmla="*/ -1225 h 5820"/>
                              <a:gd name="T52" fmla="+- 0 5103 16900"/>
                              <a:gd name="T53" fmla="*/ T52 w 5900"/>
                              <a:gd name="T54" fmla="+- 0 -1225 6292"/>
                              <a:gd name="T55" fmla="*/ -1225 h 5820"/>
                              <a:gd name="T56" fmla="+- 0 3799 16900"/>
                              <a:gd name="T57" fmla="*/ T56 w 5900"/>
                              <a:gd name="T58" fmla="+- 0 -960 6292"/>
                              <a:gd name="T59" fmla="*/ -960 h 5820"/>
                              <a:gd name="T60" fmla="+- 0 5089 16900"/>
                              <a:gd name="T61" fmla="*/ T60 w 5900"/>
                              <a:gd name="T62" fmla="+- 0 -960 6292"/>
                              <a:gd name="T63" fmla="*/ -960 h 5820"/>
                              <a:gd name="T64" fmla="+- 0 3793 16900"/>
                              <a:gd name="T65" fmla="*/ T64 w 5900"/>
                              <a:gd name="T66" fmla="+- 0 18 6292"/>
                              <a:gd name="T67" fmla="*/ 18 h 5820"/>
                              <a:gd name="T68" fmla="+- 0 3793 16900"/>
                              <a:gd name="T69" fmla="*/ T68 w 5900"/>
                              <a:gd name="T70" fmla="+- 0 -145 6292"/>
                              <a:gd name="T71" fmla="*/ -145 h 5820"/>
                              <a:gd name="T72" fmla="+- 0 3793 16900"/>
                              <a:gd name="T73" fmla="*/ T72 w 5900"/>
                              <a:gd name="T74" fmla="+- 0 -308 6292"/>
                              <a:gd name="T75" fmla="*/ -308 h 5820"/>
                              <a:gd name="T76" fmla="+- 0 3793 16900"/>
                              <a:gd name="T77" fmla="*/ T76 w 5900"/>
                              <a:gd name="T78" fmla="+- 0 -471 6292"/>
                              <a:gd name="T79" fmla="*/ -471 h 5820"/>
                              <a:gd name="T80" fmla="+- 0 3793 16900"/>
                              <a:gd name="T81" fmla="*/ T80 w 5900"/>
                              <a:gd name="T82" fmla="+- 0 -634 6292"/>
                              <a:gd name="T83" fmla="*/ -634 h 5820"/>
                              <a:gd name="T84" fmla="+- 0 3793 16900"/>
                              <a:gd name="T85" fmla="*/ T84 w 5900"/>
                              <a:gd name="T86" fmla="+- 0 -797 6292"/>
                              <a:gd name="T87" fmla="*/ -797 h 5820"/>
                              <a:gd name="T88" fmla="+- 0 3793 16900"/>
                              <a:gd name="T89" fmla="*/ T88 w 5900"/>
                              <a:gd name="T90" fmla="+- 0 -960 6292"/>
                              <a:gd name="T91" fmla="*/ -960 h 5820"/>
                              <a:gd name="T92" fmla="+- 0 3793 16900"/>
                              <a:gd name="T93" fmla="*/ T92 w 5900"/>
                              <a:gd name="T94" fmla="+- 0 -1123 6292"/>
                              <a:gd name="T95" fmla="*/ -1123 h 5820"/>
                              <a:gd name="T96" fmla="+- 0 5096 16900"/>
                              <a:gd name="T97" fmla="*/ T96 w 5900"/>
                              <a:gd name="T98" fmla="+- 0 18 6292"/>
                              <a:gd name="T99" fmla="*/ 18 h 5820"/>
                              <a:gd name="T100" fmla="+- 0 5096 16900"/>
                              <a:gd name="T101" fmla="*/ T100 w 5900"/>
                              <a:gd name="T102" fmla="+- 0 -145 6292"/>
                              <a:gd name="T103" fmla="*/ -145 h 5820"/>
                              <a:gd name="T104" fmla="+- 0 5096 16900"/>
                              <a:gd name="T105" fmla="*/ T104 w 5900"/>
                              <a:gd name="T106" fmla="+- 0 -308 6292"/>
                              <a:gd name="T107" fmla="*/ -308 h 5820"/>
                              <a:gd name="T108" fmla="+- 0 5096 16900"/>
                              <a:gd name="T109" fmla="*/ T108 w 5900"/>
                              <a:gd name="T110" fmla="+- 0 -471 6292"/>
                              <a:gd name="T111" fmla="*/ -471 h 5820"/>
                              <a:gd name="T112" fmla="+- 0 5096 16900"/>
                              <a:gd name="T113" fmla="*/ T112 w 5900"/>
                              <a:gd name="T114" fmla="+- 0 -634 6292"/>
                              <a:gd name="T115" fmla="*/ -634 h 5820"/>
                              <a:gd name="T116" fmla="+- 0 5096 16900"/>
                              <a:gd name="T117" fmla="*/ T116 w 5900"/>
                              <a:gd name="T118" fmla="+- 0 -797 6292"/>
                              <a:gd name="T119" fmla="*/ -797 h 5820"/>
                              <a:gd name="T120" fmla="+- 0 5096 16900"/>
                              <a:gd name="T121" fmla="*/ T120 w 5900"/>
                              <a:gd name="T122" fmla="+- 0 -960 6292"/>
                              <a:gd name="T123" fmla="*/ -960 h 5820"/>
                              <a:gd name="T124" fmla="+- 0 5096 16900"/>
                              <a:gd name="T125" fmla="*/ T124 w 5900"/>
                              <a:gd name="T126" fmla="+- 0 -1123 6292"/>
                              <a:gd name="T127" fmla="*/ -1123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900" h="5820">
                                <a:moveTo>
                                  <a:pt x="-13114" y="-6219"/>
                                </a:moveTo>
                                <a:lnTo>
                                  <a:pt x="-11797" y="-6219"/>
                                </a:lnTo>
                                <a:moveTo>
                                  <a:pt x="-13114" y="-6219"/>
                                </a:moveTo>
                                <a:lnTo>
                                  <a:pt x="-13114" y="-6232"/>
                                </a:lnTo>
                                <a:moveTo>
                                  <a:pt x="-12821" y="-6219"/>
                                </a:moveTo>
                                <a:lnTo>
                                  <a:pt x="-12821" y="-6232"/>
                                </a:lnTo>
                                <a:moveTo>
                                  <a:pt x="-12529" y="-6219"/>
                                </a:moveTo>
                                <a:lnTo>
                                  <a:pt x="-12529" y="-6232"/>
                                </a:lnTo>
                                <a:moveTo>
                                  <a:pt x="-12236" y="-6219"/>
                                </a:moveTo>
                                <a:lnTo>
                                  <a:pt x="-12236" y="-6232"/>
                                </a:lnTo>
                                <a:moveTo>
                                  <a:pt x="-11944" y="-6219"/>
                                </a:moveTo>
                                <a:lnTo>
                                  <a:pt x="-11944" y="-6232"/>
                                </a:lnTo>
                                <a:moveTo>
                                  <a:pt x="-13114" y="-7517"/>
                                </a:moveTo>
                                <a:lnTo>
                                  <a:pt x="-11797" y="-7517"/>
                                </a:lnTo>
                                <a:moveTo>
                                  <a:pt x="-13114" y="-7517"/>
                                </a:moveTo>
                                <a:lnTo>
                                  <a:pt x="-13114" y="-7504"/>
                                </a:lnTo>
                                <a:moveTo>
                                  <a:pt x="-12821" y="-7517"/>
                                </a:moveTo>
                                <a:lnTo>
                                  <a:pt x="-12821" y="-7504"/>
                                </a:lnTo>
                                <a:moveTo>
                                  <a:pt x="-12529" y="-7517"/>
                                </a:moveTo>
                                <a:lnTo>
                                  <a:pt x="-12529" y="-7504"/>
                                </a:lnTo>
                                <a:moveTo>
                                  <a:pt x="-12236" y="-7517"/>
                                </a:moveTo>
                                <a:lnTo>
                                  <a:pt x="-12236" y="-7504"/>
                                </a:lnTo>
                                <a:moveTo>
                                  <a:pt x="-11944" y="-7517"/>
                                </a:moveTo>
                                <a:lnTo>
                                  <a:pt x="-11944" y="-7504"/>
                                </a:lnTo>
                                <a:moveTo>
                                  <a:pt x="-13114" y="-6219"/>
                                </a:moveTo>
                                <a:lnTo>
                                  <a:pt x="-13114" y="-7517"/>
                                </a:lnTo>
                                <a:moveTo>
                                  <a:pt x="-11797" y="-6219"/>
                                </a:moveTo>
                                <a:lnTo>
                                  <a:pt x="-11797" y="-7517"/>
                                </a:lnTo>
                                <a:moveTo>
                                  <a:pt x="-13114" y="-7252"/>
                                </a:moveTo>
                                <a:lnTo>
                                  <a:pt x="-13101" y="-7252"/>
                                </a:lnTo>
                                <a:moveTo>
                                  <a:pt x="-11797" y="-7252"/>
                                </a:moveTo>
                                <a:lnTo>
                                  <a:pt x="-11811" y="-7252"/>
                                </a:lnTo>
                                <a:moveTo>
                                  <a:pt x="-13114" y="-6274"/>
                                </a:moveTo>
                                <a:lnTo>
                                  <a:pt x="-13107" y="-6274"/>
                                </a:lnTo>
                                <a:moveTo>
                                  <a:pt x="-13114" y="-6437"/>
                                </a:moveTo>
                                <a:lnTo>
                                  <a:pt x="-13107" y="-6437"/>
                                </a:lnTo>
                                <a:moveTo>
                                  <a:pt x="-13114" y="-6600"/>
                                </a:moveTo>
                                <a:lnTo>
                                  <a:pt x="-13107" y="-6600"/>
                                </a:lnTo>
                                <a:moveTo>
                                  <a:pt x="-13114" y="-6763"/>
                                </a:moveTo>
                                <a:lnTo>
                                  <a:pt x="-13107" y="-6763"/>
                                </a:lnTo>
                                <a:moveTo>
                                  <a:pt x="-13114" y="-6926"/>
                                </a:moveTo>
                                <a:lnTo>
                                  <a:pt x="-13107" y="-6926"/>
                                </a:lnTo>
                                <a:moveTo>
                                  <a:pt x="-13114" y="-7089"/>
                                </a:moveTo>
                                <a:lnTo>
                                  <a:pt x="-13107" y="-7089"/>
                                </a:lnTo>
                                <a:moveTo>
                                  <a:pt x="-13114" y="-7252"/>
                                </a:moveTo>
                                <a:lnTo>
                                  <a:pt x="-13107" y="-7252"/>
                                </a:lnTo>
                                <a:moveTo>
                                  <a:pt x="-13114" y="-7415"/>
                                </a:moveTo>
                                <a:lnTo>
                                  <a:pt x="-13107" y="-7415"/>
                                </a:lnTo>
                                <a:moveTo>
                                  <a:pt x="-11797" y="-6274"/>
                                </a:moveTo>
                                <a:lnTo>
                                  <a:pt x="-11804" y="-6274"/>
                                </a:lnTo>
                                <a:moveTo>
                                  <a:pt x="-11797" y="-6437"/>
                                </a:moveTo>
                                <a:lnTo>
                                  <a:pt x="-11804" y="-6437"/>
                                </a:lnTo>
                                <a:moveTo>
                                  <a:pt x="-11797" y="-6600"/>
                                </a:moveTo>
                                <a:lnTo>
                                  <a:pt x="-11804" y="-6600"/>
                                </a:lnTo>
                                <a:moveTo>
                                  <a:pt x="-11797" y="-6763"/>
                                </a:moveTo>
                                <a:lnTo>
                                  <a:pt x="-11804" y="-6763"/>
                                </a:lnTo>
                                <a:moveTo>
                                  <a:pt x="-11797" y="-6926"/>
                                </a:moveTo>
                                <a:lnTo>
                                  <a:pt x="-11804" y="-6926"/>
                                </a:lnTo>
                                <a:moveTo>
                                  <a:pt x="-11797" y="-7089"/>
                                </a:moveTo>
                                <a:lnTo>
                                  <a:pt x="-11804" y="-7089"/>
                                </a:lnTo>
                                <a:moveTo>
                                  <a:pt x="-11797" y="-7252"/>
                                </a:moveTo>
                                <a:lnTo>
                                  <a:pt x="-11804" y="-7252"/>
                                </a:lnTo>
                                <a:moveTo>
                                  <a:pt x="-11797" y="-7415"/>
                                </a:moveTo>
                                <a:lnTo>
                                  <a:pt x="-11804" y="-7415"/>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49"/>
                        <wps:cNvSpPr>
                          <a:spLocks/>
                        </wps:cNvSpPr>
                        <wps:spPr bwMode="auto">
                          <a:xfrm>
                            <a:off x="3786" y="-974"/>
                            <a:ext cx="1317" cy="813"/>
                          </a:xfrm>
                          <a:custGeom>
                            <a:avLst/>
                            <a:gdLst>
                              <a:gd name="T0" fmla="+- 0 3786 3786"/>
                              <a:gd name="T1" fmla="*/ T0 w 1317"/>
                              <a:gd name="T2" fmla="+- 0 -705 -973"/>
                              <a:gd name="T3" fmla="*/ -705 h 813"/>
                              <a:gd name="T4" fmla="+- 0 3932 3786"/>
                              <a:gd name="T5" fmla="*/ T4 w 1317"/>
                              <a:gd name="T6" fmla="+- 0 -160 -973"/>
                              <a:gd name="T7" fmla="*/ -160 h 813"/>
                              <a:gd name="T8" fmla="+- 0 4079 3786"/>
                              <a:gd name="T9" fmla="*/ T8 w 1317"/>
                              <a:gd name="T10" fmla="+- 0 -754 -973"/>
                              <a:gd name="T11" fmla="*/ -754 h 813"/>
                              <a:gd name="T12" fmla="+- 0 4225 3786"/>
                              <a:gd name="T13" fmla="*/ T12 w 1317"/>
                              <a:gd name="T14" fmla="+- 0 -705 -973"/>
                              <a:gd name="T15" fmla="*/ -705 h 813"/>
                              <a:gd name="T16" fmla="+- 0 4371 3786"/>
                              <a:gd name="T17" fmla="*/ T16 w 1317"/>
                              <a:gd name="T18" fmla="+- 0 -705 -973"/>
                              <a:gd name="T19" fmla="*/ -705 h 813"/>
                              <a:gd name="T20" fmla="+- 0 4517 3786"/>
                              <a:gd name="T21" fmla="*/ T20 w 1317"/>
                              <a:gd name="T22" fmla="+- 0 -754 -973"/>
                              <a:gd name="T23" fmla="*/ -754 h 813"/>
                              <a:gd name="T24" fmla="+- 0 4664 3786"/>
                              <a:gd name="T25" fmla="*/ T24 w 1317"/>
                              <a:gd name="T26" fmla="+- 0 -803 -973"/>
                              <a:gd name="T27" fmla="*/ -803 h 813"/>
                              <a:gd name="T28" fmla="+- 0 4810 3786"/>
                              <a:gd name="T29" fmla="*/ T28 w 1317"/>
                              <a:gd name="T30" fmla="+- 0 -875 -973"/>
                              <a:gd name="T31" fmla="*/ -875 h 813"/>
                              <a:gd name="T32" fmla="+- 0 4956 3786"/>
                              <a:gd name="T33" fmla="*/ T32 w 1317"/>
                              <a:gd name="T34" fmla="+- 0 -892 -973"/>
                              <a:gd name="T35" fmla="*/ -892 h 813"/>
                              <a:gd name="T36" fmla="+- 0 5103 3786"/>
                              <a:gd name="T37" fmla="*/ T36 w 1317"/>
                              <a:gd name="T38" fmla="+- 0 -973 -973"/>
                              <a:gd name="T39" fmla="*/ -973 h 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813">
                                <a:moveTo>
                                  <a:pt x="0" y="268"/>
                                </a:moveTo>
                                <a:lnTo>
                                  <a:pt x="146" y="813"/>
                                </a:lnTo>
                                <a:lnTo>
                                  <a:pt x="293" y="219"/>
                                </a:lnTo>
                                <a:lnTo>
                                  <a:pt x="439" y="268"/>
                                </a:lnTo>
                                <a:lnTo>
                                  <a:pt x="585" y="268"/>
                                </a:lnTo>
                                <a:lnTo>
                                  <a:pt x="731" y="219"/>
                                </a:lnTo>
                                <a:lnTo>
                                  <a:pt x="878" y="170"/>
                                </a:lnTo>
                                <a:lnTo>
                                  <a:pt x="1024" y="98"/>
                                </a:lnTo>
                                <a:lnTo>
                                  <a:pt x="1170" y="81"/>
                                </a:lnTo>
                                <a:lnTo>
                                  <a:pt x="1317"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AutoShape 248"/>
                        <wps:cNvSpPr>
                          <a:spLocks/>
                        </wps:cNvSpPr>
                        <wps:spPr bwMode="auto">
                          <a:xfrm>
                            <a:off x="-140" y="13191"/>
                            <a:ext cx="280" cy="280"/>
                          </a:xfrm>
                          <a:custGeom>
                            <a:avLst/>
                            <a:gdLst>
                              <a:gd name="T0" fmla="+- 0 3786 -140"/>
                              <a:gd name="T1" fmla="*/ T0 w 280"/>
                              <a:gd name="T2" fmla="+- 0 -736 13192"/>
                              <a:gd name="T3" fmla="*/ -736 h 280"/>
                              <a:gd name="T4" fmla="+- 0 3786 -140"/>
                              <a:gd name="T5" fmla="*/ T4 w 280"/>
                              <a:gd name="T6" fmla="+- 0 -674 13192"/>
                              <a:gd name="T7" fmla="*/ -674 h 280"/>
                              <a:gd name="T8" fmla="+- 0 3755 -140"/>
                              <a:gd name="T9" fmla="*/ T8 w 280"/>
                              <a:gd name="T10" fmla="+- 0 -705 13192"/>
                              <a:gd name="T11" fmla="*/ -705 h 280"/>
                              <a:gd name="T12" fmla="+- 0 3817 -140"/>
                              <a:gd name="T13" fmla="*/ T12 w 280"/>
                              <a:gd name="T14" fmla="+- 0 -705 13192"/>
                              <a:gd name="T15" fmla="*/ -705 h 280"/>
                            </a:gdLst>
                            <a:ahLst/>
                            <a:cxnLst>
                              <a:cxn ang="0">
                                <a:pos x="T1" y="T3"/>
                              </a:cxn>
                              <a:cxn ang="0">
                                <a:pos x="T5" y="T7"/>
                              </a:cxn>
                              <a:cxn ang="0">
                                <a:pos x="T9" y="T11"/>
                              </a:cxn>
                              <a:cxn ang="0">
                                <a:pos x="T13" y="T15"/>
                              </a:cxn>
                            </a:cxnLst>
                            <a:rect l="0" t="0" r="r" b="b"/>
                            <a:pathLst>
                              <a:path w="280" h="280">
                                <a:moveTo>
                                  <a:pt x="3926" y="-13928"/>
                                </a:moveTo>
                                <a:lnTo>
                                  <a:pt x="3926" y="-13866"/>
                                </a:lnTo>
                                <a:moveTo>
                                  <a:pt x="3895" y="-13897"/>
                                </a:moveTo>
                                <a:lnTo>
                                  <a:pt x="3957" y="-1389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utoShape 247"/>
                        <wps:cNvSpPr>
                          <a:spLocks/>
                        </wps:cNvSpPr>
                        <wps:spPr bwMode="auto">
                          <a:xfrm>
                            <a:off x="-140" y="13191"/>
                            <a:ext cx="280" cy="280"/>
                          </a:xfrm>
                          <a:custGeom>
                            <a:avLst/>
                            <a:gdLst>
                              <a:gd name="T0" fmla="+- 0 3932 -140"/>
                              <a:gd name="T1" fmla="*/ T0 w 280"/>
                              <a:gd name="T2" fmla="+- 0 -192 13192"/>
                              <a:gd name="T3" fmla="*/ -192 h 280"/>
                              <a:gd name="T4" fmla="+- 0 3932 -140"/>
                              <a:gd name="T5" fmla="*/ T4 w 280"/>
                              <a:gd name="T6" fmla="+- 0 -129 13192"/>
                              <a:gd name="T7" fmla="*/ -129 h 280"/>
                              <a:gd name="T8" fmla="+- 0 3901 -140"/>
                              <a:gd name="T9" fmla="*/ T8 w 280"/>
                              <a:gd name="T10" fmla="+- 0 -160 13192"/>
                              <a:gd name="T11" fmla="*/ -160 h 280"/>
                              <a:gd name="T12" fmla="+- 0 3964 -140"/>
                              <a:gd name="T13" fmla="*/ T12 w 280"/>
                              <a:gd name="T14" fmla="+- 0 -160 13192"/>
                              <a:gd name="T15" fmla="*/ -160 h 280"/>
                            </a:gdLst>
                            <a:ahLst/>
                            <a:cxnLst>
                              <a:cxn ang="0">
                                <a:pos x="T1" y="T3"/>
                              </a:cxn>
                              <a:cxn ang="0">
                                <a:pos x="T5" y="T7"/>
                              </a:cxn>
                              <a:cxn ang="0">
                                <a:pos x="T9" y="T11"/>
                              </a:cxn>
                              <a:cxn ang="0">
                                <a:pos x="T13" y="T15"/>
                              </a:cxn>
                            </a:cxnLst>
                            <a:rect l="0" t="0" r="r" b="b"/>
                            <a:pathLst>
                              <a:path w="280" h="280">
                                <a:moveTo>
                                  <a:pt x="4072" y="-13384"/>
                                </a:moveTo>
                                <a:lnTo>
                                  <a:pt x="4072" y="-13321"/>
                                </a:lnTo>
                                <a:moveTo>
                                  <a:pt x="4041" y="-13352"/>
                                </a:moveTo>
                                <a:lnTo>
                                  <a:pt x="4104" y="-133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246"/>
                        <wps:cNvSpPr>
                          <a:spLocks/>
                        </wps:cNvSpPr>
                        <wps:spPr bwMode="auto">
                          <a:xfrm>
                            <a:off x="-140" y="13191"/>
                            <a:ext cx="280" cy="280"/>
                          </a:xfrm>
                          <a:custGeom>
                            <a:avLst/>
                            <a:gdLst>
                              <a:gd name="T0" fmla="+- 0 4079 -140"/>
                              <a:gd name="T1" fmla="*/ T0 w 280"/>
                              <a:gd name="T2" fmla="+- 0 -786 13192"/>
                              <a:gd name="T3" fmla="*/ -786 h 280"/>
                              <a:gd name="T4" fmla="+- 0 4079 -140"/>
                              <a:gd name="T5" fmla="*/ T4 w 280"/>
                              <a:gd name="T6" fmla="+- 0 -723 13192"/>
                              <a:gd name="T7" fmla="*/ -723 h 280"/>
                              <a:gd name="T8" fmla="+- 0 4047 -140"/>
                              <a:gd name="T9" fmla="*/ T8 w 280"/>
                              <a:gd name="T10" fmla="+- 0 -754 13192"/>
                              <a:gd name="T11" fmla="*/ -754 h 280"/>
                              <a:gd name="T12" fmla="+- 0 4110 -140"/>
                              <a:gd name="T13" fmla="*/ T12 w 280"/>
                              <a:gd name="T14" fmla="+- 0 -754 13192"/>
                              <a:gd name="T15" fmla="*/ -754 h 280"/>
                            </a:gdLst>
                            <a:ahLst/>
                            <a:cxnLst>
                              <a:cxn ang="0">
                                <a:pos x="T1" y="T3"/>
                              </a:cxn>
                              <a:cxn ang="0">
                                <a:pos x="T5" y="T7"/>
                              </a:cxn>
                              <a:cxn ang="0">
                                <a:pos x="T9" y="T11"/>
                              </a:cxn>
                              <a:cxn ang="0">
                                <a:pos x="T13" y="T15"/>
                              </a:cxn>
                            </a:cxnLst>
                            <a:rect l="0" t="0" r="r" b="b"/>
                            <a:pathLst>
                              <a:path w="280" h="280">
                                <a:moveTo>
                                  <a:pt x="4219" y="-13978"/>
                                </a:moveTo>
                                <a:lnTo>
                                  <a:pt x="4219" y="-13915"/>
                                </a:lnTo>
                                <a:moveTo>
                                  <a:pt x="4187" y="-13946"/>
                                </a:moveTo>
                                <a:lnTo>
                                  <a:pt x="4250" y="-1394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AutoShape 245"/>
                        <wps:cNvSpPr>
                          <a:spLocks/>
                        </wps:cNvSpPr>
                        <wps:spPr bwMode="auto">
                          <a:xfrm>
                            <a:off x="-140" y="13191"/>
                            <a:ext cx="280" cy="280"/>
                          </a:xfrm>
                          <a:custGeom>
                            <a:avLst/>
                            <a:gdLst>
                              <a:gd name="T0" fmla="+- 0 4225 -140"/>
                              <a:gd name="T1" fmla="*/ T0 w 280"/>
                              <a:gd name="T2" fmla="+- 0 -736 13192"/>
                              <a:gd name="T3" fmla="*/ -736 h 280"/>
                              <a:gd name="T4" fmla="+- 0 4225 -140"/>
                              <a:gd name="T5" fmla="*/ T4 w 280"/>
                              <a:gd name="T6" fmla="+- 0 -674 13192"/>
                              <a:gd name="T7" fmla="*/ -674 h 280"/>
                              <a:gd name="T8" fmla="+- 0 4194 -140"/>
                              <a:gd name="T9" fmla="*/ T8 w 280"/>
                              <a:gd name="T10" fmla="+- 0 -705 13192"/>
                              <a:gd name="T11" fmla="*/ -705 h 280"/>
                              <a:gd name="T12" fmla="+- 0 4256 -140"/>
                              <a:gd name="T13" fmla="*/ T12 w 280"/>
                              <a:gd name="T14" fmla="+- 0 -705 13192"/>
                              <a:gd name="T15" fmla="*/ -705 h 280"/>
                            </a:gdLst>
                            <a:ahLst/>
                            <a:cxnLst>
                              <a:cxn ang="0">
                                <a:pos x="T1" y="T3"/>
                              </a:cxn>
                              <a:cxn ang="0">
                                <a:pos x="T5" y="T7"/>
                              </a:cxn>
                              <a:cxn ang="0">
                                <a:pos x="T9" y="T11"/>
                              </a:cxn>
                              <a:cxn ang="0">
                                <a:pos x="T13" y="T15"/>
                              </a:cxn>
                            </a:cxnLst>
                            <a:rect l="0" t="0" r="r" b="b"/>
                            <a:pathLst>
                              <a:path w="280" h="280">
                                <a:moveTo>
                                  <a:pt x="4365" y="-13928"/>
                                </a:moveTo>
                                <a:lnTo>
                                  <a:pt x="4365" y="-13866"/>
                                </a:lnTo>
                                <a:moveTo>
                                  <a:pt x="4334" y="-13897"/>
                                </a:moveTo>
                                <a:lnTo>
                                  <a:pt x="4396" y="-1389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utoShape 244"/>
                        <wps:cNvSpPr>
                          <a:spLocks/>
                        </wps:cNvSpPr>
                        <wps:spPr bwMode="auto">
                          <a:xfrm>
                            <a:off x="-140" y="13191"/>
                            <a:ext cx="280" cy="280"/>
                          </a:xfrm>
                          <a:custGeom>
                            <a:avLst/>
                            <a:gdLst>
                              <a:gd name="T0" fmla="+- 0 4371 -140"/>
                              <a:gd name="T1" fmla="*/ T0 w 280"/>
                              <a:gd name="T2" fmla="+- 0 -737 13192"/>
                              <a:gd name="T3" fmla="*/ -737 h 280"/>
                              <a:gd name="T4" fmla="+- 0 4371 -140"/>
                              <a:gd name="T5" fmla="*/ T4 w 280"/>
                              <a:gd name="T6" fmla="+- 0 -674 13192"/>
                              <a:gd name="T7" fmla="*/ -674 h 280"/>
                              <a:gd name="T8" fmla="+- 0 4340 -140"/>
                              <a:gd name="T9" fmla="*/ T8 w 280"/>
                              <a:gd name="T10" fmla="+- 0 -705 13192"/>
                              <a:gd name="T11" fmla="*/ -705 h 280"/>
                              <a:gd name="T12" fmla="+- 0 4402 -140"/>
                              <a:gd name="T13" fmla="*/ T12 w 280"/>
                              <a:gd name="T14" fmla="+- 0 -705 13192"/>
                              <a:gd name="T15" fmla="*/ -705 h 280"/>
                            </a:gdLst>
                            <a:ahLst/>
                            <a:cxnLst>
                              <a:cxn ang="0">
                                <a:pos x="T1" y="T3"/>
                              </a:cxn>
                              <a:cxn ang="0">
                                <a:pos x="T5" y="T7"/>
                              </a:cxn>
                              <a:cxn ang="0">
                                <a:pos x="T9" y="T11"/>
                              </a:cxn>
                              <a:cxn ang="0">
                                <a:pos x="T13" y="T15"/>
                              </a:cxn>
                            </a:cxnLst>
                            <a:rect l="0" t="0" r="r" b="b"/>
                            <a:pathLst>
                              <a:path w="280" h="280">
                                <a:moveTo>
                                  <a:pt x="4511" y="-13929"/>
                                </a:moveTo>
                                <a:lnTo>
                                  <a:pt x="4511" y="-13866"/>
                                </a:lnTo>
                                <a:moveTo>
                                  <a:pt x="4480" y="-13897"/>
                                </a:moveTo>
                                <a:lnTo>
                                  <a:pt x="4542" y="-1389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AutoShape 243"/>
                        <wps:cNvSpPr>
                          <a:spLocks/>
                        </wps:cNvSpPr>
                        <wps:spPr bwMode="auto">
                          <a:xfrm>
                            <a:off x="-140" y="13191"/>
                            <a:ext cx="280" cy="280"/>
                          </a:xfrm>
                          <a:custGeom>
                            <a:avLst/>
                            <a:gdLst>
                              <a:gd name="T0" fmla="+- 0 4517 -140"/>
                              <a:gd name="T1" fmla="*/ T0 w 280"/>
                              <a:gd name="T2" fmla="+- 0 -786 13192"/>
                              <a:gd name="T3" fmla="*/ -786 h 280"/>
                              <a:gd name="T4" fmla="+- 0 4517 -140"/>
                              <a:gd name="T5" fmla="*/ T4 w 280"/>
                              <a:gd name="T6" fmla="+- 0 -723 13192"/>
                              <a:gd name="T7" fmla="*/ -723 h 280"/>
                              <a:gd name="T8" fmla="+- 0 4486 -140"/>
                              <a:gd name="T9" fmla="*/ T8 w 280"/>
                              <a:gd name="T10" fmla="+- 0 -754 13192"/>
                              <a:gd name="T11" fmla="*/ -754 h 280"/>
                              <a:gd name="T12" fmla="+- 0 4549 -140"/>
                              <a:gd name="T13" fmla="*/ T12 w 280"/>
                              <a:gd name="T14" fmla="+- 0 -754 13192"/>
                              <a:gd name="T15" fmla="*/ -754 h 280"/>
                            </a:gdLst>
                            <a:ahLst/>
                            <a:cxnLst>
                              <a:cxn ang="0">
                                <a:pos x="T1" y="T3"/>
                              </a:cxn>
                              <a:cxn ang="0">
                                <a:pos x="T5" y="T7"/>
                              </a:cxn>
                              <a:cxn ang="0">
                                <a:pos x="T9" y="T11"/>
                              </a:cxn>
                              <a:cxn ang="0">
                                <a:pos x="T13" y="T15"/>
                              </a:cxn>
                            </a:cxnLst>
                            <a:rect l="0" t="0" r="r" b="b"/>
                            <a:pathLst>
                              <a:path w="280" h="280">
                                <a:moveTo>
                                  <a:pt x="4657" y="-13978"/>
                                </a:moveTo>
                                <a:lnTo>
                                  <a:pt x="4657" y="-13915"/>
                                </a:lnTo>
                                <a:moveTo>
                                  <a:pt x="4626" y="-13946"/>
                                </a:moveTo>
                                <a:lnTo>
                                  <a:pt x="4689" y="-1394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42"/>
                        <wps:cNvSpPr>
                          <a:spLocks/>
                        </wps:cNvSpPr>
                        <wps:spPr bwMode="auto">
                          <a:xfrm>
                            <a:off x="-140" y="13191"/>
                            <a:ext cx="280" cy="280"/>
                          </a:xfrm>
                          <a:custGeom>
                            <a:avLst/>
                            <a:gdLst>
                              <a:gd name="T0" fmla="+- 0 4664 -140"/>
                              <a:gd name="T1" fmla="*/ T0 w 280"/>
                              <a:gd name="T2" fmla="+- 0 -835 13192"/>
                              <a:gd name="T3" fmla="*/ -835 h 280"/>
                              <a:gd name="T4" fmla="+- 0 4664 -140"/>
                              <a:gd name="T5" fmla="*/ T4 w 280"/>
                              <a:gd name="T6" fmla="+- 0 -772 13192"/>
                              <a:gd name="T7" fmla="*/ -772 h 280"/>
                              <a:gd name="T8" fmla="+- 0 4632 -140"/>
                              <a:gd name="T9" fmla="*/ T8 w 280"/>
                              <a:gd name="T10" fmla="+- 0 -803 13192"/>
                              <a:gd name="T11" fmla="*/ -803 h 280"/>
                              <a:gd name="T12" fmla="+- 0 4695 -140"/>
                              <a:gd name="T13" fmla="*/ T12 w 280"/>
                              <a:gd name="T14" fmla="+- 0 -803 13192"/>
                              <a:gd name="T15" fmla="*/ -803 h 280"/>
                            </a:gdLst>
                            <a:ahLst/>
                            <a:cxnLst>
                              <a:cxn ang="0">
                                <a:pos x="T1" y="T3"/>
                              </a:cxn>
                              <a:cxn ang="0">
                                <a:pos x="T5" y="T7"/>
                              </a:cxn>
                              <a:cxn ang="0">
                                <a:pos x="T9" y="T11"/>
                              </a:cxn>
                              <a:cxn ang="0">
                                <a:pos x="T13" y="T15"/>
                              </a:cxn>
                            </a:cxnLst>
                            <a:rect l="0" t="0" r="r" b="b"/>
                            <a:pathLst>
                              <a:path w="280" h="280">
                                <a:moveTo>
                                  <a:pt x="4804" y="-14027"/>
                                </a:moveTo>
                                <a:lnTo>
                                  <a:pt x="4804" y="-13964"/>
                                </a:lnTo>
                                <a:moveTo>
                                  <a:pt x="4772" y="-13995"/>
                                </a:moveTo>
                                <a:lnTo>
                                  <a:pt x="4835" y="-1399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AutoShape 241"/>
                        <wps:cNvSpPr>
                          <a:spLocks/>
                        </wps:cNvSpPr>
                        <wps:spPr bwMode="auto">
                          <a:xfrm>
                            <a:off x="-140" y="13191"/>
                            <a:ext cx="280" cy="280"/>
                          </a:xfrm>
                          <a:custGeom>
                            <a:avLst/>
                            <a:gdLst>
                              <a:gd name="T0" fmla="+- 0 4810 -140"/>
                              <a:gd name="T1" fmla="*/ T0 w 280"/>
                              <a:gd name="T2" fmla="+- 0 -906 13192"/>
                              <a:gd name="T3" fmla="*/ -906 h 280"/>
                              <a:gd name="T4" fmla="+- 0 4810 -140"/>
                              <a:gd name="T5" fmla="*/ T4 w 280"/>
                              <a:gd name="T6" fmla="+- 0 -844 13192"/>
                              <a:gd name="T7" fmla="*/ -844 h 280"/>
                              <a:gd name="T8" fmla="+- 0 4779 -140"/>
                              <a:gd name="T9" fmla="*/ T8 w 280"/>
                              <a:gd name="T10" fmla="+- 0 -875 13192"/>
                              <a:gd name="T11" fmla="*/ -875 h 280"/>
                              <a:gd name="T12" fmla="+- 0 4841 -140"/>
                              <a:gd name="T13" fmla="*/ T12 w 280"/>
                              <a:gd name="T14" fmla="+- 0 -875 13192"/>
                              <a:gd name="T15" fmla="*/ -875 h 280"/>
                            </a:gdLst>
                            <a:ahLst/>
                            <a:cxnLst>
                              <a:cxn ang="0">
                                <a:pos x="T1" y="T3"/>
                              </a:cxn>
                              <a:cxn ang="0">
                                <a:pos x="T5" y="T7"/>
                              </a:cxn>
                              <a:cxn ang="0">
                                <a:pos x="T9" y="T11"/>
                              </a:cxn>
                              <a:cxn ang="0">
                                <a:pos x="T13" y="T15"/>
                              </a:cxn>
                            </a:cxnLst>
                            <a:rect l="0" t="0" r="r" b="b"/>
                            <a:pathLst>
                              <a:path w="280" h="280">
                                <a:moveTo>
                                  <a:pt x="4950" y="-14098"/>
                                </a:moveTo>
                                <a:lnTo>
                                  <a:pt x="4950" y="-14036"/>
                                </a:lnTo>
                                <a:moveTo>
                                  <a:pt x="4919" y="-14067"/>
                                </a:moveTo>
                                <a:lnTo>
                                  <a:pt x="4981" y="-1406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AutoShape 240"/>
                        <wps:cNvSpPr>
                          <a:spLocks/>
                        </wps:cNvSpPr>
                        <wps:spPr bwMode="auto">
                          <a:xfrm>
                            <a:off x="-140" y="13191"/>
                            <a:ext cx="280" cy="280"/>
                          </a:xfrm>
                          <a:custGeom>
                            <a:avLst/>
                            <a:gdLst>
                              <a:gd name="T0" fmla="+- 0 4956 -140"/>
                              <a:gd name="T1" fmla="*/ T0 w 280"/>
                              <a:gd name="T2" fmla="+- 0 -923 13192"/>
                              <a:gd name="T3" fmla="*/ -923 h 280"/>
                              <a:gd name="T4" fmla="+- 0 4956 -140"/>
                              <a:gd name="T5" fmla="*/ T4 w 280"/>
                              <a:gd name="T6" fmla="+- 0 -861 13192"/>
                              <a:gd name="T7" fmla="*/ -861 h 280"/>
                              <a:gd name="T8" fmla="+- 0 4925 -140"/>
                              <a:gd name="T9" fmla="*/ T8 w 280"/>
                              <a:gd name="T10" fmla="+- 0 -892 13192"/>
                              <a:gd name="T11" fmla="*/ -892 h 280"/>
                              <a:gd name="T12" fmla="+- 0 4988 -140"/>
                              <a:gd name="T13" fmla="*/ T12 w 280"/>
                              <a:gd name="T14" fmla="+- 0 -892 13192"/>
                              <a:gd name="T15" fmla="*/ -892 h 280"/>
                            </a:gdLst>
                            <a:ahLst/>
                            <a:cxnLst>
                              <a:cxn ang="0">
                                <a:pos x="T1" y="T3"/>
                              </a:cxn>
                              <a:cxn ang="0">
                                <a:pos x="T5" y="T7"/>
                              </a:cxn>
                              <a:cxn ang="0">
                                <a:pos x="T9" y="T11"/>
                              </a:cxn>
                              <a:cxn ang="0">
                                <a:pos x="T13" y="T15"/>
                              </a:cxn>
                            </a:cxnLst>
                            <a:rect l="0" t="0" r="r" b="b"/>
                            <a:pathLst>
                              <a:path w="280" h="280">
                                <a:moveTo>
                                  <a:pt x="5096" y="-14115"/>
                                </a:moveTo>
                                <a:lnTo>
                                  <a:pt x="5096" y="-14053"/>
                                </a:lnTo>
                                <a:moveTo>
                                  <a:pt x="5065" y="-14084"/>
                                </a:moveTo>
                                <a:lnTo>
                                  <a:pt x="5128" y="-1408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AutoShape 239"/>
                        <wps:cNvSpPr>
                          <a:spLocks/>
                        </wps:cNvSpPr>
                        <wps:spPr bwMode="auto">
                          <a:xfrm>
                            <a:off x="-140" y="13191"/>
                            <a:ext cx="280" cy="280"/>
                          </a:xfrm>
                          <a:custGeom>
                            <a:avLst/>
                            <a:gdLst>
                              <a:gd name="T0" fmla="+- 0 5103 -140"/>
                              <a:gd name="T1" fmla="*/ T0 w 280"/>
                              <a:gd name="T2" fmla="+- 0 -1005 13192"/>
                              <a:gd name="T3" fmla="*/ -1005 h 280"/>
                              <a:gd name="T4" fmla="+- 0 5103 -140"/>
                              <a:gd name="T5" fmla="*/ T4 w 280"/>
                              <a:gd name="T6" fmla="+- 0 -942 13192"/>
                              <a:gd name="T7" fmla="*/ -942 h 280"/>
                              <a:gd name="T8" fmla="+- 0 5071 -140"/>
                              <a:gd name="T9" fmla="*/ T8 w 280"/>
                              <a:gd name="T10" fmla="+- 0 -973 13192"/>
                              <a:gd name="T11" fmla="*/ -973 h 280"/>
                              <a:gd name="T12" fmla="+- 0 5134 -140"/>
                              <a:gd name="T13" fmla="*/ T12 w 280"/>
                              <a:gd name="T14" fmla="+- 0 -973 13192"/>
                              <a:gd name="T15" fmla="*/ -973 h 280"/>
                            </a:gdLst>
                            <a:ahLst/>
                            <a:cxnLst>
                              <a:cxn ang="0">
                                <a:pos x="T1" y="T3"/>
                              </a:cxn>
                              <a:cxn ang="0">
                                <a:pos x="T5" y="T7"/>
                              </a:cxn>
                              <a:cxn ang="0">
                                <a:pos x="T9" y="T11"/>
                              </a:cxn>
                              <a:cxn ang="0">
                                <a:pos x="T13" y="T15"/>
                              </a:cxn>
                            </a:cxnLst>
                            <a:rect l="0" t="0" r="r" b="b"/>
                            <a:pathLst>
                              <a:path w="280" h="280">
                                <a:moveTo>
                                  <a:pt x="5243" y="-14197"/>
                                </a:moveTo>
                                <a:lnTo>
                                  <a:pt x="5243" y="-14134"/>
                                </a:lnTo>
                                <a:moveTo>
                                  <a:pt x="5211" y="-14165"/>
                                </a:moveTo>
                                <a:lnTo>
                                  <a:pt x="5274" y="-1416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38"/>
                        <wps:cNvSpPr>
                          <a:spLocks/>
                        </wps:cNvSpPr>
                        <wps:spPr bwMode="auto">
                          <a:xfrm>
                            <a:off x="3786" y="-1148"/>
                            <a:ext cx="1317" cy="1020"/>
                          </a:xfrm>
                          <a:custGeom>
                            <a:avLst/>
                            <a:gdLst>
                              <a:gd name="T0" fmla="+- 0 3786 3786"/>
                              <a:gd name="T1" fmla="*/ T0 w 1317"/>
                              <a:gd name="T2" fmla="+- 0 -875 -1147"/>
                              <a:gd name="T3" fmla="*/ -875 h 1020"/>
                              <a:gd name="T4" fmla="+- 0 3932 3786"/>
                              <a:gd name="T5" fmla="*/ T4 w 1317"/>
                              <a:gd name="T6" fmla="+- 0 -127 -1147"/>
                              <a:gd name="T7" fmla="*/ -127 h 1020"/>
                              <a:gd name="T8" fmla="+- 0 4079 3786"/>
                              <a:gd name="T9" fmla="*/ T8 w 1317"/>
                              <a:gd name="T10" fmla="+- 0 -928 -1147"/>
                              <a:gd name="T11" fmla="*/ -928 h 1020"/>
                              <a:gd name="T12" fmla="+- 0 4225 3786"/>
                              <a:gd name="T13" fmla="*/ T12 w 1317"/>
                              <a:gd name="T14" fmla="+- 0 -880 -1147"/>
                              <a:gd name="T15" fmla="*/ -880 h 1020"/>
                              <a:gd name="T16" fmla="+- 0 4371 3786"/>
                              <a:gd name="T17" fmla="*/ T16 w 1317"/>
                              <a:gd name="T18" fmla="+- 0 -880 -1147"/>
                              <a:gd name="T19" fmla="*/ -880 h 1020"/>
                              <a:gd name="T20" fmla="+- 0 4517 3786"/>
                              <a:gd name="T21" fmla="*/ T20 w 1317"/>
                              <a:gd name="T22" fmla="+- 0 -928 -1147"/>
                              <a:gd name="T23" fmla="*/ -928 h 1020"/>
                              <a:gd name="T24" fmla="+- 0 4664 3786"/>
                              <a:gd name="T25" fmla="*/ T24 w 1317"/>
                              <a:gd name="T26" fmla="+- 0 -978 -1147"/>
                              <a:gd name="T27" fmla="*/ -978 h 1020"/>
                              <a:gd name="T28" fmla="+- 0 4810 3786"/>
                              <a:gd name="T29" fmla="*/ T28 w 1317"/>
                              <a:gd name="T30" fmla="+- 0 -1049 -1147"/>
                              <a:gd name="T31" fmla="*/ -1049 h 1020"/>
                              <a:gd name="T32" fmla="+- 0 4956 3786"/>
                              <a:gd name="T33" fmla="*/ T32 w 1317"/>
                              <a:gd name="T34" fmla="+- 0 -1066 -1147"/>
                              <a:gd name="T35" fmla="*/ -1066 h 1020"/>
                              <a:gd name="T36" fmla="+- 0 5103 3786"/>
                              <a:gd name="T37" fmla="*/ T36 w 1317"/>
                              <a:gd name="T38" fmla="+- 0 -1147 -1147"/>
                              <a:gd name="T39" fmla="*/ -1147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1020">
                                <a:moveTo>
                                  <a:pt x="0" y="272"/>
                                </a:moveTo>
                                <a:lnTo>
                                  <a:pt x="146" y="1020"/>
                                </a:lnTo>
                                <a:lnTo>
                                  <a:pt x="293" y="219"/>
                                </a:lnTo>
                                <a:lnTo>
                                  <a:pt x="439" y="267"/>
                                </a:lnTo>
                                <a:lnTo>
                                  <a:pt x="585" y="267"/>
                                </a:lnTo>
                                <a:lnTo>
                                  <a:pt x="731" y="219"/>
                                </a:lnTo>
                                <a:lnTo>
                                  <a:pt x="878" y="169"/>
                                </a:lnTo>
                                <a:lnTo>
                                  <a:pt x="1024" y="98"/>
                                </a:lnTo>
                                <a:lnTo>
                                  <a:pt x="1170" y="81"/>
                                </a:lnTo>
                                <a:lnTo>
                                  <a:pt x="1317" y="0"/>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7"/>
                        <wps:cNvSpPr>
                          <a:spLocks/>
                        </wps:cNvSpPr>
                        <wps:spPr bwMode="auto">
                          <a:xfrm>
                            <a:off x="3750" y="-917"/>
                            <a:ext cx="73" cy="63"/>
                          </a:xfrm>
                          <a:custGeom>
                            <a:avLst/>
                            <a:gdLst>
                              <a:gd name="T0" fmla="+- 0 3786 3750"/>
                              <a:gd name="T1" fmla="*/ T0 w 73"/>
                              <a:gd name="T2" fmla="+- 0 -916 -916"/>
                              <a:gd name="T3" fmla="*/ -916 h 63"/>
                              <a:gd name="T4" fmla="+- 0 3750 3750"/>
                              <a:gd name="T5" fmla="*/ T4 w 73"/>
                              <a:gd name="T6" fmla="+- 0 -854 -916"/>
                              <a:gd name="T7" fmla="*/ -854 h 63"/>
                              <a:gd name="T8" fmla="+- 0 3822 3750"/>
                              <a:gd name="T9" fmla="*/ T8 w 73"/>
                              <a:gd name="T10" fmla="+- 0 -854 -916"/>
                              <a:gd name="T11" fmla="*/ -854 h 63"/>
                              <a:gd name="T12" fmla="+- 0 3786 3750"/>
                              <a:gd name="T13" fmla="*/ T12 w 73"/>
                              <a:gd name="T14" fmla="+- 0 -916 -916"/>
                              <a:gd name="T15" fmla="*/ -916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6"/>
                        <wps:cNvSpPr>
                          <a:spLocks/>
                        </wps:cNvSpPr>
                        <wps:spPr bwMode="auto">
                          <a:xfrm>
                            <a:off x="3896" y="-170"/>
                            <a:ext cx="73" cy="63"/>
                          </a:xfrm>
                          <a:custGeom>
                            <a:avLst/>
                            <a:gdLst>
                              <a:gd name="T0" fmla="+- 0 3932 3896"/>
                              <a:gd name="T1" fmla="*/ T0 w 73"/>
                              <a:gd name="T2" fmla="+- 0 -169 -169"/>
                              <a:gd name="T3" fmla="*/ -169 h 63"/>
                              <a:gd name="T4" fmla="+- 0 3896 3896"/>
                              <a:gd name="T5" fmla="*/ T4 w 73"/>
                              <a:gd name="T6" fmla="+- 0 -107 -169"/>
                              <a:gd name="T7" fmla="*/ -107 h 63"/>
                              <a:gd name="T8" fmla="+- 0 3968 3896"/>
                              <a:gd name="T9" fmla="*/ T8 w 73"/>
                              <a:gd name="T10" fmla="+- 0 -107 -169"/>
                              <a:gd name="T11" fmla="*/ -107 h 63"/>
                              <a:gd name="T12" fmla="+- 0 3932 3896"/>
                              <a:gd name="T13" fmla="*/ T12 w 73"/>
                              <a:gd name="T14" fmla="+- 0 -169 -169"/>
                              <a:gd name="T15" fmla="*/ -16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5"/>
                        <wps:cNvSpPr>
                          <a:spLocks/>
                        </wps:cNvSpPr>
                        <wps:spPr bwMode="auto">
                          <a:xfrm>
                            <a:off x="4042" y="-970"/>
                            <a:ext cx="73" cy="63"/>
                          </a:xfrm>
                          <a:custGeom>
                            <a:avLst/>
                            <a:gdLst>
                              <a:gd name="T0" fmla="+- 0 4079 4043"/>
                              <a:gd name="T1" fmla="*/ T0 w 73"/>
                              <a:gd name="T2" fmla="+- 0 -970 -970"/>
                              <a:gd name="T3" fmla="*/ -970 h 63"/>
                              <a:gd name="T4" fmla="+- 0 4043 4043"/>
                              <a:gd name="T5" fmla="*/ T4 w 73"/>
                              <a:gd name="T6" fmla="+- 0 -907 -970"/>
                              <a:gd name="T7" fmla="*/ -907 h 63"/>
                              <a:gd name="T8" fmla="+- 0 4115 4043"/>
                              <a:gd name="T9" fmla="*/ T8 w 73"/>
                              <a:gd name="T10" fmla="+- 0 -907 -970"/>
                              <a:gd name="T11" fmla="*/ -907 h 63"/>
                              <a:gd name="T12" fmla="+- 0 4079 4043"/>
                              <a:gd name="T13" fmla="*/ T12 w 73"/>
                              <a:gd name="T14" fmla="+- 0 -970 -970"/>
                              <a:gd name="T15" fmla="*/ -970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4"/>
                        <wps:cNvSpPr>
                          <a:spLocks/>
                        </wps:cNvSpPr>
                        <wps:spPr bwMode="auto">
                          <a:xfrm>
                            <a:off x="4188" y="-922"/>
                            <a:ext cx="73" cy="63"/>
                          </a:xfrm>
                          <a:custGeom>
                            <a:avLst/>
                            <a:gdLst>
                              <a:gd name="T0" fmla="+- 0 4225 4189"/>
                              <a:gd name="T1" fmla="*/ T0 w 73"/>
                              <a:gd name="T2" fmla="+- 0 -921 -921"/>
                              <a:gd name="T3" fmla="*/ -921 h 63"/>
                              <a:gd name="T4" fmla="+- 0 4189 4189"/>
                              <a:gd name="T5" fmla="*/ T4 w 73"/>
                              <a:gd name="T6" fmla="+- 0 -859 -921"/>
                              <a:gd name="T7" fmla="*/ -859 h 63"/>
                              <a:gd name="T8" fmla="+- 0 4261 4189"/>
                              <a:gd name="T9" fmla="*/ T8 w 73"/>
                              <a:gd name="T10" fmla="+- 0 -859 -921"/>
                              <a:gd name="T11" fmla="*/ -859 h 63"/>
                              <a:gd name="T12" fmla="+- 0 4225 4189"/>
                              <a:gd name="T13" fmla="*/ T12 w 73"/>
                              <a:gd name="T14" fmla="+- 0 -921 -921"/>
                              <a:gd name="T15" fmla="*/ -92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3"/>
                        <wps:cNvSpPr>
                          <a:spLocks/>
                        </wps:cNvSpPr>
                        <wps:spPr bwMode="auto">
                          <a:xfrm>
                            <a:off x="4335" y="-922"/>
                            <a:ext cx="73" cy="63"/>
                          </a:xfrm>
                          <a:custGeom>
                            <a:avLst/>
                            <a:gdLst>
                              <a:gd name="T0" fmla="+- 0 4371 4335"/>
                              <a:gd name="T1" fmla="*/ T0 w 73"/>
                              <a:gd name="T2" fmla="+- 0 -921 -921"/>
                              <a:gd name="T3" fmla="*/ -921 h 63"/>
                              <a:gd name="T4" fmla="+- 0 4335 4335"/>
                              <a:gd name="T5" fmla="*/ T4 w 73"/>
                              <a:gd name="T6" fmla="+- 0 -859 -921"/>
                              <a:gd name="T7" fmla="*/ -859 h 63"/>
                              <a:gd name="T8" fmla="+- 0 4407 4335"/>
                              <a:gd name="T9" fmla="*/ T8 w 73"/>
                              <a:gd name="T10" fmla="+- 0 -859 -921"/>
                              <a:gd name="T11" fmla="*/ -859 h 63"/>
                              <a:gd name="T12" fmla="+- 0 4371 4335"/>
                              <a:gd name="T13" fmla="*/ T12 w 73"/>
                              <a:gd name="T14" fmla="+- 0 -921 -921"/>
                              <a:gd name="T15" fmla="*/ -92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2"/>
                        <wps:cNvSpPr>
                          <a:spLocks/>
                        </wps:cNvSpPr>
                        <wps:spPr bwMode="auto">
                          <a:xfrm>
                            <a:off x="4481" y="-970"/>
                            <a:ext cx="73" cy="63"/>
                          </a:xfrm>
                          <a:custGeom>
                            <a:avLst/>
                            <a:gdLst>
                              <a:gd name="T0" fmla="+- 0 4517 4481"/>
                              <a:gd name="T1" fmla="*/ T0 w 73"/>
                              <a:gd name="T2" fmla="+- 0 -970 -970"/>
                              <a:gd name="T3" fmla="*/ -970 h 63"/>
                              <a:gd name="T4" fmla="+- 0 4481 4481"/>
                              <a:gd name="T5" fmla="*/ T4 w 73"/>
                              <a:gd name="T6" fmla="+- 0 -907 -970"/>
                              <a:gd name="T7" fmla="*/ -907 h 63"/>
                              <a:gd name="T8" fmla="+- 0 4554 4481"/>
                              <a:gd name="T9" fmla="*/ T8 w 73"/>
                              <a:gd name="T10" fmla="+- 0 -907 -970"/>
                              <a:gd name="T11" fmla="*/ -907 h 63"/>
                              <a:gd name="T12" fmla="+- 0 4517 4481"/>
                              <a:gd name="T13" fmla="*/ T12 w 73"/>
                              <a:gd name="T14" fmla="+- 0 -970 -970"/>
                              <a:gd name="T15" fmla="*/ -970 h 63"/>
                            </a:gdLst>
                            <a:ahLst/>
                            <a:cxnLst>
                              <a:cxn ang="0">
                                <a:pos x="T1" y="T3"/>
                              </a:cxn>
                              <a:cxn ang="0">
                                <a:pos x="T5" y="T7"/>
                              </a:cxn>
                              <a:cxn ang="0">
                                <a:pos x="T9" y="T11"/>
                              </a:cxn>
                              <a:cxn ang="0">
                                <a:pos x="T13" y="T15"/>
                              </a:cxn>
                            </a:cxnLst>
                            <a:rect l="0" t="0" r="r" b="b"/>
                            <a:pathLst>
                              <a:path w="73" h="63">
                                <a:moveTo>
                                  <a:pt x="36" y="0"/>
                                </a:moveTo>
                                <a:lnTo>
                                  <a:pt x="0" y="63"/>
                                </a:lnTo>
                                <a:lnTo>
                                  <a:pt x="73"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1"/>
                        <wps:cNvSpPr>
                          <a:spLocks/>
                        </wps:cNvSpPr>
                        <wps:spPr bwMode="auto">
                          <a:xfrm>
                            <a:off x="4627" y="-1020"/>
                            <a:ext cx="73" cy="63"/>
                          </a:xfrm>
                          <a:custGeom>
                            <a:avLst/>
                            <a:gdLst>
                              <a:gd name="T0" fmla="+- 0 4664 4628"/>
                              <a:gd name="T1" fmla="*/ T0 w 73"/>
                              <a:gd name="T2" fmla="+- 0 -1019 -1019"/>
                              <a:gd name="T3" fmla="*/ -1019 h 63"/>
                              <a:gd name="T4" fmla="+- 0 4628 4628"/>
                              <a:gd name="T5" fmla="*/ T4 w 73"/>
                              <a:gd name="T6" fmla="+- 0 -957 -1019"/>
                              <a:gd name="T7" fmla="*/ -957 h 63"/>
                              <a:gd name="T8" fmla="+- 0 4700 4628"/>
                              <a:gd name="T9" fmla="*/ T8 w 73"/>
                              <a:gd name="T10" fmla="+- 0 -957 -1019"/>
                              <a:gd name="T11" fmla="*/ -957 h 63"/>
                              <a:gd name="T12" fmla="+- 0 4664 4628"/>
                              <a:gd name="T13" fmla="*/ T12 w 73"/>
                              <a:gd name="T14" fmla="+- 0 -1019 -1019"/>
                              <a:gd name="T15" fmla="*/ -101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0"/>
                        <wps:cNvSpPr>
                          <a:spLocks/>
                        </wps:cNvSpPr>
                        <wps:spPr bwMode="auto">
                          <a:xfrm>
                            <a:off x="4773" y="-1091"/>
                            <a:ext cx="73" cy="63"/>
                          </a:xfrm>
                          <a:custGeom>
                            <a:avLst/>
                            <a:gdLst>
                              <a:gd name="T0" fmla="+- 0 4810 4774"/>
                              <a:gd name="T1" fmla="*/ T0 w 73"/>
                              <a:gd name="T2" fmla="+- 0 -1091 -1091"/>
                              <a:gd name="T3" fmla="*/ -1091 h 63"/>
                              <a:gd name="T4" fmla="+- 0 4774 4774"/>
                              <a:gd name="T5" fmla="*/ T4 w 73"/>
                              <a:gd name="T6" fmla="+- 0 -1028 -1091"/>
                              <a:gd name="T7" fmla="*/ -1028 h 63"/>
                              <a:gd name="T8" fmla="+- 0 4846 4774"/>
                              <a:gd name="T9" fmla="*/ T8 w 73"/>
                              <a:gd name="T10" fmla="+- 0 -1028 -1091"/>
                              <a:gd name="T11" fmla="*/ -1028 h 63"/>
                              <a:gd name="T12" fmla="+- 0 4810 4774"/>
                              <a:gd name="T13" fmla="*/ T12 w 73"/>
                              <a:gd name="T14" fmla="+- 0 -1091 -1091"/>
                              <a:gd name="T15" fmla="*/ -1091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29"/>
                        <wps:cNvSpPr>
                          <a:spLocks/>
                        </wps:cNvSpPr>
                        <wps:spPr bwMode="auto">
                          <a:xfrm>
                            <a:off x="4920" y="-1108"/>
                            <a:ext cx="73" cy="63"/>
                          </a:xfrm>
                          <a:custGeom>
                            <a:avLst/>
                            <a:gdLst>
                              <a:gd name="T0" fmla="+- 0 4956 4920"/>
                              <a:gd name="T1" fmla="*/ T0 w 73"/>
                              <a:gd name="T2" fmla="+- 0 -1108 -1108"/>
                              <a:gd name="T3" fmla="*/ -1108 h 63"/>
                              <a:gd name="T4" fmla="+- 0 4920 4920"/>
                              <a:gd name="T5" fmla="*/ T4 w 73"/>
                              <a:gd name="T6" fmla="+- 0 -1045 -1108"/>
                              <a:gd name="T7" fmla="*/ -1045 h 63"/>
                              <a:gd name="T8" fmla="+- 0 4992 4920"/>
                              <a:gd name="T9" fmla="*/ T8 w 73"/>
                              <a:gd name="T10" fmla="+- 0 -1045 -1108"/>
                              <a:gd name="T11" fmla="*/ -1045 h 63"/>
                              <a:gd name="T12" fmla="+- 0 4956 4920"/>
                              <a:gd name="T13" fmla="*/ T12 w 73"/>
                              <a:gd name="T14" fmla="+- 0 -1108 -1108"/>
                              <a:gd name="T15" fmla="*/ -1108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28"/>
                        <wps:cNvSpPr>
                          <a:spLocks/>
                        </wps:cNvSpPr>
                        <wps:spPr bwMode="auto">
                          <a:xfrm>
                            <a:off x="5066" y="-1189"/>
                            <a:ext cx="73" cy="63"/>
                          </a:xfrm>
                          <a:custGeom>
                            <a:avLst/>
                            <a:gdLst>
                              <a:gd name="T0" fmla="+- 0 5103 5066"/>
                              <a:gd name="T1" fmla="*/ T0 w 73"/>
                              <a:gd name="T2" fmla="+- 0 -1189 -1189"/>
                              <a:gd name="T3" fmla="*/ -1189 h 63"/>
                              <a:gd name="T4" fmla="+- 0 5066 5066"/>
                              <a:gd name="T5" fmla="*/ T4 w 73"/>
                              <a:gd name="T6" fmla="+- 0 -1126 -1189"/>
                              <a:gd name="T7" fmla="*/ -1126 h 63"/>
                              <a:gd name="T8" fmla="+- 0 5139 5066"/>
                              <a:gd name="T9" fmla="*/ T8 w 73"/>
                              <a:gd name="T10" fmla="+- 0 -1126 -1189"/>
                              <a:gd name="T11" fmla="*/ -1126 h 63"/>
                              <a:gd name="T12" fmla="+- 0 5103 5066"/>
                              <a:gd name="T13" fmla="*/ T12 w 73"/>
                              <a:gd name="T14" fmla="+- 0 -1189 -1189"/>
                              <a:gd name="T15" fmla="*/ -1189 h 63"/>
                            </a:gdLst>
                            <a:ahLst/>
                            <a:cxnLst>
                              <a:cxn ang="0">
                                <a:pos x="T1" y="T3"/>
                              </a:cxn>
                              <a:cxn ang="0">
                                <a:pos x="T5" y="T7"/>
                              </a:cxn>
                              <a:cxn ang="0">
                                <a:pos x="T9" y="T11"/>
                              </a:cxn>
                              <a:cxn ang="0">
                                <a:pos x="T13" y="T15"/>
                              </a:cxn>
                            </a:cxnLst>
                            <a:rect l="0" t="0" r="r" b="b"/>
                            <a:pathLst>
                              <a:path w="73" h="63">
                                <a:moveTo>
                                  <a:pt x="37" y="0"/>
                                </a:moveTo>
                                <a:lnTo>
                                  <a:pt x="0" y="63"/>
                                </a:lnTo>
                                <a:lnTo>
                                  <a:pt x="73" y="63"/>
                                </a:lnTo>
                                <a:lnTo>
                                  <a:pt x="37"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27"/>
                        <wps:cNvSpPr>
                          <a:spLocks/>
                        </wps:cNvSpPr>
                        <wps:spPr bwMode="auto">
                          <a:xfrm>
                            <a:off x="3786" y="-1030"/>
                            <a:ext cx="1317" cy="1026"/>
                          </a:xfrm>
                          <a:custGeom>
                            <a:avLst/>
                            <a:gdLst>
                              <a:gd name="T0" fmla="+- 0 3786 3786"/>
                              <a:gd name="T1" fmla="*/ T0 w 1317"/>
                              <a:gd name="T2" fmla="+- 0 -762 -1030"/>
                              <a:gd name="T3" fmla="*/ -762 h 1026"/>
                              <a:gd name="T4" fmla="+- 0 3932 3786"/>
                              <a:gd name="T5" fmla="*/ T4 w 1317"/>
                              <a:gd name="T6" fmla="+- 0 -4 -1030"/>
                              <a:gd name="T7" fmla="*/ -4 h 1026"/>
                              <a:gd name="T8" fmla="+- 0 4079 3786"/>
                              <a:gd name="T9" fmla="*/ T8 w 1317"/>
                              <a:gd name="T10" fmla="+- 0 -811 -1030"/>
                              <a:gd name="T11" fmla="*/ -811 h 1026"/>
                              <a:gd name="T12" fmla="+- 0 4225 3786"/>
                              <a:gd name="T13" fmla="*/ T12 w 1317"/>
                              <a:gd name="T14" fmla="+- 0 -762 -1030"/>
                              <a:gd name="T15" fmla="*/ -762 h 1026"/>
                              <a:gd name="T16" fmla="+- 0 4371 3786"/>
                              <a:gd name="T17" fmla="*/ T16 w 1317"/>
                              <a:gd name="T18" fmla="+- 0 -762 -1030"/>
                              <a:gd name="T19" fmla="*/ -762 h 1026"/>
                              <a:gd name="T20" fmla="+- 0 4517 3786"/>
                              <a:gd name="T21" fmla="*/ T20 w 1317"/>
                              <a:gd name="T22" fmla="+- 0 -811 -1030"/>
                              <a:gd name="T23" fmla="*/ -811 h 1026"/>
                              <a:gd name="T24" fmla="+- 0 4664 3786"/>
                              <a:gd name="T25" fmla="*/ T24 w 1317"/>
                              <a:gd name="T26" fmla="+- 0 -860 -1030"/>
                              <a:gd name="T27" fmla="*/ -860 h 1026"/>
                              <a:gd name="T28" fmla="+- 0 4810 3786"/>
                              <a:gd name="T29" fmla="*/ T28 w 1317"/>
                              <a:gd name="T30" fmla="+- 0 -932 -1030"/>
                              <a:gd name="T31" fmla="*/ -932 h 1026"/>
                              <a:gd name="T32" fmla="+- 0 4956 3786"/>
                              <a:gd name="T33" fmla="*/ T32 w 1317"/>
                              <a:gd name="T34" fmla="+- 0 -949 -1030"/>
                              <a:gd name="T35" fmla="*/ -949 h 1026"/>
                              <a:gd name="T36" fmla="+- 0 5103 3786"/>
                              <a:gd name="T37" fmla="*/ T36 w 1317"/>
                              <a:gd name="T38" fmla="+- 0 -1030 -1030"/>
                              <a:gd name="T39" fmla="*/ -1030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7" h="1026">
                                <a:moveTo>
                                  <a:pt x="0" y="268"/>
                                </a:moveTo>
                                <a:lnTo>
                                  <a:pt x="146" y="1026"/>
                                </a:lnTo>
                                <a:lnTo>
                                  <a:pt x="293" y="219"/>
                                </a:lnTo>
                                <a:lnTo>
                                  <a:pt x="439" y="268"/>
                                </a:lnTo>
                                <a:lnTo>
                                  <a:pt x="585" y="268"/>
                                </a:lnTo>
                                <a:lnTo>
                                  <a:pt x="731" y="219"/>
                                </a:lnTo>
                                <a:lnTo>
                                  <a:pt x="878" y="170"/>
                                </a:lnTo>
                                <a:lnTo>
                                  <a:pt x="1024" y="98"/>
                                </a:lnTo>
                                <a:lnTo>
                                  <a:pt x="1170" y="81"/>
                                </a:lnTo>
                                <a:lnTo>
                                  <a:pt x="1317" y="0"/>
                                </a:lnTo>
                              </a:path>
                            </a:pathLst>
                          </a:custGeom>
                          <a:noFill/>
                          <a:ln w="11334">
                            <a:solidFill>
                              <a:srgbClr val="ECB0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26"/>
                        <wps:cNvSpPr>
                          <a:spLocks/>
                        </wps:cNvSpPr>
                        <wps:spPr bwMode="auto">
                          <a:xfrm>
                            <a:off x="3754" y="-794"/>
                            <a:ext cx="63" cy="63"/>
                          </a:xfrm>
                          <a:custGeom>
                            <a:avLst/>
                            <a:gdLst>
                              <a:gd name="T0" fmla="+- 0 3817 3755"/>
                              <a:gd name="T1" fmla="*/ T0 w 63"/>
                              <a:gd name="T2" fmla="+- 0 -762 -793"/>
                              <a:gd name="T3" fmla="*/ -762 h 63"/>
                              <a:gd name="T4" fmla="+- 0 3815 3755"/>
                              <a:gd name="T5" fmla="*/ T4 w 63"/>
                              <a:gd name="T6" fmla="+- 0 -774 -793"/>
                              <a:gd name="T7" fmla="*/ -774 h 63"/>
                              <a:gd name="T8" fmla="+- 0 3808 3755"/>
                              <a:gd name="T9" fmla="*/ T8 w 63"/>
                              <a:gd name="T10" fmla="+- 0 -784 -793"/>
                              <a:gd name="T11" fmla="*/ -784 h 63"/>
                              <a:gd name="T12" fmla="+- 0 3798 3755"/>
                              <a:gd name="T13" fmla="*/ T12 w 63"/>
                              <a:gd name="T14" fmla="+- 0 -791 -793"/>
                              <a:gd name="T15" fmla="*/ -791 h 63"/>
                              <a:gd name="T16" fmla="+- 0 3786 3755"/>
                              <a:gd name="T17" fmla="*/ T16 w 63"/>
                              <a:gd name="T18" fmla="+- 0 -793 -793"/>
                              <a:gd name="T19" fmla="*/ -793 h 63"/>
                              <a:gd name="T20" fmla="+- 0 3774 3755"/>
                              <a:gd name="T21" fmla="*/ T20 w 63"/>
                              <a:gd name="T22" fmla="+- 0 -791 -793"/>
                              <a:gd name="T23" fmla="*/ -791 h 63"/>
                              <a:gd name="T24" fmla="+- 0 3764 3755"/>
                              <a:gd name="T25" fmla="*/ T24 w 63"/>
                              <a:gd name="T26" fmla="+- 0 -784 -793"/>
                              <a:gd name="T27" fmla="*/ -784 h 63"/>
                              <a:gd name="T28" fmla="+- 0 3757 3755"/>
                              <a:gd name="T29" fmla="*/ T28 w 63"/>
                              <a:gd name="T30" fmla="+- 0 -774 -793"/>
                              <a:gd name="T31" fmla="*/ -774 h 63"/>
                              <a:gd name="T32" fmla="+- 0 3755 3755"/>
                              <a:gd name="T33" fmla="*/ T32 w 63"/>
                              <a:gd name="T34" fmla="+- 0 -762 -793"/>
                              <a:gd name="T35" fmla="*/ -762 h 63"/>
                              <a:gd name="T36" fmla="+- 0 3757 3755"/>
                              <a:gd name="T37" fmla="*/ T36 w 63"/>
                              <a:gd name="T38" fmla="+- 0 -750 -793"/>
                              <a:gd name="T39" fmla="*/ -750 h 63"/>
                              <a:gd name="T40" fmla="+- 0 3764 3755"/>
                              <a:gd name="T41" fmla="*/ T40 w 63"/>
                              <a:gd name="T42" fmla="+- 0 -740 -793"/>
                              <a:gd name="T43" fmla="*/ -740 h 63"/>
                              <a:gd name="T44" fmla="+- 0 3774 3755"/>
                              <a:gd name="T45" fmla="*/ T44 w 63"/>
                              <a:gd name="T46" fmla="+- 0 -733 -793"/>
                              <a:gd name="T47" fmla="*/ -733 h 63"/>
                              <a:gd name="T48" fmla="+- 0 3786 3755"/>
                              <a:gd name="T49" fmla="*/ T48 w 63"/>
                              <a:gd name="T50" fmla="+- 0 -731 -793"/>
                              <a:gd name="T51" fmla="*/ -731 h 63"/>
                              <a:gd name="T52" fmla="+- 0 3798 3755"/>
                              <a:gd name="T53" fmla="*/ T52 w 63"/>
                              <a:gd name="T54" fmla="+- 0 -733 -793"/>
                              <a:gd name="T55" fmla="*/ -733 h 63"/>
                              <a:gd name="T56" fmla="+- 0 3808 3755"/>
                              <a:gd name="T57" fmla="*/ T56 w 63"/>
                              <a:gd name="T58" fmla="+- 0 -740 -793"/>
                              <a:gd name="T59" fmla="*/ -740 h 63"/>
                              <a:gd name="T60" fmla="+- 0 3815 3755"/>
                              <a:gd name="T61" fmla="*/ T60 w 63"/>
                              <a:gd name="T62" fmla="+- 0 -750 -793"/>
                              <a:gd name="T63" fmla="*/ -750 h 63"/>
                              <a:gd name="T64" fmla="+- 0 3817 3755"/>
                              <a:gd name="T65" fmla="*/ T64 w 63"/>
                              <a:gd name="T66" fmla="+- 0 -762 -793"/>
                              <a:gd name="T67" fmla="*/ -76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25"/>
                        <wps:cNvSpPr>
                          <a:spLocks/>
                        </wps:cNvSpPr>
                        <wps:spPr bwMode="auto">
                          <a:xfrm>
                            <a:off x="3901" y="-36"/>
                            <a:ext cx="63" cy="63"/>
                          </a:xfrm>
                          <a:custGeom>
                            <a:avLst/>
                            <a:gdLst>
                              <a:gd name="T0" fmla="+- 0 3964 3901"/>
                              <a:gd name="T1" fmla="*/ T0 w 63"/>
                              <a:gd name="T2" fmla="+- 0 -4 -36"/>
                              <a:gd name="T3" fmla="*/ -4 h 63"/>
                              <a:gd name="T4" fmla="+- 0 3961 3901"/>
                              <a:gd name="T5" fmla="*/ T4 w 63"/>
                              <a:gd name="T6" fmla="+- 0 -17 -36"/>
                              <a:gd name="T7" fmla="*/ -17 h 63"/>
                              <a:gd name="T8" fmla="+- 0 3954 3901"/>
                              <a:gd name="T9" fmla="*/ T8 w 63"/>
                              <a:gd name="T10" fmla="+- 0 -26 -36"/>
                              <a:gd name="T11" fmla="*/ -26 h 63"/>
                              <a:gd name="T12" fmla="+- 0 3945 3901"/>
                              <a:gd name="T13" fmla="*/ T12 w 63"/>
                              <a:gd name="T14" fmla="+- 0 -33 -36"/>
                              <a:gd name="T15" fmla="*/ -33 h 63"/>
                              <a:gd name="T16" fmla="+- 0 3932 3901"/>
                              <a:gd name="T17" fmla="*/ T16 w 63"/>
                              <a:gd name="T18" fmla="+- 0 -36 -36"/>
                              <a:gd name="T19" fmla="*/ -36 h 63"/>
                              <a:gd name="T20" fmla="+- 0 3920 3901"/>
                              <a:gd name="T21" fmla="*/ T20 w 63"/>
                              <a:gd name="T22" fmla="+- 0 -33 -36"/>
                              <a:gd name="T23" fmla="*/ -33 h 63"/>
                              <a:gd name="T24" fmla="+- 0 3910 3901"/>
                              <a:gd name="T25" fmla="*/ T24 w 63"/>
                              <a:gd name="T26" fmla="+- 0 -26 -36"/>
                              <a:gd name="T27" fmla="*/ -26 h 63"/>
                              <a:gd name="T28" fmla="+- 0 3904 3901"/>
                              <a:gd name="T29" fmla="*/ T28 w 63"/>
                              <a:gd name="T30" fmla="+- 0 -17 -36"/>
                              <a:gd name="T31" fmla="*/ -17 h 63"/>
                              <a:gd name="T32" fmla="+- 0 3901 3901"/>
                              <a:gd name="T33" fmla="*/ T32 w 63"/>
                              <a:gd name="T34" fmla="+- 0 -4 -36"/>
                              <a:gd name="T35" fmla="*/ -4 h 63"/>
                              <a:gd name="T36" fmla="+- 0 3904 3901"/>
                              <a:gd name="T37" fmla="*/ T36 w 63"/>
                              <a:gd name="T38" fmla="+- 0 8 -36"/>
                              <a:gd name="T39" fmla="*/ 8 h 63"/>
                              <a:gd name="T40" fmla="+- 0 3910 3901"/>
                              <a:gd name="T41" fmla="*/ T40 w 63"/>
                              <a:gd name="T42" fmla="+- 0 18 -36"/>
                              <a:gd name="T43" fmla="*/ 18 h 63"/>
                              <a:gd name="T44" fmla="+- 0 3920 3901"/>
                              <a:gd name="T45" fmla="*/ T44 w 63"/>
                              <a:gd name="T46" fmla="+- 0 24 -36"/>
                              <a:gd name="T47" fmla="*/ 24 h 63"/>
                              <a:gd name="T48" fmla="+- 0 3932 3901"/>
                              <a:gd name="T49" fmla="*/ T48 w 63"/>
                              <a:gd name="T50" fmla="+- 0 27 -36"/>
                              <a:gd name="T51" fmla="*/ 27 h 63"/>
                              <a:gd name="T52" fmla="+- 0 3945 3901"/>
                              <a:gd name="T53" fmla="*/ T52 w 63"/>
                              <a:gd name="T54" fmla="+- 0 24 -36"/>
                              <a:gd name="T55" fmla="*/ 24 h 63"/>
                              <a:gd name="T56" fmla="+- 0 3954 3901"/>
                              <a:gd name="T57" fmla="*/ T56 w 63"/>
                              <a:gd name="T58" fmla="+- 0 18 -36"/>
                              <a:gd name="T59" fmla="*/ 18 h 63"/>
                              <a:gd name="T60" fmla="+- 0 3961 3901"/>
                              <a:gd name="T61" fmla="*/ T60 w 63"/>
                              <a:gd name="T62" fmla="+- 0 8 -36"/>
                              <a:gd name="T63" fmla="*/ 8 h 63"/>
                              <a:gd name="T64" fmla="+- 0 3964 3901"/>
                              <a:gd name="T65" fmla="*/ T64 w 63"/>
                              <a:gd name="T66" fmla="+- 0 -4 -36"/>
                              <a:gd name="T67" fmla="*/ -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10"/>
                                </a:lnTo>
                                <a:lnTo>
                                  <a:pt x="44" y="3"/>
                                </a:lnTo>
                                <a:lnTo>
                                  <a:pt x="31" y="0"/>
                                </a:lnTo>
                                <a:lnTo>
                                  <a:pt x="19" y="3"/>
                                </a:lnTo>
                                <a:lnTo>
                                  <a:pt x="9" y="10"/>
                                </a:lnTo>
                                <a:lnTo>
                                  <a:pt x="3" y="19"/>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24"/>
                        <wps:cNvSpPr>
                          <a:spLocks/>
                        </wps:cNvSpPr>
                        <wps:spPr bwMode="auto">
                          <a:xfrm>
                            <a:off x="4047" y="-842"/>
                            <a:ext cx="63" cy="63"/>
                          </a:xfrm>
                          <a:custGeom>
                            <a:avLst/>
                            <a:gdLst>
                              <a:gd name="T0" fmla="+- 0 4110 4047"/>
                              <a:gd name="T1" fmla="*/ T0 w 63"/>
                              <a:gd name="T2" fmla="+- 0 -811 -842"/>
                              <a:gd name="T3" fmla="*/ -811 h 63"/>
                              <a:gd name="T4" fmla="+- 0 4107 4047"/>
                              <a:gd name="T5" fmla="*/ T4 w 63"/>
                              <a:gd name="T6" fmla="+- 0 -823 -842"/>
                              <a:gd name="T7" fmla="*/ -823 h 63"/>
                              <a:gd name="T8" fmla="+- 0 4101 4047"/>
                              <a:gd name="T9" fmla="*/ T8 w 63"/>
                              <a:gd name="T10" fmla="+- 0 -833 -842"/>
                              <a:gd name="T11" fmla="*/ -833 h 63"/>
                              <a:gd name="T12" fmla="+- 0 4091 4047"/>
                              <a:gd name="T13" fmla="*/ T12 w 63"/>
                              <a:gd name="T14" fmla="+- 0 -839 -842"/>
                              <a:gd name="T15" fmla="*/ -839 h 63"/>
                              <a:gd name="T16" fmla="+- 0 4079 4047"/>
                              <a:gd name="T17" fmla="*/ T16 w 63"/>
                              <a:gd name="T18" fmla="+- 0 -842 -842"/>
                              <a:gd name="T19" fmla="*/ -842 h 63"/>
                              <a:gd name="T20" fmla="+- 0 4067 4047"/>
                              <a:gd name="T21" fmla="*/ T20 w 63"/>
                              <a:gd name="T22" fmla="+- 0 -839 -842"/>
                              <a:gd name="T23" fmla="*/ -839 h 63"/>
                              <a:gd name="T24" fmla="+- 0 4057 4047"/>
                              <a:gd name="T25" fmla="*/ T24 w 63"/>
                              <a:gd name="T26" fmla="+- 0 -833 -842"/>
                              <a:gd name="T27" fmla="*/ -833 h 63"/>
                              <a:gd name="T28" fmla="+- 0 4050 4047"/>
                              <a:gd name="T29" fmla="*/ T28 w 63"/>
                              <a:gd name="T30" fmla="+- 0 -823 -842"/>
                              <a:gd name="T31" fmla="*/ -823 h 63"/>
                              <a:gd name="T32" fmla="+- 0 4047 4047"/>
                              <a:gd name="T33" fmla="*/ T32 w 63"/>
                              <a:gd name="T34" fmla="+- 0 -811 -842"/>
                              <a:gd name="T35" fmla="*/ -811 h 63"/>
                              <a:gd name="T36" fmla="+- 0 4050 4047"/>
                              <a:gd name="T37" fmla="*/ T36 w 63"/>
                              <a:gd name="T38" fmla="+- 0 -799 -842"/>
                              <a:gd name="T39" fmla="*/ -799 h 63"/>
                              <a:gd name="T40" fmla="+- 0 4057 4047"/>
                              <a:gd name="T41" fmla="*/ T40 w 63"/>
                              <a:gd name="T42" fmla="+- 0 -789 -842"/>
                              <a:gd name="T43" fmla="*/ -789 h 63"/>
                              <a:gd name="T44" fmla="+- 0 4067 4047"/>
                              <a:gd name="T45" fmla="*/ T44 w 63"/>
                              <a:gd name="T46" fmla="+- 0 -782 -842"/>
                              <a:gd name="T47" fmla="*/ -782 h 63"/>
                              <a:gd name="T48" fmla="+- 0 4079 4047"/>
                              <a:gd name="T49" fmla="*/ T48 w 63"/>
                              <a:gd name="T50" fmla="+- 0 -779 -842"/>
                              <a:gd name="T51" fmla="*/ -779 h 63"/>
                              <a:gd name="T52" fmla="+- 0 4091 4047"/>
                              <a:gd name="T53" fmla="*/ T52 w 63"/>
                              <a:gd name="T54" fmla="+- 0 -782 -842"/>
                              <a:gd name="T55" fmla="*/ -782 h 63"/>
                              <a:gd name="T56" fmla="+- 0 4101 4047"/>
                              <a:gd name="T57" fmla="*/ T56 w 63"/>
                              <a:gd name="T58" fmla="+- 0 -789 -842"/>
                              <a:gd name="T59" fmla="*/ -789 h 63"/>
                              <a:gd name="T60" fmla="+- 0 4107 4047"/>
                              <a:gd name="T61" fmla="*/ T60 w 63"/>
                              <a:gd name="T62" fmla="+- 0 -799 -842"/>
                              <a:gd name="T63" fmla="*/ -799 h 63"/>
                              <a:gd name="T64" fmla="+- 0 4110 4047"/>
                              <a:gd name="T65" fmla="*/ T64 w 63"/>
                              <a:gd name="T66" fmla="+- 0 -811 -842"/>
                              <a:gd name="T67" fmla="*/ -81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2" y="0"/>
                                </a:lnTo>
                                <a:lnTo>
                                  <a:pt x="20" y="3"/>
                                </a:lnTo>
                                <a:lnTo>
                                  <a:pt x="10" y="9"/>
                                </a:lnTo>
                                <a:lnTo>
                                  <a:pt x="3" y="19"/>
                                </a:lnTo>
                                <a:lnTo>
                                  <a:pt x="0" y="31"/>
                                </a:lnTo>
                                <a:lnTo>
                                  <a:pt x="3" y="43"/>
                                </a:lnTo>
                                <a:lnTo>
                                  <a:pt x="10" y="53"/>
                                </a:lnTo>
                                <a:lnTo>
                                  <a:pt x="20" y="60"/>
                                </a:lnTo>
                                <a:lnTo>
                                  <a:pt x="32" y="63"/>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23"/>
                        <wps:cNvSpPr>
                          <a:spLocks/>
                        </wps:cNvSpPr>
                        <wps:spPr bwMode="auto">
                          <a:xfrm>
                            <a:off x="4193" y="-794"/>
                            <a:ext cx="63" cy="63"/>
                          </a:xfrm>
                          <a:custGeom>
                            <a:avLst/>
                            <a:gdLst>
                              <a:gd name="T0" fmla="+- 0 4256 4194"/>
                              <a:gd name="T1" fmla="*/ T0 w 63"/>
                              <a:gd name="T2" fmla="+- 0 -762 -793"/>
                              <a:gd name="T3" fmla="*/ -762 h 63"/>
                              <a:gd name="T4" fmla="+- 0 4254 4194"/>
                              <a:gd name="T5" fmla="*/ T4 w 63"/>
                              <a:gd name="T6" fmla="+- 0 -774 -793"/>
                              <a:gd name="T7" fmla="*/ -774 h 63"/>
                              <a:gd name="T8" fmla="+- 0 4247 4194"/>
                              <a:gd name="T9" fmla="*/ T8 w 63"/>
                              <a:gd name="T10" fmla="+- 0 -784 -793"/>
                              <a:gd name="T11" fmla="*/ -784 h 63"/>
                              <a:gd name="T12" fmla="+- 0 4237 4194"/>
                              <a:gd name="T13" fmla="*/ T12 w 63"/>
                              <a:gd name="T14" fmla="+- 0 -791 -793"/>
                              <a:gd name="T15" fmla="*/ -791 h 63"/>
                              <a:gd name="T16" fmla="+- 0 4225 4194"/>
                              <a:gd name="T17" fmla="*/ T16 w 63"/>
                              <a:gd name="T18" fmla="+- 0 -793 -793"/>
                              <a:gd name="T19" fmla="*/ -793 h 63"/>
                              <a:gd name="T20" fmla="+- 0 4213 4194"/>
                              <a:gd name="T21" fmla="*/ T20 w 63"/>
                              <a:gd name="T22" fmla="+- 0 -791 -793"/>
                              <a:gd name="T23" fmla="*/ -791 h 63"/>
                              <a:gd name="T24" fmla="+- 0 4203 4194"/>
                              <a:gd name="T25" fmla="*/ T24 w 63"/>
                              <a:gd name="T26" fmla="+- 0 -784 -793"/>
                              <a:gd name="T27" fmla="*/ -784 h 63"/>
                              <a:gd name="T28" fmla="+- 0 4196 4194"/>
                              <a:gd name="T29" fmla="*/ T28 w 63"/>
                              <a:gd name="T30" fmla="+- 0 -774 -793"/>
                              <a:gd name="T31" fmla="*/ -774 h 63"/>
                              <a:gd name="T32" fmla="+- 0 4194 4194"/>
                              <a:gd name="T33" fmla="*/ T32 w 63"/>
                              <a:gd name="T34" fmla="+- 0 -762 -793"/>
                              <a:gd name="T35" fmla="*/ -762 h 63"/>
                              <a:gd name="T36" fmla="+- 0 4196 4194"/>
                              <a:gd name="T37" fmla="*/ T36 w 63"/>
                              <a:gd name="T38" fmla="+- 0 -750 -793"/>
                              <a:gd name="T39" fmla="*/ -750 h 63"/>
                              <a:gd name="T40" fmla="+- 0 4203 4194"/>
                              <a:gd name="T41" fmla="*/ T40 w 63"/>
                              <a:gd name="T42" fmla="+- 0 -740 -793"/>
                              <a:gd name="T43" fmla="*/ -740 h 63"/>
                              <a:gd name="T44" fmla="+- 0 4213 4194"/>
                              <a:gd name="T45" fmla="*/ T44 w 63"/>
                              <a:gd name="T46" fmla="+- 0 -733 -793"/>
                              <a:gd name="T47" fmla="*/ -733 h 63"/>
                              <a:gd name="T48" fmla="+- 0 4225 4194"/>
                              <a:gd name="T49" fmla="*/ T48 w 63"/>
                              <a:gd name="T50" fmla="+- 0 -731 -793"/>
                              <a:gd name="T51" fmla="*/ -731 h 63"/>
                              <a:gd name="T52" fmla="+- 0 4237 4194"/>
                              <a:gd name="T53" fmla="*/ T52 w 63"/>
                              <a:gd name="T54" fmla="+- 0 -733 -793"/>
                              <a:gd name="T55" fmla="*/ -733 h 63"/>
                              <a:gd name="T56" fmla="+- 0 4247 4194"/>
                              <a:gd name="T57" fmla="*/ T56 w 63"/>
                              <a:gd name="T58" fmla="+- 0 -740 -793"/>
                              <a:gd name="T59" fmla="*/ -740 h 63"/>
                              <a:gd name="T60" fmla="+- 0 4254 4194"/>
                              <a:gd name="T61" fmla="*/ T60 w 63"/>
                              <a:gd name="T62" fmla="+- 0 -750 -793"/>
                              <a:gd name="T63" fmla="*/ -750 h 63"/>
                              <a:gd name="T64" fmla="+- 0 4256 4194"/>
                              <a:gd name="T65" fmla="*/ T64 w 63"/>
                              <a:gd name="T66" fmla="+- 0 -762 -793"/>
                              <a:gd name="T67" fmla="*/ -76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22"/>
                        <wps:cNvSpPr>
                          <a:spLocks/>
                        </wps:cNvSpPr>
                        <wps:spPr bwMode="auto">
                          <a:xfrm>
                            <a:off x="4339" y="-794"/>
                            <a:ext cx="63" cy="63"/>
                          </a:xfrm>
                          <a:custGeom>
                            <a:avLst/>
                            <a:gdLst>
                              <a:gd name="T0" fmla="+- 0 4402 4340"/>
                              <a:gd name="T1" fmla="*/ T0 w 63"/>
                              <a:gd name="T2" fmla="+- 0 -762 -793"/>
                              <a:gd name="T3" fmla="*/ -762 h 63"/>
                              <a:gd name="T4" fmla="+- 0 4400 4340"/>
                              <a:gd name="T5" fmla="*/ T4 w 63"/>
                              <a:gd name="T6" fmla="+- 0 -774 -793"/>
                              <a:gd name="T7" fmla="*/ -774 h 63"/>
                              <a:gd name="T8" fmla="+- 0 4393 4340"/>
                              <a:gd name="T9" fmla="*/ T8 w 63"/>
                              <a:gd name="T10" fmla="+- 0 -784 -793"/>
                              <a:gd name="T11" fmla="*/ -784 h 63"/>
                              <a:gd name="T12" fmla="+- 0 4383 4340"/>
                              <a:gd name="T13" fmla="*/ T12 w 63"/>
                              <a:gd name="T14" fmla="+- 0 -791 -793"/>
                              <a:gd name="T15" fmla="*/ -791 h 63"/>
                              <a:gd name="T16" fmla="+- 0 4371 4340"/>
                              <a:gd name="T17" fmla="*/ T16 w 63"/>
                              <a:gd name="T18" fmla="+- 0 -793 -793"/>
                              <a:gd name="T19" fmla="*/ -793 h 63"/>
                              <a:gd name="T20" fmla="+- 0 4359 4340"/>
                              <a:gd name="T21" fmla="*/ T20 w 63"/>
                              <a:gd name="T22" fmla="+- 0 -791 -793"/>
                              <a:gd name="T23" fmla="*/ -791 h 63"/>
                              <a:gd name="T24" fmla="+- 0 4349 4340"/>
                              <a:gd name="T25" fmla="*/ T24 w 63"/>
                              <a:gd name="T26" fmla="+- 0 -784 -793"/>
                              <a:gd name="T27" fmla="*/ -784 h 63"/>
                              <a:gd name="T28" fmla="+- 0 4342 4340"/>
                              <a:gd name="T29" fmla="*/ T28 w 63"/>
                              <a:gd name="T30" fmla="+- 0 -774 -793"/>
                              <a:gd name="T31" fmla="*/ -774 h 63"/>
                              <a:gd name="T32" fmla="+- 0 4340 4340"/>
                              <a:gd name="T33" fmla="*/ T32 w 63"/>
                              <a:gd name="T34" fmla="+- 0 -762 -793"/>
                              <a:gd name="T35" fmla="*/ -762 h 63"/>
                              <a:gd name="T36" fmla="+- 0 4342 4340"/>
                              <a:gd name="T37" fmla="*/ T36 w 63"/>
                              <a:gd name="T38" fmla="+- 0 -750 -793"/>
                              <a:gd name="T39" fmla="*/ -750 h 63"/>
                              <a:gd name="T40" fmla="+- 0 4349 4340"/>
                              <a:gd name="T41" fmla="*/ T40 w 63"/>
                              <a:gd name="T42" fmla="+- 0 -740 -793"/>
                              <a:gd name="T43" fmla="*/ -740 h 63"/>
                              <a:gd name="T44" fmla="+- 0 4359 4340"/>
                              <a:gd name="T45" fmla="*/ T44 w 63"/>
                              <a:gd name="T46" fmla="+- 0 -733 -793"/>
                              <a:gd name="T47" fmla="*/ -733 h 63"/>
                              <a:gd name="T48" fmla="+- 0 4371 4340"/>
                              <a:gd name="T49" fmla="*/ T48 w 63"/>
                              <a:gd name="T50" fmla="+- 0 -731 -793"/>
                              <a:gd name="T51" fmla="*/ -731 h 63"/>
                              <a:gd name="T52" fmla="+- 0 4383 4340"/>
                              <a:gd name="T53" fmla="*/ T52 w 63"/>
                              <a:gd name="T54" fmla="+- 0 -733 -793"/>
                              <a:gd name="T55" fmla="*/ -733 h 63"/>
                              <a:gd name="T56" fmla="+- 0 4393 4340"/>
                              <a:gd name="T57" fmla="*/ T56 w 63"/>
                              <a:gd name="T58" fmla="+- 0 -740 -793"/>
                              <a:gd name="T59" fmla="*/ -740 h 63"/>
                              <a:gd name="T60" fmla="+- 0 4400 4340"/>
                              <a:gd name="T61" fmla="*/ T60 w 63"/>
                              <a:gd name="T62" fmla="+- 0 -750 -793"/>
                              <a:gd name="T63" fmla="*/ -750 h 63"/>
                              <a:gd name="T64" fmla="+- 0 4402 4340"/>
                              <a:gd name="T65" fmla="*/ T64 w 63"/>
                              <a:gd name="T66" fmla="+- 0 -762 -793"/>
                              <a:gd name="T67" fmla="*/ -76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21"/>
                        <wps:cNvSpPr>
                          <a:spLocks/>
                        </wps:cNvSpPr>
                        <wps:spPr bwMode="auto">
                          <a:xfrm>
                            <a:off x="4486" y="-842"/>
                            <a:ext cx="63" cy="63"/>
                          </a:xfrm>
                          <a:custGeom>
                            <a:avLst/>
                            <a:gdLst>
                              <a:gd name="T0" fmla="+- 0 4549 4486"/>
                              <a:gd name="T1" fmla="*/ T0 w 63"/>
                              <a:gd name="T2" fmla="+- 0 -811 -842"/>
                              <a:gd name="T3" fmla="*/ -811 h 63"/>
                              <a:gd name="T4" fmla="+- 0 4546 4486"/>
                              <a:gd name="T5" fmla="*/ T4 w 63"/>
                              <a:gd name="T6" fmla="+- 0 -823 -842"/>
                              <a:gd name="T7" fmla="*/ -823 h 63"/>
                              <a:gd name="T8" fmla="+- 0 4540 4486"/>
                              <a:gd name="T9" fmla="*/ T8 w 63"/>
                              <a:gd name="T10" fmla="+- 0 -833 -842"/>
                              <a:gd name="T11" fmla="*/ -833 h 63"/>
                              <a:gd name="T12" fmla="+- 0 4530 4486"/>
                              <a:gd name="T13" fmla="*/ T12 w 63"/>
                              <a:gd name="T14" fmla="+- 0 -839 -842"/>
                              <a:gd name="T15" fmla="*/ -839 h 63"/>
                              <a:gd name="T16" fmla="+- 0 4517 4486"/>
                              <a:gd name="T17" fmla="*/ T16 w 63"/>
                              <a:gd name="T18" fmla="+- 0 -842 -842"/>
                              <a:gd name="T19" fmla="*/ -842 h 63"/>
                              <a:gd name="T20" fmla="+- 0 4505 4486"/>
                              <a:gd name="T21" fmla="*/ T20 w 63"/>
                              <a:gd name="T22" fmla="+- 0 -839 -842"/>
                              <a:gd name="T23" fmla="*/ -839 h 63"/>
                              <a:gd name="T24" fmla="+- 0 4495 4486"/>
                              <a:gd name="T25" fmla="*/ T24 w 63"/>
                              <a:gd name="T26" fmla="+- 0 -833 -842"/>
                              <a:gd name="T27" fmla="*/ -833 h 63"/>
                              <a:gd name="T28" fmla="+- 0 4489 4486"/>
                              <a:gd name="T29" fmla="*/ T28 w 63"/>
                              <a:gd name="T30" fmla="+- 0 -823 -842"/>
                              <a:gd name="T31" fmla="*/ -823 h 63"/>
                              <a:gd name="T32" fmla="+- 0 4486 4486"/>
                              <a:gd name="T33" fmla="*/ T32 w 63"/>
                              <a:gd name="T34" fmla="+- 0 -811 -842"/>
                              <a:gd name="T35" fmla="*/ -811 h 63"/>
                              <a:gd name="T36" fmla="+- 0 4489 4486"/>
                              <a:gd name="T37" fmla="*/ T36 w 63"/>
                              <a:gd name="T38" fmla="+- 0 -799 -842"/>
                              <a:gd name="T39" fmla="*/ -799 h 63"/>
                              <a:gd name="T40" fmla="+- 0 4495 4486"/>
                              <a:gd name="T41" fmla="*/ T40 w 63"/>
                              <a:gd name="T42" fmla="+- 0 -789 -842"/>
                              <a:gd name="T43" fmla="*/ -789 h 63"/>
                              <a:gd name="T44" fmla="+- 0 4505 4486"/>
                              <a:gd name="T45" fmla="*/ T44 w 63"/>
                              <a:gd name="T46" fmla="+- 0 -782 -842"/>
                              <a:gd name="T47" fmla="*/ -782 h 63"/>
                              <a:gd name="T48" fmla="+- 0 4517 4486"/>
                              <a:gd name="T49" fmla="*/ T48 w 63"/>
                              <a:gd name="T50" fmla="+- 0 -779 -842"/>
                              <a:gd name="T51" fmla="*/ -779 h 63"/>
                              <a:gd name="T52" fmla="+- 0 4530 4486"/>
                              <a:gd name="T53" fmla="*/ T52 w 63"/>
                              <a:gd name="T54" fmla="+- 0 -782 -842"/>
                              <a:gd name="T55" fmla="*/ -782 h 63"/>
                              <a:gd name="T56" fmla="+- 0 4540 4486"/>
                              <a:gd name="T57" fmla="*/ T56 w 63"/>
                              <a:gd name="T58" fmla="+- 0 -789 -842"/>
                              <a:gd name="T59" fmla="*/ -789 h 63"/>
                              <a:gd name="T60" fmla="+- 0 4546 4486"/>
                              <a:gd name="T61" fmla="*/ T60 w 63"/>
                              <a:gd name="T62" fmla="+- 0 -799 -842"/>
                              <a:gd name="T63" fmla="*/ -799 h 63"/>
                              <a:gd name="T64" fmla="+- 0 4549 4486"/>
                              <a:gd name="T65" fmla="*/ T64 w 63"/>
                              <a:gd name="T66" fmla="+- 0 -811 -842"/>
                              <a:gd name="T67" fmla="*/ -81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1" y="0"/>
                                </a:lnTo>
                                <a:lnTo>
                                  <a:pt x="19" y="3"/>
                                </a:lnTo>
                                <a:lnTo>
                                  <a:pt x="9" y="9"/>
                                </a:lnTo>
                                <a:lnTo>
                                  <a:pt x="3" y="19"/>
                                </a:lnTo>
                                <a:lnTo>
                                  <a:pt x="0" y="31"/>
                                </a:lnTo>
                                <a:lnTo>
                                  <a:pt x="3" y="43"/>
                                </a:lnTo>
                                <a:lnTo>
                                  <a:pt x="9" y="53"/>
                                </a:lnTo>
                                <a:lnTo>
                                  <a:pt x="19" y="60"/>
                                </a:lnTo>
                                <a:lnTo>
                                  <a:pt x="31" y="63"/>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20"/>
                        <wps:cNvSpPr>
                          <a:spLocks/>
                        </wps:cNvSpPr>
                        <wps:spPr bwMode="auto">
                          <a:xfrm>
                            <a:off x="4632" y="-892"/>
                            <a:ext cx="63" cy="63"/>
                          </a:xfrm>
                          <a:custGeom>
                            <a:avLst/>
                            <a:gdLst>
                              <a:gd name="T0" fmla="+- 0 4695 4632"/>
                              <a:gd name="T1" fmla="*/ T0 w 63"/>
                              <a:gd name="T2" fmla="+- 0 -860 -891"/>
                              <a:gd name="T3" fmla="*/ -860 h 63"/>
                              <a:gd name="T4" fmla="+- 0 4693 4632"/>
                              <a:gd name="T5" fmla="*/ T4 w 63"/>
                              <a:gd name="T6" fmla="+- 0 -872 -891"/>
                              <a:gd name="T7" fmla="*/ -872 h 63"/>
                              <a:gd name="T8" fmla="+- 0 4686 4632"/>
                              <a:gd name="T9" fmla="*/ T8 w 63"/>
                              <a:gd name="T10" fmla="+- 0 -882 -891"/>
                              <a:gd name="T11" fmla="*/ -882 h 63"/>
                              <a:gd name="T12" fmla="+- 0 4676 4632"/>
                              <a:gd name="T13" fmla="*/ T12 w 63"/>
                              <a:gd name="T14" fmla="+- 0 -889 -891"/>
                              <a:gd name="T15" fmla="*/ -889 h 63"/>
                              <a:gd name="T16" fmla="+- 0 4664 4632"/>
                              <a:gd name="T17" fmla="*/ T16 w 63"/>
                              <a:gd name="T18" fmla="+- 0 -891 -891"/>
                              <a:gd name="T19" fmla="*/ -891 h 63"/>
                              <a:gd name="T20" fmla="+- 0 4652 4632"/>
                              <a:gd name="T21" fmla="*/ T20 w 63"/>
                              <a:gd name="T22" fmla="+- 0 -889 -891"/>
                              <a:gd name="T23" fmla="*/ -889 h 63"/>
                              <a:gd name="T24" fmla="+- 0 4642 4632"/>
                              <a:gd name="T25" fmla="*/ T24 w 63"/>
                              <a:gd name="T26" fmla="+- 0 -882 -891"/>
                              <a:gd name="T27" fmla="*/ -882 h 63"/>
                              <a:gd name="T28" fmla="+- 0 4635 4632"/>
                              <a:gd name="T29" fmla="*/ T28 w 63"/>
                              <a:gd name="T30" fmla="+- 0 -872 -891"/>
                              <a:gd name="T31" fmla="*/ -872 h 63"/>
                              <a:gd name="T32" fmla="+- 0 4632 4632"/>
                              <a:gd name="T33" fmla="*/ T32 w 63"/>
                              <a:gd name="T34" fmla="+- 0 -860 -891"/>
                              <a:gd name="T35" fmla="*/ -860 h 63"/>
                              <a:gd name="T36" fmla="+- 0 4635 4632"/>
                              <a:gd name="T37" fmla="*/ T36 w 63"/>
                              <a:gd name="T38" fmla="+- 0 -848 -891"/>
                              <a:gd name="T39" fmla="*/ -848 h 63"/>
                              <a:gd name="T40" fmla="+- 0 4642 4632"/>
                              <a:gd name="T41" fmla="*/ T40 w 63"/>
                              <a:gd name="T42" fmla="+- 0 -838 -891"/>
                              <a:gd name="T43" fmla="*/ -838 h 63"/>
                              <a:gd name="T44" fmla="+- 0 4652 4632"/>
                              <a:gd name="T45" fmla="*/ T44 w 63"/>
                              <a:gd name="T46" fmla="+- 0 -831 -891"/>
                              <a:gd name="T47" fmla="*/ -831 h 63"/>
                              <a:gd name="T48" fmla="+- 0 4664 4632"/>
                              <a:gd name="T49" fmla="*/ T48 w 63"/>
                              <a:gd name="T50" fmla="+- 0 -829 -891"/>
                              <a:gd name="T51" fmla="*/ -829 h 63"/>
                              <a:gd name="T52" fmla="+- 0 4676 4632"/>
                              <a:gd name="T53" fmla="*/ T52 w 63"/>
                              <a:gd name="T54" fmla="+- 0 -831 -891"/>
                              <a:gd name="T55" fmla="*/ -831 h 63"/>
                              <a:gd name="T56" fmla="+- 0 4686 4632"/>
                              <a:gd name="T57" fmla="*/ T56 w 63"/>
                              <a:gd name="T58" fmla="+- 0 -838 -891"/>
                              <a:gd name="T59" fmla="*/ -838 h 63"/>
                              <a:gd name="T60" fmla="+- 0 4693 4632"/>
                              <a:gd name="T61" fmla="*/ T60 w 63"/>
                              <a:gd name="T62" fmla="+- 0 -848 -891"/>
                              <a:gd name="T63" fmla="*/ -848 h 63"/>
                              <a:gd name="T64" fmla="+- 0 4695 4632"/>
                              <a:gd name="T65" fmla="*/ T64 w 63"/>
                              <a:gd name="T66" fmla="+- 0 -860 -891"/>
                              <a:gd name="T67" fmla="*/ -86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1"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1"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19"/>
                        <wps:cNvSpPr>
                          <a:spLocks/>
                        </wps:cNvSpPr>
                        <wps:spPr bwMode="auto">
                          <a:xfrm>
                            <a:off x="4778" y="-963"/>
                            <a:ext cx="63" cy="63"/>
                          </a:xfrm>
                          <a:custGeom>
                            <a:avLst/>
                            <a:gdLst>
                              <a:gd name="T0" fmla="+- 0 4841 4779"/>
                              <a:gd name="T1" fmla="*/ T0 w 63"/>
                              <a:gd name="T2" fmla="+- 0 -932 -963"/>
                              <a:gd name="T3" fmla="*/ -932 h 63"/>
                              <a:gd name="T4" fmla="+- 0 4839 4779"/>
                              <a:gd name="T5" fmla="*/ T4 w 63"/>
                              <a:gd name="T6" fmla="+- 0 -944 -963"/>
                              <a:gd name="T7" fmla="*/ -944 h 63"/>
                              <a:gd name="T8" fmla="+- 0 4832 4779"/>
                              <a:gd name="T9" fmla="*/ T8 w 63"/>
                              <a:gd name="T10" fmla="+- 0 -954 -963"/>
                              <a:gd name="T11" fmla="*/ -954 h 63"/>
                              <a:gd name="T12" fmla="+- 0 4822 4779"/>
                              <a:gd name="T13" fmla="*/ T12 w 63"/>
                              <a:gd name="T14" fmla="+- 0 -960 -963"/>
                              <a:gd name="T15" fmla="*/ -960 h 63"/>
                              <a:gd name="T16" fmla="+- 0 4810 4779"/>
                              <a:gd name="T17" fmla="*/ T16 w 63"/>
                              <a:gd name="T18" fmla="+- 0 -963 -963"/>
                              <a:gd name="T19" fmla="*/ -963 h 63"/>
                              <a:gd name="T20" fmla="+- 0 4798 4779"/>
                              <a:gd name="T21" fmla="*/ T20 w 63"/>
                              <a:gd name="T22" fmla="+- 0 -960 -963"/>
                              <a:gd name="T23" fmla="*/ -960 h 63"/>
                              <a:gd name="T24" fmla="+- 0 4788 4779"/>
                              <a:gd name="T25" fmla="*/ T24 w 63"/>
                              <a:gd name="T26" fmla="+- 0 -954 -963"/>
                              <a:gd name="T27" fmla="*/ -954 h 63"/>
                              <a:gd name="T28" fmla="+- 0 4781 4779"/>
                              <a:gd name="T29" fmla="*/ T28 w 63"/>
                              <a:gd name="T30" fmla="+- 0 -944 -963"/>
                              <a:gd name="T31" fmla="*/ -944 h 63"/>
                              <a:gd name="T32" fmla="+- 0 4779 4779"/>
                              <a:gd name="T33" fmla="*/ T32 w 63"/>
                              <a:gd name="T34" fmla="+- 0 -932 -963"/>
                              <a:gd name="T35" fmla="*/ -932 h 63"/>
                              <a:gd name="T36" fmla="+- 0 4781 4779"/>
                              <a:gd name="T37" fmla="*/ T36 w 63"/>
                              <a:gd name="T38" fmla="+- 0 -919 -963"/>
                              <a:gd name="T39" fmla="*/ -919 h 63"/>
                              <a:gd name="T40" fmla="+- 0 4788 4779"/>
                              <a:gd name="T41" fmla="*/ T40 w 63"/>
                              <a:gd name="T42" fmla="+- 0 -910 -963"/>
                              <a:gd name="T43" fmla="*/ -910 h 63"/>
                              <a:gd name="T44" fmla="+- 0 4798 4779"/>
                              <a:gd name="T45" fmla="*/ T44 w 63"/>
                              <a:gd name="T46" fmla="+- 0 -903 -963"/>
                              <a:gd name="T47" fmla="*/ -903 h 63"/>
                              <a:gd name="T48" fmla="+- 0 4810 4779"/>
                              <a:gd name="T49" fmla="*/ T48 w 63"/>
                              <a:gd name="T50" fmla="+- 0 -900 -963"/>
                              <a:gd name="T51" fmla="*/ -900 h 63"/>
                              <a:gd name="T52" fmla="+- 0 4822 4779"/>
                              <a:gd name="T53" fmla="*/ T52 w 63"/>
                              <a:gd name="T54" fmla="+- 0 -903 -963"/>
                              <a:gd name="T55" fmla="*/ -903 h 63"/>
                              <a:gd name="T56" fmla="+- 0 4832 4779"/>
                              <a:gd name="T57" fmla="*/ T56 w 63"/>
                              <a:gd name="T58" fmla="+- 0 -910 -963"/>
                              <a:gd name="T59" fmla="*/ -910 h 63"/>
                              <a:gd name="T60" fmla="+- 0 4839 4779"/>
                              <a:gd name="T61" fmla="*/ T60 w 63"/>
                              <a:gd name="T62" fmla="+- 0 -919 -963"/>
                              <a:gd name="T63" fmla="*/ -919 h 63"/>
                              <a:gd name="T64" fmla="+- 0 4841 4779"/>
                              <a:gd name="T65" fmla="*/ T64 w 63"/>
                              <a:gd name="T66" fmla="+- 0 -932 -963"/>
                              <a:gd name="T67" fmla="*/ -93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3"/>
                                </a:lnTo>
                                <a:lnTo>
                                  <a:pt x="19" y="60"/>
                                </a:lnTo>
                                <a:lnTo>
                                  <a:pt x="31" y="63"/>
                                </a:lnTo>
                                <a:lnTo>
                                  <a:pt x="43" y="60"/>
                                </a:lnTo>
                                <a:lnTo>
                                  <a:pt x="53" y="53"/>
                                </a:lnTo>
                                <a:lnTo>
                                  <a:pt x="60" y="44"/>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18"/>
                        <wps:cNvSpPr>
                          <a:spLocks/>
                        </wps:cNvSpPr>
                        <wps:spPr bwMode="auto">
                          <a:xfrm>
                            <a:off x="4925" y="-980"/>
                            <a:ext cx="63" cy="63"/>
                          </a:xfrm>
                          <a:custGeom>
                            <a:avLst/>
                            <a:gdLst>
                              <a:gd name="T0" fmla="+- 0 4988 4925"/>
                              <a:gd name="T1" fmla="*/ T0 w 63"/>
                              <a:gd name="T2" fmla="+- 0 -949 -980"/>
                              <a:gd name="T3" fmla="*/ -949 h 63"/>
                              <a:gd name="T4" fmla="+- 0 4985 4925"/>
                              <a:gd name="T5" fmla="*/ T4 w 63"/>
                              <a:gd name="T6" fmla="+- 0 -961 -980"/>
                              <a:gd name="T7" fmla="*/ -961 h 63"/>
                              <a:gd name="T8" fmla="+- 0 4978 4925"/>
                              <a:gd name="T9" fmla="*/ T8 w 63"/>
                              <a:gd name="T10" fmla="+- 0 -971 -980"/>
                              <a:gd name="T11" fmla="*/ -971 h 63"/>
                              <a:gd name="T12" fmla="+- 0 4968 4925"/>
                              <a:gd name="T13" fmla="*/ T12 w 63"/>
                              <a:gd name="T14" fmla="+- 0 -978 -980"/>
                              <a:gd name="T15" fmla="*/ -978 h 63"/>
                              <a:gd name="T16" fmla="+- 0 4956 4925"/>
                              <a:gd name="T17" fmla="*/ T16 w 63"/>
                              <a:gd name="T18" fmla="+- 0 -980 -980"/>
                              <a:gd name="T19" fmla="*/ -980 h 63"/>
                              <a:gd name="T20" fmla="+- 0 4944 4925"/>
                              <a:gd name="T21" fmla="*/ T20 w 63"/>
                              <a:gd name="T22" fmla="+- 0 -978 -980"/>
                              <a:gd name="T23" fmla="*/ -978 h 63"/>
                              <a:gd name="T24" fmla="+- 0 4934 4925"/>
                              <a:gd name="T25" fmla="*/ T24 w 63"/>
                              <a:gd name="T26" fmla="+- 0 -971 -980"/>
                              <a:gd name="T27" fmla="*/ -971 h 63"/>
                              <a:gd name="T28" fmla="+- 0 4927 4925"/>
                              <a:gd name="T29" fmla="*/ T28 w 63"/>
                              <a:gd name="T30" fmla="+- 0 -961 -980"/>
                              <a:gd name="T31" fmla="*/ -961 h 63"/>
                              <a:gd name="T32" fmla="+- 0 4925 4925"/>
                              <a:gd name="T33" fmla="*/ T32 w 63"/>
                              <a:gd name="T34" fmla="+- 0 -949 -980"/>
                              <a:gd name="T35" fmla="*/ -949 h 63"/>
                              <a:gd name="T36" fmla="+- 0 4927 4925"/>
                              <a:gd name="T37" fmla="*/ T36 w 63"/>
                              <a:gd name="T38" fmla="+- 0 -937 -980"/>
                              <a:gd name="T39" fmla="*/ -937 h 63"/>
                              <a:gd name="T40" fmla="+- 0 4934 4925"/>
                              <a:gd name="T41" fmla="*/ T40 w 63"/>
                              <a:gd name="T42" fmla="+- 0 -927 -980"/>
                              <a:gd name="T43" fmla="*/ -927 h 63"/>
                              <a:gd name="T44" fmla="+- 0 4944 4925"/>
                              <a:gd name="T45" fmla="*/ T44 w 63"/>
                              <a:gd name="T46" fmla="+- 0 -920 -980"/>
                              <a:gd name="T47" fmla="*/ -920 h 63"/>
                              <a:gd name="T48" fmla="+- 0 4956 4925"/>
                              <a:gd name="T49" fmla="*/ T48 w 63"/>
                              <a:gd name="T50" fmla="+- 0 -918 -980"/>
                              <a:gd name="T51" fmla="*/ -918 h 63"/>
                              <a:gd name="T52" fmla="+- 0 4968 4925"/>
                              <a:gd name="T53" fmla="*/ T52 w 63"/>
                              <a:gd name="T54" fmla="+- 0 -920 -980"/>
                              <a:gd name="T55" fmla="*/ -920 h 63"/>
                              <a:gd name="T56" fmla="+- 0 4978 4925"/>
                              <a:gd name="T57" fmla="*/ T56 w 63"/>
                              <a:gd name="T58" fmla="+- 0 -927 -980"/>
                              <a:gd name="T59" fmla="*/ -927 h 63"/>
                              <a:gd name="T60" fmla="+- 0 4985 4925"/>
                              <a:gd name="T61" fmla="*/ T60 w 63"/>
                              <a:gd name="T62" fmla="+- 0 -937 -980"/>
                              <a:gd name="T63" fmla="*/ -937 h 63"/>
                              <a:gd name="T64" fmla="+- 0 4988 4925"/>
                              <a:gd name="T65" fmla="*/ T64 w 63"/>
                              <a:gd name="T66" fmla="+- 0 -949 -980"/>
                              <a:gd name="T67" fmla="*/ -94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17"/>
                        <wps:cNvSpPr>
                          <a:spLocks/>
                        </wps:cNvSpPr>
                        <wps:spPr bwMode="auto">
                          <a:xfrm>
                            <a:off x="5071" y="-1062"/>
                            <a:ext cx="63" cy="63"/>
                          </a:xfrm>
                          <a:custGeom>
                            <a:avLst/>
                            <a:gdLst>
                              <a:gd name="T0" fmla="+- 0 5134 5071"/>
                              <a:gd name="T1" fmla="*/ T0 w 63"/>
                              <a:gd name="T2" fmla="+- 0 -1030 -1061"/>
                              <a:gd name="T3" fmla="*/ -1030 h 63"/>
                              <a:gd name="T4" fmla="+- 0 5131 5071"/>
                              <a:gd name="T5" fmla="*/ T4 w 63"/>
                              <a:gd name="T6" fmla="+- 0 -1042 -1061"/>
                              <a:gd name="T7" fmla="*/ -1042 h 63"/>
                              <a:gd name="T8" fmla="+- 0 5125 5071"/>
                              <a:gd name="T9" fmla="*/ T8 w 63"/>
                              <a:gd name="T10" fmla="+- 0 -1052 -1061"/>
                              <a:gd name="T11" fmla="*/ -1052 h 63"/>
                              <a:gd name="T12" fmla="+- 0 5115 5071"/>
                              <a:gd name="T13" fmla="*/ T12 w 63"/>
                              <a:gd name="T14" fmla="+- 0 -1059 -1061"/>
                              <a:gd name="T15" fmla="*/ -1059 h 63"/>
                              <a:gd name="T16" fmla="+- 0 5103 5071"/>
                              <a:gd name="T17" fmla="*/ T16 w 63"/>
                              <a:gd name="T18" fmla="+- 0 -1061 -1061"/>
                              <a:gd name="T19" fmla="*/ -1061 h 63"/>
                              <a:gd name="T20" fmla="+- 0 5090 5071"/>
                              <a:gd name="T21" fmla="*/ T20 w 63"/>
                              <a:gd name="T22" fmla="+- 0 -1059 -1061"/>
                              <a:gd name="T23" fmla="*/ -1059 h 63"/>
                              <a:gd name="T24" fmla="+- 0 5080 5071"/>
                              <a:gd name="T25" fmla="*/ T24 w 63"/>
                              <a:gd name="T26" fmla="+- 0 -1052 -1061"/>
                              <a:gd name="T27" fmla="*/ -1052 h 63"/>
                              <a:gd name="T28" fmla="+- 0 5074 5071"/>
                              <a:gd name="T29" fmla="*/ T28 w 63"/>
                              <a:gd name="T30" fmla="+- 0 -1042 -1061"/>
                              <a:gd name="T31" fmla="*/ -1042 h 63"/>
                              <a:gd name="T32" fmla="+- 0 5071 5071"/>
                              <a:gd name="T33" fmla="*/ T32 w 63"/>
                              <a:gd name="T34" fmla="+- 0 -1030 -1061"/>
                              <a:gd name="T35" fmla="*/ -1030 h 63"/>
                              <a:gd name="T36" fmla="+- 0 5074 5071"/>
                              <a:gd name="T37" fmla="*/ T36 w 63"/>
                              <a:gd name="T38" fmla="+- 0 -1018 -1061"/>
                              <a:gd name="T39" fmla="*/ -1018 h 63"/>
                              <a:gd name="T40" fmla="+- 0 5080 5071"/>
                              <a:gd name="T41" fmla="*/ T40 w 63"/>
                              <a:gd name="T42" fmla="+- 0 -1008 -1061"/>
                              <a:gd name="T43" fmla="*/ -1008 h 63"/>
                              <a:gd name="T44" fmla="+- 0 5090 5071"/>
                              <a:gd name="T45" fmla="*/ T44 w 63"/>
                              <a:gd name="T46" fmla="+- 0 -1001 -1061"/>
                              <a:gd name="T47" fmla="*/ -1001 h 63"/>
                              <a:gd name="T48" fmla="+- 0 5103 5071"/>
                              <a:gd name="T49" fmla="*/ T48 w 63"/>
                              <a:gd name="T50" fmla="+- 0 -999 -1061"/>
                              <a:gd name="T51" fmla="*/ -999 h 63"/>
                              <a:gd name="T52" fmla="+- 0 5115 5071"/>
                              <a:gd name="T53" fmla="*/ T52 w 63"/>
                              <a:gd name="T54" fmla="+- 0 -1001 -1061"/>
                              <a:gd name="T55" fmla="*/ -1001 h 63"/>
                              <a:gd name="T56" fmla="+- 0 5125 5071"/>
                              <a:gd name="T57" fmla="*/ T56 w 63"/>
                              <a:gd name="T58" fmla="+- 0 -1008 -1061"/>
                              <a:gd name="T59" fmla="*/ -1008 h 63"/>
                              <a:gd name="T60" fmla="+- 0 5131 5071"/>
                              <a:gd name="T61" fmla="*/ T60 w 63"/>
                              <a:gd name="T62" fmla="+- 0 -1018 -1061"/>
                              <a:gd name="T63" fmla="*/ -1018 h 63"/>
                              <a:gd name="T64" fmla="+- 0 5134 5071"/>
                              <a:gd name="T65" fmla="*/ T64 w 63"/>
                              <a:gd name="T66" fmla="+- 0 -1030 -1061"/>
                              <a:gd name="T67" fmla="*/ -10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F87ECC" id="Group 216" o:spid="_x0000_s1026" style="position:absolute;margin-left:187.05pt;margin-top:-61.35pt;width:70.35pt;height:65.2pt;z-index:251806720;mso-position-horizontal-relative:page" coordorigin="3741,-1227" coordsize="1407,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">
                <v:shape id="AutoShape 250" o:spid="_x0000_s1027" style="position:absolute;left:16900;top:6291;width:5900;height:5820;visibility:visible;mso-wrap-style:square;v-text-anchor:top" coordsize="590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" path="m-13114,-6219r1317,m-13114,-6219r,-13m-12821,-6219r,-13m-12529,-6219r,-13m-12236,-6219r,-13m-11944,-6219r,-13m-13114,-7517r1317,m-13114,-7517r,13m-12821,-7517r,13m-12529,-7517r,13m-12236,-7517r,13m-11944,-7517r,13m-13114,-6219r,-1298m-11797,-6219r,-1298m-13114,-7252r13,m-11797,-7252r-14,m-13114,-6274r7,m-13114,-6437r7,m-13114,-6600r7,m-13114,-6763r7,m-13114,-6926r7,m-13114,-7089r7,m-13114,-7252r7,m-13114,-7415r7,m-11797,-6274r-7,m-11797,-6437r-7,m-11797,-6600r-7,m-11797,-6763r-7,m-11797,-6926r-7,m-11797,-7089r-7,m-11797,-7252r-7,m-11797,-7415r-7,e" filled="f" strokecolor="#252525" strokeweight=".07872mm">
                  <v:path arrowok="t" o:connecttype="custom" o:connectlocs="-11797,73;-13114,60;-12821,60;-12529,60;-12236,60;-11944,60;-11797,-1225;-13114,-1212;-12821,-1212;-12529,-1212;-12236,-1212;-11944,-1212;-13114,-1225;-11797,-1225;-13101,-960;-11811,-960;-13107,18;-13107,-145;-13107,-308;-13107,-471;-13107,-634;-13107,-797;-13107,-960;-13107,-1123;-11804,18;-11804,-145;-11804,-308;-11804,-471;-11804,-634;-11804,-797;-11804,-960;-11804,-1123" o:connectangles="0,0,0,0,0,0,0,0,0,0,0,0,0,0,0,0,0,0,0,0,0,0,0,0,0,0,0,0,0,0,0,0"/>
                </v:shape>
                <v:shape id="Freeform 249" o:spid="_x0000_s1028" style="position:absolute;left:3786;top:-974;width:1317;height:813;visibility:visible;mso-wrap-style:square;v-text-anchor:top" coordsize="131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" path="m,268l146,813,293,219r146,49l585,268,731,219,878,170,1024,98,1170,81,1317,e" filled="f" strokecolor="#0072bd" strokeweight=".31483mm">
                  <v:path arrowok="t" o:connecttype="custom" o:connectlocs="0,-705;146,-160;293,-754;439,-705;585,-705;731,-754;878,-803;1024,-875;1170,-892;1317,-973" o:connectangles="0,0,0,0,0,0,0,0,0,0"/>
                </v:shape>
                <v:shape id="AutoShape 248" o:spid="_x0000_s1029"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" path="m3926,-13928r,62m3895,-13897r62,e" filled="f" strokecolor="#0072bd" strokeweight=".31483mm">
                  <v:path arrowok="t" o:connecttype="custom" o:connectlocs="3926,-736;3926,-674;3895,-705;3957,-705" o:connectangles="0,0,0,0"/>
                </v:shape>
                <v:shape id="AutoShape 247" o:spid="_x0000_s1030"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" path="m4072,-13384r,63m4041,-13352r63,e" filled="f" strokecolor="#0072bd" strokeweight=".31483mm">
                  <v:path arrowok="t" o:connecttype="custom" o:connectlocs="4072,-192;4072,-129;4041,-160;4104,-160" o:connectangles="0,0,0,0"/>
                </v:shape>
                <v:shape id="AutoShape 246" o:spid="_x0000_s1031"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" path="m4219,-13978r,63m4187,-13946r63,e" filled="f" strokecolor="#0072bd" strokeweight=".31483mm">
                  <v:path arrowok="t" o:connecttype="custom" o:connectlocs="4219,-786;4219,-723;4187,-754;4250,-754" o:connectangles="0,0,0,0"/>
                </v:shape>
                <v:shape id="AutoShape 245" o:spid="_x0000_s1032"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" path="m4365,-13928r,62m4334,-13897r62,e" filled="f" strokecolor="#0072bd" strokeweight=".31483mm">
                  <v:path arrowok="t" o:connecttype="custom" o:connectlocs="4365,-736;4365,-674;4334,-705;4396,-705" o:connectangles="0,0,0,0"/>
                </v:shape>
                <v:shape id="AutoShape 244" o:spid="_x0000_s1033"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" path="m4511,-13929r,63m4480,-13897r62,e" filled="f" strokecolor="#0072bd" strokeweight=".31483mm">
                  <v:path arrowok="t" o:connecttype="custom" o:connectlocs="4511,-737;4511,-674;4480,-705;4542,-705" o:connectangles="0,0,0,0"/>
                </v:shape>
                <v:shape id="AutoShape 243" o:spid="_x0000_s1034"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" path="m4657,-13978r,63m4626,-13946r63,e" filled="f" strokecolor="#0072bd" strokeweight=".31483mm">
                  <v:path arrowok="t" o:connecttype="custom" o:connectlocs="4657,-786;4657,-723;4626,-754;4689,-754" o:connectangles="0,0,0,0"/>
                </v:shape>
                <v:shape id="AutoShape 242" o:spid="_x0000_s1035"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" path="m4804,-14027r,63m4772,-13995r63,e" filled="f" strokecolor="#0072bd" strokeweight=".31483mm">
                  <v:path arrowok="t" o:connecttype="custom" o:connectlocs="4804,-835;4804,-772;4772,-803;4835,-803" o:connectangles="0,0,0,0"/>
                </v:shape>
                <v:shape id="AutoShape 241" o:spid="_x0000_s1036"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" path="m4950,-14098r,62m4919,-14067r62,e" filled="f" strokecolor="#0072bd" strokeweight=".31483mm">
                  <v:path arrowok="t" o:connecttype="custom" o:connectlocs="4950,-906;4950,-844;4919,-875;4981,-875" o:connectangles="0,0,0,0"/>
                </v:shape>
                <v:shape id="AutoShape 240" o:spid="_x0000_s1037"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" path="m5096,-14115r,62m5065,-14084r63,e" filled="f" strokecolor="#0072bd" strokeweight=".31483mm">
                  <v:path arrowok="t" o:connecttype="custom" o:connectlocs="5096,-923;5096,-861;5065,-892;5128,-892" o:connectangles="0,0,0,0"/>
                </v:shape>
                <v:shape id="AutoShape 239" o:spid="_x0000_s1038"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" path="m5243,-14197r,63m5211,-14165r63,e" filled="f" strokecolor="#0072bd" strokeweight=".31483mm">
                  <v:path arrowok="t" o:connecttype="custom" o:connectlocs="5243,-1005;5243,-942;5211,-973;5274,-973" o:connectangles="0,0,0,0"/>
                </v:shape>
                <v:shape id="Freeform 238" o:spid="_x0000_s1039" style="position:absolute;left:3786;top:-1148;width:1317;height:1020;visibility:visible;mso-wrap-style:square;v-text-anchor:top" coordsize="131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" path="m,272r146,748l293,219r146,48l585,267,731,219,878,169,1024,98,1170,81,1317,e" filled="f" strokecolor="#d95318" strokeweight=".31483mm">
                  <v:stroke dashstyle="longDash"/>
                  <v:path arrowok="t" o:connecttype="custom" o:connectlocs="0,-875;146,-127;293,-928;439,-880;585,-880;731,-928;878,-978;1024,-1049;1170,-1066;1317,-1147" o:connectangles="0,0,0,0,0,0,0,0,0,0"/>
                </v:shape>
                <v:shape id="Freeform 237" o:spid="_x0000_s1040" style="position:absolute;left:3750;top:-917;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" path="m36,l,62r72,l36,xe" filled="f" strokecolor="#d95318" strokeweight=".31483mm">
                  <v:path arrowok="t" o:connecttype="custom" o:connectlocs="36,-916;0,-854;72,-854;36,-916" o:connectangles="0,0,0,0"/>
                </v:shape>
                <v:shape id="Freeform 236" o:spid="_x0000_s1041" style="position:absolute;left:3896;top:-17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" path="m36,l,62r72,l36,xe" filled="f" strokecolor="#d95318" strokeweight=".31483mm">
                  <v:path arrowok="t" o:connecttype="custom" o:connectlocs="36,-169;0,-107;72,-107;36,-169" o:connectangles="0,0,0,0"/>
                </v:shape>
                <v:shape id="Freeform 235" o:spid="_x0000_s1042" style="position:absolute;left:4042;top:-97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" path="m36,l,63r72,l36,xe" filled="f" strokecolor="#d95318" strokeweight=".31483mm">
                  <v:path arrowok="t" o:connecttype="custom" o:connectlocs="36,-970;0,-907;72,-907;36,-970" o:connectangles="0,0,0,0"/>
                </v:shape>
                <v:shape id="Freeform 234" o:spid="_x0000_s1043" style="position:absolute;left:4188;top:-92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" path="m36,l,62r72,l36,xe" filled="f" strokecolor="#d95318" strokeweight=".31483mm">
                  <v:path arrowok="t" o:connecttype="custom" o:connectlocs="36,-921;0,-859;72,-859;36,-921" o:connectangles="0,0,0,0"/>
                </v:shape>
                <v:shape id="Freeform 233" o:spid="_x0000_s1044" style="position:absolute;left:4335;top:-92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" path="m36,l,62r72,l36,xe" filled="f" strokecolor="#d95318" strokeweight=".31483mm">
                  <v:path arrowok="t" o:connecttype="custom" o:connectlocs="36,-921;0,-859;72,-859;36,-921" o:connectangles="0,0,0,0"/>
                </v:shape>
                <v:shape id="Freeform 232" o:spid="_x0000_s1045" style="position:absolute;left:4481;top:-97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" path="m36,l,63r73,l36,xe" filled="f" strokecolor="#d95318" strokeweight=".31483mm">
                  <v:path arrowok="t" o:connecttype="custom" o:connectlocs="36,-970;0,-907;73,-907;36,-970" o:connectangles="0,0,0,0"/>
                </v:shape>
                <v:shape id="Freeform 231" o:spid="_x0000_s1046" style="position:absolute;left:4627;top:-102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" path="m36,l,62r72,l36,xe" filled="f" strokecolor="#d95318" strokeweight=".31483mm">
                  <v:path arrowok="t" o:connecttype="custom" o:connectlocs="36,-1019;0,-957;72,-957;36,-1019" o:connectangles="0,0,0,0"/>
                </v:shape>
                <v:shape id="Freeform 230" o:spid="_x0000_s1047" style="position:absolute;left:4773;top:-109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" path="m36,l,63r72,l36,xe" filled="f" strokecolor="#d95318" strokeweight=".31483mm">
                  <v:path arrowok="t" o:connecttype="custom" o:connectlocs="36,-1091;0,-1028;72,-1028;36,-1091" o:connectangles="0,0,0,0"/>
                </v:shape>
                <v:shape id="Freeform 229" o:spid="_x0000_s1048" style="position:absolute;left:4920;top:-110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" path="m36,l,63r72,l36,xe" filled="f" strokecolor="#d95318" strokeweight=".31483mm">
                  <v:path arrowok="t" o:connecttype="custom" o:connectlocs="36,-1108;0,-1045;72,-1045;36,-1108" o:connectangles="0,0,0,0"/>
                </v:shape>
                <v:shape id="Freeform 228" o:spid="_x0000_s1049" style="position:absolute;left:5066;top:-1189;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" path="m37,l,63r73,l37,xe" filled="f" strokecolor="#d95318" strokeweight=".31483mm">
                  <v:path arrowok="t" o:connecttype="custom" o:connectlocs="37,-1189;0,-1126;73,-1126;37,-1189" o:connectangles="0,0,0,0"/>
                </v:shape>
                <v:shape id="Freeform 227" o:spid="_x0000_s1050" style="position:absolute;left:3786;top:-1030;width:1317;height:1026;visibility:visible;mso-wrap-style:square;v-text-anchor:top" coordsize="1317,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" path="m,268r146,758l293,219r146,49l585,268,731,219,878,170,1024,98,1170,81,1317,e" filled="f" strokecolor="#ecb020" strokeweight=".31483mm">
                  <v:stroke dashstyle="longDash"/>
                  <v:path arrowok="t" o:connecttype="custom" o:connectlocs="0,-762;146,-4;293,-811;439,-762;585,-762;731,-811;878,-860;1024,-932;1170,-949;1317,-1030" o:connectangles="0,0,0,0,0,0,0,0,0,0"/>
                </v:shape>
                <v:shape id="Freeform 226" o:spid="_x0000_s1051" style="position:absolute;left:3754;top:-79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" path="m62,31l60,19,53,9,43,2,31,,19,2,9,9,2,19,,31,2,43,9,53r10,7l31,62,43,60,53,53,60,43,62,31xe" filled="f" strokecolor="#ecb020" strokeweight=".31483mm">
                  <v:path arrowok="t" o:connecttype="custom" o:connectlocs="62,-762;60,-774;53,-784;43,-791;31,-793;19,-791;9,-784;2,-774;0,-762;2,-750;9,-740;19,-733;31,-731;43,-733;53,-740;60,-750;62,-762" o:connectangles="0,0,0,0,0,0,0,0,0,0,0,0,0,0,0,0,0"/>
                </v:shape>
                <v:shape id="Freeform 225" o:spid="_x0000_s1052" style="position:absolute;left:3901;top:-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" path="m63,32l60,19,53,10,44,3,31,,19,3,9,10,3,19,,32,3,44,9,54r10,6l31,63,44,60r9,-6l60,44,63,32xe" filled="f" strokecolor="#ecb020" strokeweight=".31483mm">
                  <v:path arrowok="t" o:connecttype="custom" o:connectlocs="63,-4;60,-17;53,-26;44,-33;31,-36;19,-33;9,-26;3,-17;0,-4;3,8;9,18;19,24;31,27;44,24;53,18;60,8;63,-4" o:connectangles="0,0,0,0,0,0,0,0,0,0,0,0,0,0,0,0,0"/>
                </v:shape>
                <v:shape id="Freeform 224" o:spid="_x0000_s1053" style="position:absolute;left:4047;top:-84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" path="m63,31l60,19,54,9,44,3,32,,20,3,10,9,3,19,,31,3,43r7,10l20,60r12,3l44,60,54,53,60,43,63,31xe" filled="f" strokecolor="#ecb020" strokeweight=".31483mm">
                  <v:path arrowok="t" o:connecttype="custom" o:connectlocs="63,-811;60,-823;54,-833;44,-839;32,-842;20,-839;10,-833;3,-823;0,-811;3,-799;10,-789;20,-782;32,-779;44,-782;54,-789;60,-799;63,-811" o:connectangles="0,0,0,0,0,0,0,0,0,0,0,0,0,0,0,0,0"/>
                </v:shape>
                <v:shape id="Freeform 223" o:spid="_x0000_s1054" style="position:absolute;left:4193;top:-79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" path="m62,31l60,19,53,9,43,2,31,,19,2,9,9,2,19,,31,2,43,9,53r10,7l31,62,43,60,53,53,60,43,62,31xe" filled="f" strokecolor="#ecb020" strokeweight=".31483mm">
                  <v:path arrowok="t" o:connecttype="custom" o:connectlocs="62,-762;60,-774;53,-784;43,-791;31,-793;19,-791;9,-784;2,-774;0,-762;2,-750;9,-740;19,-733;31,-731;43,-733;53,-740;60,-750;62,-762" o:connectangles="0,0,0,0,0,0,0,0,0,0,0,0,0,0,0,0,0"/>
                </v:shape>
                <v:shape id="Freeform 222" o:spid="_x0000_s1055" style="position:absolute;left:4339;top:-79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" path="m62,31l60,19,53,9,43,2,31,,19,2,9,9,2,19,,31,2,43,9,53r10,7l31,62,43,60,53,53,60,43,62,31xe" filled="f" strokecolor="#ecb020" strokeweight=".31483mm">
                  <v:path arrowok="t" o:connecttype="custom" o:connectlocs="62,-762;60,-774;53,-784;43,-791;31,-793;19,-791;9,-784;2,-774;0,-762;2,-750;9,-740;19,-733;31,-731;43,-733;53,-740;60,-750;62,-762" o:connectangles="0,0,0,0,0,0,0,0,0,0,0,0,0,0,0,0,0"/>
                </v:shape>
                <v:shape id="Freeform 221" o:spid="_x0000_s1056" style="position:absolute;left:4486;top:-84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" path="m63,31l60,19,54,9,44,3,31,,19,3,9,9,3,19,,31,3,43,9,53r10,7l31,63,44,60,54,53,60,43,63,31xe" filled="f" strokecolor="#ecb020" strokeweight=".31483mm">
                  <v:path arrowok="t" o:connecttype="custom" o:connectlocs="63,-811;60,-823;54,-833;44,-839;31,-842;19,-839;9,-833;3,-823;0,-811;3,-799;9,-789;19,-782;31,-779;44,-782;54,-789;60,-799;63,-811" o:connectangles="0,0,0,0,0,0,0,0,0,0,0,0,0,0,0,0,0"/>
                </v:shape>
                <v:shape id="Freeform 220" o:spid="_x0000_s1057" style="position:absolute;left:4632;top:-89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" path="m63,31l61,19,54,9,44,2,32,,20,2,10,9,3,19,,31,3,43r7,10l20,60r12,2l44,60,54,53,61,43,63,31xe" filled="f" strokecolor="#ecb020" strokeweight=".31483mm">
                  <v:path arrowok="t" o:connecttype="custom" o:connectlocs="63,-860;61,-872;54,-882;44,-889;32,-891;20,-889;10,-882;3,-872;0,-860;3,-848;10,-838;20,-831;32,-829;44,-831;54,-838;61,-848;63,-860" o:connectangles="0,0,0,0,0,0,0,0,0,0,0,0,0,0,0,0,0"/>
                </v:shape>
                <v:shape id="Freeform 219" o:spid="_x0000_s1058" style="position:absolute;left:4778;top:-96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" path="m62,31l60,19,53,9,43,3,31,,19,3,9,9,2,19,,31,2,44r7,9l19,60r12,3l43,60,53,53r7,-9l62,31xe" filled="f" strokecolor="#ecb020" strokeweight=".31483mm">
                  <v:path arrowok="t" o:connecttype="custom" o:connectlocs="62,-932;60,-944;53,-954;43,-960;31,-963;19,-960;9,-954;2,-944;0,-932;2,-919;9,-910;19,-903;31,-900;43,-903;53,-910;60,-919;62,-932" o:connectangles="0,0,0,0,0,0,0,0,0,0,0,0,0,0,0,0,0"/>
                </v:shape>
                <v:shape id="Freeform 218" o:spid="_x0000_s1059" style="position:absolute;left:4925;top:-98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" path="m63,31l60,19,53,9,43,2,31,,19,2,9,9,2,19,,31,2,43,9,53r10,7l31,62,43,60,53,53,60,43,63,31xe" filled="f" strokecolor="#ecb020" strokeweight=".31483mm">
                  <v:path arrowok="t" o:connecttype="custom" o:connectlocs="63,-949;60,-961;53,-971;43,-978;31,-980;19,-978;9,-971;2,-961;0,-949;2,-937;9,-927;19,-920;31,-918;43,-920;53,-927;60,-937;63,-949" o:connectangles="0,0,0,0,0,0,0,0,0,0,0,0,0,0,0,0,0"/>
                </v:shape>
                <v:shape id="Freeform 217" o:spid="_x0000_s1060" style="position:absolute;left:5071;top:-106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" path="m63,31l60,19,54,9,44,2,32,,19,2,9,9,3,19,,31,3,43,9,53r10,7l32,62,44,60,54,53,60,43,63,31xe" filled="f" strokecolor="#ecb020" strokeweight=".31483mm">
                  <v:path arrowok="t" o:connecttype="custom" o:connectlocs="63,-1030;60,-1042;54,-1052;44,-1059;32,-1061;19,-1059;9,-1052;3,-1042;0,-1030;3,-1018;9,-1008;19,-1001;32,-999;44,-1001;54,-1008;60,-1018;63,-1030" o:connectangles="0,0,0,0,0,0,0,0,0,0,0,0,0,0,0,0,0"/>
                </v:shape>
                <w10:wrap anchorx="page"/>
              </v:group>
            </w:pict>
          </mc:Fallback>
        </mc:AlternateContent>
      </w:r>
      <w:r>
        <w:rPr>
          <w:noProof/>
          <w:lang w:val="en-IN" w:eastAsia="en-IN" w:bidi="hi-IN"/>
        </w:rPr>
        <mc:AlternateContent>
          <mc:Choice Requires="wpg">
            <w:drawing>
              <wp:anchor distT="0" distB="0" distL="114300" distR="114300" simplePos="0" relativeHeight="251807744" behindDoc="0" locked="0" layoutInCell="1" allowOverlap="1" wp14:anchorId="303D3A1A" wp14:editId="4D97C773">
                <wp:simplePos x="0" y="0"/>
                <wp:positionH relativeFrom="page">
                  <wp:posOffset>3639185</wp:posOffset>
                </wp:positionH>
                <wp:positionV relativeFrom="paragraph">
                  <wp:posOffset>-779145</wp:posOffset>
                </wp:positionV>
                <wp:extent cx="890270" cy="828040"/>
                <wp:effectExtent l="0" t="0" r="0" b="0"/>
                <wp:wrapNone/>
                <wp:docPr id="18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828040"/>
                          <a:chOff x="5731" y="-1227"/>
                          <a:chExt cx="1402" cy="1304"/>
                        </a:xfrm>
                      </wpg:grpSpPr>
                      <wps:wsp>
                        <wps:cNvPr id="183" name="AutoShape 215"/>
                        <wps:cNvSpPr>
                          <a:spLocks/>
                        </wps:cNvSpPr>
                        <wps:spPr bwMode="auto">
                          <a:xfrm>
                            <a:off x="25820" y="6291"/>
                            <a:ext cx="5880" cy="5820"/>
                          </a:xfrm>
                          <a:custGeom>
                            <a:avLst/>
                            <a:gdLst>
                              <a:gd name="T0" fmla="+- 0 5776 25820"/>
                              <a:gd name="T1" fmla="*/ T0 w 5880"/>
                              <a:gd name="T2" fmla="+- 0 73 6292"/>
                              <a:gd name="T3" fmla="*/ 73 h 5820"/>
                              <a:gd name="T4" fmla="+- 0 7088 25820"/>
                              <a:gd name="T5" fmla="*/ T4 w 5880"/>
                              <a:gd name="T6" fmla="+- 0 73 6292"/>
                              <a:gd name="T7" fmla="*/ 73 h 5820"/>
                              <a:gd name="T8" fmla="+- 0 5776 25820"/>
                              <a:gd name="T9" fmla="*/ T8 w 5880"/>
                              <a:gd name="T10" fmla="+- 0 73 6292"/>
                              <a:gd name="T11" fmla="*/ 73 h 5820"/>
                              <a:gd name="T12" fmla="+- 0 5776 25820"/>
                              <a:gd name="T13" fmla="*/ T12 w 5880"/>
                              <a:gd name="T14" fmla="+- 0 60 6292"/>
                              <a:gd name="T15" fmla="*/ 60 h 5820"/>
                              <a:gd name="T16" fmla="+- 0 6068 25820"/>
                              <a:gd name="T17" fmla="*/ T16 w 5880"/>
                              <a:gd name="T18" fmla="+- 0 73 6292"/>
                              <a:gd name="T19" fmla="*/ 73 h 5820"/>
                              <a:gd name="T20" fmla="+- 0 6068 25820"/>
                              <a:gd name="T21" fmla="*/ T20 w 5880"/>
                              <a:gd name="T22" fmla="+- 0 60 6292"/>
                              <a:gd name="T23" fmla="*/ 60 h 5820"/>
                              <a:gd name="T24" fmla="+- 0 6359 25820"/>
                              <a:gd name="T25" fmla="*/ T24 w 5880"/>
                              <a:gd name="T26" fmla="+- 0 73 6292"/>
                              <a:gd name="T27" fmla="*/ 73 h 5820"/>
                              <a:gd name="T28" fmla="+- 0 6359 25820"/>
                              <a:gd name="T29" fmla="*/ T28 w 5880"/>
                              <a:gd name="T30" fmla="+- 0 60 6292"/>
                              <a:gd name="T31" fmla="*/ 60 h 5820"/>
                              <a:gd name="T32" fmla="+- 0 6651 25820"/>
                              <a:gd name="T33" fmla="*/ T32 w 5880"/>
                              <a:gd name="T34" fmla="+- 0 73 6292"/>
                              <a:gd name="T35" fmla="*/ 73 h 5820"/>
                              <a:gd name="T36" fmla="+- 0 6651 25820"/>
                              <a:gd name="T37" fmla="*/ T36 w 5880"/>
                              <a:gd name="T38" fmla="+- 0 60 6292"/>
                              <a:gd name="T39" fmla="*/ 60 h 5820"/>
                              <a:gd name="T40" fmla="+- 0 6943 25820"/>
                              <a:gd name="T41" fmla="*/ T40 w 5880"/>
                              <a:gd name="T42" fmla="+- 0 73 6292"/>
                              <a:gd name="T43" fmla="*/ 73 h 5820"/>
                              <a:gd name="T44" fmla="+- 0 6943 25820"/>
                              <a:gd name="T45" fmla="*/ T44 w 5880"/>
                              <a:gd name="T46" fmla="+- 0 60 6292"/>
                              <a:gd name="T47" fmla="*/ 60 h 5820"/>
                              <a:gd name="T48" fmla="+- 0 5776 25820"/>
                              <a:gd name="T49" fmla="*/ T48 w 5880"/>
                              <a:gd name="T50" fmla="+- 0 -1225 6292"/>
                              <a:gd name="T51" fmla="*/ -1225 h 5820"/>
                              <a:gd name="T52" fmla="+- 0 7088 25820"/>
                              <a:gd name="T53" fmla="*/ T52 w 5880"/>
                              <a:gd name="T54" fmla="+- 0 -1225 6292"/>
                              <a:gd name="T55" fmla="*/ -1225 h 5820"/>
                              <a:gd name="T56" fmla="+- 0 5776 25820"/>
                              <a:gd name="T57" fmla="*/ T56 w 5880"/>
                              <a:gd name="T58" fmla="+- 0 -1225 6292"/>
                              <a:gd name="T59" fmla="*/ -1225 h 5820"/>
                              <a:gd name="T60" fmla="+- 0 5776 25820"/>
                              <a:gd name="T61" fmla="*/ T60 w 5880"/>
                              <a:gd name="T62" fmla="+- 0 -1212 6292"/>
                              <a:gd name="T63" fmla="*/ -1212 h 5820"/>
                              <a:gd name="T64" fmla="+- 0 6068 25820"/>
                              <a:gd name="T65" fmla="*/ T64 w 5880"/>
                              <a:gd name="T66" fmla="+- 0 -1225 6292"/>
                              <a:gd name="T67" fmla="*/ -1225 h 5820"/>
                              <a:gd name="T68" fmla="+- 0 6068 25820"/>
                              <a:gd name="T69" fmla="*/ T68 w 5880"/>
                              <a:gd name="T70" fmla="+- 0 -1212 6292"/>
                              <a:gd name="T71" fmla="*/ -1212 h 5820"/>
                              <a:gd name="T72" fmla="+- 0 6359 25820"/>
                              <a:gd name="T73" fmla="*/ T72 w 5880"/>
                              <a:gd name="T74" fmla="+- 0 -1225 6292"/>
                              <a:gd name="T75" fmla="*/ -1225 h 5820"/>
                              <a:gd name="T76" fmla="+- 0 6359 25820"/>
                              <a:gd name="T77" fmla="*/ T76 w 5880"/>
                              <a:gd name="T78" fmla="+- 0 -1212 6292"/>
                              <a:gd name="T79" fmla="*/ -1212 h 5820"/>
                              <a:gd name="T80" fmla="+- 0 6651 25820"/>
                              <a:gd name="T81" fmla="*/ T80 w 5880"/>
                              <a:gd name="T82" fmla="+- 0 -1225 6292"/>
                              <a:gd name="T83" fmla="*/ -1225 h 5820"/>
                              <a:gd name="T84" fmla="+- 0 6651 25820"/>
                              <a:gd name="T85" fmla="*/ T84 w 5880"/>
                              <a:gd name="T86" fmla="+- 0 -1212 6292"/>
                              <a:gd name="T87" fmla="*/ -1212 h 5820"/>
                              <a:gd name="T88" fmla="+- 0 6943 25820"/>
                              <a:gd name="T89" fmla="*/ T88 w 5880"/>
                              <a:gd name="T90" fmla="+- 0 -1225 6292"/>
                              <a:gd name="T91" fmla="*/ -1225 h 5820"/>
                              <a:gd name="T92" fmla="+- 0 6943 25820"/>
                              <a:gd name="T93" fmla="*/ T92 w 5880"/>
                              <a:gd name="T94" fmla="+- 0 -1212 6292"/>
                              <a:gd name="T95" fmla="*/ -1212 h 5820"/>
                              <a:gd name="T96" fmla="+- 0 5776 25820"/>
                              <a:gd name="T97" fmla="*/ T96 w 5880"/>
                              <a:gd name="T98" fmla="+- 0 73 6292"/>
                              <a:gd name="T99" fmla="*/ 73 h 5820"/>
                              <a:gd name="T100" fmla="+- 0 5776 25820"/>
                              <a:gd name="T101" fmla="*/ T100 w 5880"/>
                              <a:gd name="T102" fmla="+- 0 -1225 6292"/>
                              <a:gd name="T103" fmla="*/ -1225 h 5820"/>
                              <a:gd name="T104" fmla="+- 0 7088 25820"/>
                              <a:gd name="T105" fmla="*/ T104 w 5880"/>
                              <a:gd name="T106" fmla="+- 0 73 6292"/>
                              <a:gd name="T107" fmla="*/ 73 h 5820"/>
                              <a:gd name="T108" fmla="+- 0 7088 25820"/>
                              <a:gd name="T109" fmla="*/ T108 w 5880"/>
                              <a:gd name="T110" fmla="+- 0 -1225 6292"/>
                              <a:gd name="T111" fmla="*/ -1225 h 5820"/>
                              <a:gd name="T112" fmla="+- 0 5776 25820"/>
                              <a:gd name="T113" fmla="*/ T112 w 5880"/>
                              <a:gd name="T114" fmla="+- 0 -131 6292"/>
                              <a:gd name="T115" fmla="*/ -131 h 5820"/>
                              <a:gd name="T116" fmla="+- 0 5789 25820"/>
                              <a:gd name="T117" fmla="*/ T116 w 5880"/>
                              <a:gd name="T118" fmla="+- 0 -131 6292"/>
                              <a:gd name="T119" fmla="*/ -131 h 5820"/>
                              <a:gd name="T120" fmla="+- 0 7088 25820"/>
                              <a:gd name="T121" fmla="*/ T120 w 5880"/>
                              <a:gd name="T122" fmla="+- 0 -131 6292"/>
                              <a:gd name="T123" fmla="*/ -131 h 5820"/>
                              <a:gd name="T124" fmla="+- 0 7075 25820"/>
                              <a:gd name="T125" fmla="*/ T124 w 5880"/>
                              <a:gd name="T126" fmla="+- 0 -131 6292"/>
                              <a:gd name="T127" fmla="*/ -131 h 5820"/>
                              <a:gd name="T128" fmla="+- 0 5776 25820"/>
                              <a:gd name="T129" fmla="*/ T128 w 5880"/>
                              <a:gd name="T130" fmla="+- 0 -131 6292"/>
                              <a:gd name="T131" fmla="*/ -131 h 5820"/>
                              <a:gd name="T132" fmla="+- 0 5783 25820"/>
                              <a:gd name="T133" fmla="*/ T132 w 5880"/>
                              <a:gd name="T134" fmla="+- 0 -131 6292"/>
                              <a:gd name="T135" fmla="*/ -131 h 5820"/>
                              <a:gd name="T136" fmla="+- 0 5776 25820"/>
                              <a:gd name="T137" fmla="*/ T136 w 5880"/>
                              <a:gd name="T138" fmla="+- 0 -582 6292"/>
                              <a:gd name="T139" fmla="*/ -582 h 5820"/>
                              <a:gd name="T140" fmla="+- 0 5783 25820"/>
                              <a:gd name="T141" fmla="*/ T140 w 5880"/>
                              <a:gd name="T142" fmla="+- 0 -582 6292"/>
                              <a:gd name="T143" fmla="*/ -582 h 5820"/>
                              <a:gd name="T144" fmla="+- 0 5776 25820"/>
                              <a:gd name="T145" fmla="*/ T144 w 5880"/>
                              <a:gd name="T146" fmla="+- 0 -1033 6292"/>
                              <a:gd name="T147" fmla="*/ -1033 h 5820"/>
                              <a:gd name="T148" fmla="+- 0 5783 25820"/>
                              <a:gd name="T149" fmla="*/ T148 w 5880"/>
                              <a:gd name="T150" fmla="+- 0 -1033 6292"/>
                              <a:gd name="T151" fmla="*/ -1033 h 5820"/>
                              <a:gd name="T152" fmla="+- 0 7088 25820"/>
                              <a:gd name="T153" fmla="*/ T152 w 5880"/>
                              <a:gd name="T154" fmla="+- 0 -131 6292"/>
                              <a:gd name="T155" fmla="*/ -131 h 5820"/>
                              <a:gd name="T156" fmla="+- 0 7082 25820"/>
                              <a:gd name="T157" fmla="*/ T156 w 5880"/>
                              <a:gd name="T158" fmla="+- 0 -131 6292"/>
                              <a:gd name="T159" fmla="*/ -131 h 5820"/>
                              <a:gd name="T160" fmla="+- 0 7088 25820"/>
                              <a:gd name="T161" fmla="*/ T160 w 5880"/>
                              <a:gd name="T162" fmla="+- 0 -582 6292"/>
                              <a:gd name="T163" fmla="*/ -582 h 5820"/>
                              <a:gd name="T164" fmla="+- 0 7082 25820"/>
                              <a:gd name="T165" fmla="*/ T164 w 5880"/>
                              <a:gd name="T166" fmla="+- 0 -582 6292"/>
                              <a:gd name="T167" fmla="*/ -582 h 5820"/>
                              <a:gd name="T168" fmla="+- 0 7088 25820"/>
                              <a:gd name="T169" fmla="*/ T168 w 5880"/>
                              <a:gd name="T170" fmla="+- 0 -1033 6292"/>
                              <a:gd name="T171" fmla="*/ -1033 h 5820"/>
                              <a:gd name="T172" fmla="+- 0 7082 25820"/>
                              <a:gd name="T173" fmla="*/ T172 w 5880"/>
                              <a:gd name="T174" fmla="+- 0 -1033 6292"/>
                              <a:gd name="T175" fmla="*/ -1033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880" h="5820">
                                <a:moveTo>
                                  <a:pt x="-20044" y="-6219"/>
                                </a:moveTo>
                                <a:lnTo>
                                  <a:pt x="-18732" y="-6219"/>
                                </a:lnTo>
                                <a:moveTo>
                                  <a:pt x="-20044" y="-6219"/>
                                </a:moveTo>
                                <a:lnTo>
                                  <a:pt x="-20044" y="-6232"/>
                                </a:lnTo>
                                <a:moveTo>
                                  <a:pt x="-19752" y="-6219"/>
                                </a:moveTo>
                                <a:lnTo>
                                  <a:pt x="-19752" y="-6232"/>
                                </a:lnTo>
                                <a:moveTo>
                                  <a:pt x="-19461" y="-6219"/>
                                </a:moveTo>
                                <a:lnTo>
                                  <a:pt x="-19461" y="-6232"/>
                                </a:lnTo>
                                <a:moveTo>
                                  <a:pt x="-19169" y="-6219"/>
                                </a:moveTo>
                                <a:lnTo>
                                  <a:pt x="-19169" y="-6232"/>
                                </a:lnTo>
                                <a:moveTo>
                                  <a:pt x="-18877" y="-6219"/>
                                </a:moveTo>
                                <a:lnTo>
                                  <a:pt x="-18877" y="-6232"/>
                                </a:lnTo>
                                <a:moveTo>
                                  <a:pt x="-20044" y="-7517"/>
                                </a:moveTo>
                                <a:lnTo>
                                  <a:pt x="-18732" y="-7517"/>
                                </a:lnTo>
                                <a:moveTo>
                                  <a:pt x="-20044" y="-7517"/>
                                </a:moveTo>
                                <a:lnTo>
                                  <a:pt x="-20044" y="-7504"/>
                                </a:lnTo>
                                <a:moveTo>
                                  <a:pt x="-19752" y="-7517"/>
                                </a:moveTo>
                                <a:lnTo>
                                  <a:pt x="-19752" y="-7504"/>
                                </a:lnTo>
                                <a:moveTo>
                                  <a:pt x="-19461" y="-7517"/>
                                </a:moveTo>
                                <a:lnTo>
                                  <a:pt x="-19461" y="-7504"/>
                                </a:lnTo>
                                <a:moveTo>
                                  <a:pt x="-19169" y="-7517"/>
                                </a:moveTo>
                                <a:lnTo>
                                  <a:pt x="-19169" y="-7504"/>
                                </a:lnTo>
                                <a:moveTo>
                                  <a:pt x="-18877" y="-7517"/>
                                </a:moveTo>
                                <a:lnTo>
                                  <a:pt x="-18877" y="-7504"/>
                                </a:lnTo>
                                <a:moveTo>
                                  <a:pt x="-20044" y="-6219"/>
                                </a:moveTo>
                                <a:lnTo>
                                  <a:pt x="-20044" y="-7517"/>
                                </a:lnTo>
                                <a:moveTo>
                                  <a:pt x="-18732" y="-6219"/>
                                </a:moveTo>
                                <a:lnTo>
                                  <a:pt x="-18732" y="-7517"/>
                                </a:lnTo>
                                <a:moveTo>
                                  <a:pt x="-20044" y="-6423"/>
                                </a:moveTo>
                                <a:lnTo>
                                  <a:pt x="-20031" y="-6423"/>
                                </a:lnTo>
                                <a:moveTo>
                                  <a:pt x="-18732" y="-6423"/>
                                </a:moveTo>
                                <a:lnTo>
                                  <a:pt x="-18745" y="-6423"/>
                                </a:lnTo>
                                <a:moveTo>
                                  <a:pt x="-20044" y="-6423"/>
                                </a:moveTo>
                                <a:lnTo>
                                  <a:pt x="-20037" y="-6423"/>
                                </a:lnTo>
                                <a:moveTo>
                                  <a:pt x="-20044" y="-6874"/>
                                </a:moveTo>
                                <a:lnTo>
                                  <a:pt x="-20037" y="-6874"/>
                                </a:lnTo>
                                <a:moveTo>
                                  <a:pt x="-20044" y="-7325"/>
                                </a:moveTo>
                                <a:lnTo>
                                  <a:pt x="-20037" y="-7325"/>
                                </a:lnTo>
                                <a:moveTo>
                                  <a:pt x="-18732" y="-6423"/>
                                </a:moveTo>
                                <a:lnTo>
                                  <a:pt x="-18738" y="-6423"/>
                                </a:lnTo>
                                <a:moveTo>
                                  <a:pt x="-18732" y="-6874"/>
                                </a:moveTo>
                                <a:lnTo>
                                  <a:pt x="-18738" y="-6874"/>
                                </a:lnTo>
                                <a:moveTo>
                                  <a:pt x="-18732" y="-7325"/>
                                </a:moveTo>
                                <a:lnTo>
                                  <a:pt x="-18738" y="-7325"/>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214"/>
                        <wps:cNvSpPr>
                          <a:spLocks/>
                        </wps:cNvSpPr>
                        <wps:spPr bwMode="auto">
                          <a:xfrm>
                            <a:off x="5776" y="-528"/>
                            <a:ext cx="1312" cy="386"/>
                          </a:xfrm>
                          <a:custGeom>
                            <a:avLst/>
                            <a:gdLst>
                              <a:gd name="T0" fmla="+- 0 5776 5776"/>
                              <a:gd name="T1" fmla="*/ T0 w 1312"/>
                              <a:gd name="T2" fmla="+- 0 -142 -528"/>
                              <a:gd name="T3" fmla="*/ -142 h 386"/>
                              <a:gd name="T4" fmla="+- 0 5922 5776"/>
                              <a:gd name="T5" fmla="*/ T4 w 1312"/>
                              <a:gd name="T6" fmla="+- 0 -202 -528"/>
                              <a:gd name="T7" fmla="*/ -202 h 386"/>
                              <a:gd name="T8" fmla="+- 0 6068 5776"/>
                              <a:gd name="T9" fmla="*/ T8 w 1312"/>
                              <a:gd name="T10" fmla="+- 0 -310 -528"/>
                              <a:gd name="T11" fmla="*/ -310 h 386"/>
                              <a:gd name="T12" fmla="+- 0 6214 5776"/>
                              <a:gd name="T13" fmla="*/ T12 w 1312"/>
                              <a:gd name="T14" fmla="+- 0 -363 -528"/>
                              <a:gd name="T15" fmla="*/ -363 h 386"/>
                              <a:gd name="T16" fmla="+- 0 6359 5776"/>
                              <a:gd name="T17" fmla="*/ T16 w 1312"/>
                              <a:gd name="T18" fmla="+- 0 -404 -528"/>
                              <a:gd name="T19" fmla="*/ -404 h 386"/>
                              <a:gd name="T20" fmla="+- 0 6505 5776"/>
                              <a:gd name="T21" fmla="*/ T20 w 1312"/>
                              <a:gd name="T22" fmla="+- 0 -430 -528"/>
                              <a:gd name="T23" fmla="*/ -430 h 386"/>
                              <a:gd name="T24" fmla="+- 0 6651 5776"/>
                              <a:gd name="T25" fmla="*/ T24 w 1312"/>
                              <a:gd name="T26" fmla="+- 0 -480 -528"/>
                              <a:gd name="T27" fmla="*/ -480 h 386"/>
                              <a:gd name="T28" fmla="+- 0 6797 5776"/>
                              <a:gd name="T29" fmla="*/ T28 w 1312"/>
                              <a:gd name="T30" fmla="+- 0 -517 -528"/>
                              <a:gd name="T31" fmla="*/ -517 h 386"/>
                              <a:gd name="T32" fmla="+- 0 6943 5776"/>
                              <a:gd name="T33" fmla="*/ T32 w 1312"/>
                              <a:gd name="T34" fmla="+- 0 -520 -528"/>
                              <a:gd name="T35" fmla="*/ -520 h 386"/>
                              <a:gd name="T36" fmla="+- 0 7088 5776"/>
                              <a:gd name="T37" fmla="*/ T36 w 1312"/>
                              <a:gd name="T38" fmla="+- 0 -528 -528"/>
                              <a:gd name="T39" fmla="*/ -528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386">
                                <a:moveTo>
                                  <a:pt x="0" y="386"/>
                                </a:moveTo>
                                <a:lnTo>
                                  <a:pt x="146" y="326"/>
                                </a:lnTo>
                                <a:lnTo>
                                  <a:pt x="292" y="218"/>
                                </a:lnTo>
                                <a:lnTo>
                                  <a:pt x="438" y="165"/>
                                </a:lnTo>
                                <a:lnTo>
                                  <a:pt x="583" y="124"/>
                                </a:lnTo>
                                <a:lnTo>
                                  <a:pt x="729" y="98"/>
                                </a:lnTo>
                                <a:lnTo>
                                  <a:pt x="875" y="48"/>
                                </a:lnTo>
                                <a:lnTo>
                                  <a:pt x="1021" y="11"/>
                                </a:lnTo>
                                <a:lnTo>
                                  <a:pt x="1167" y="8"/>
                                </a:lnTo>
                                <a:lnTo>
                                  <a:pt x="1312"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utoShape 213"/>
                        <wps:cNvSpPr>
                          <a:spLocks/>
                        </wps:cNvSpPr>
                        <wps:spPr bwMode="auto">
                          <a:xfrm>
                            <a:off x="-140" y="13191"/>
                            <a:ext cx="280" cy="280"/>
                          </a:xfrm>
                          <a:custGeom>
                            <a:avLst/>
                            <a:gdLst>
                              <a:gd name="T0" fmla="+- 0 5776 -140"/>
                              <a:gd name="T1" fmla="*/ T0 w 280"/>
                              <a:gd name="T2" fmla="+- 0 -173 13192"/>
                              <a:gd name="T3" fmla="*/ -173 h 280"/>
                              <a:gd name="T4" fmla="+- 0 5776 -140"/>
                              <a:gd name="T5" fmla="*/ T4 w 280"/>
                              <a:gd name="T6" fmla="+- 0 -110 13192"/>
                              <a:gd name="T7" fmla="*/ -110 h 280"/>
                              <a:gd name="T8" fmla="+- 0 5745 -140"/>
                              <a:gd name="T9" fmla="*/ T8 w 280"/>
                              <a:gd name="T10" fmla="+- 0 -142 13192"/>
                              <a:gd name="T11" fmla="*/ -142 h 280"/>
                              <a:gd name="T12" fmla="+- 0 5808 -140"/>
                              <a:gd name="T13" fmla="*/ T12 w 280"/>
                              <a:gd name="T14" fmla="+- 0 -142 13192"/>
                              <a:gd name="T15" fmla="*/ -142 h 280"/>
                            </a:gdLst>
                            <a:ahLst/>
                            <a:cxnLst>
                              <a:cxn ang="0">
                                <a:pos x="T1" y="T3"/>
                              </a:cxn>
                              <a:cxn ang="0">
                                <a:pos x="T5" y="T7"/>
                              </a:cxn>
                              <a:cxn ang="0">
                                <a:pos x="T9" y="T11"/>
                              </a:cxn>
                              <a:cxn ang="0">
                                <a:pos x="T13" y="T15"/>
                              </a:cxn>
                            </a:cxnLst>
                            <a:rect l="0" t="0" r="r" b="b"/>
                            <a:pathLst>
                              <a:path w="280" h="280">
                                <a:moveTo>
                                  <a:pt x="5916" y="-13365"/>
                                </a:moveTo>
                                <a:lnTo>
                                  <a:pt x="5916" y="-13302"/>
                                </a:lnTo>
                                <a:moveTo>
                                  <a:pt x="5885" y="-13334"/>
                                </a:moveTo>
                                <a:lnTo>
                                  <a:pt x="5948" y="-1333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utoShape 212"/>
                        <wps:cNvSpPr>
                          <a:spLocks/>
                        </wps:cNvSpPr>
                        <wps:spPr bwMode="auto">
                          <a:xfrm>
                            <a:off x="-140" y="13191"/>
                            <a:ext cx="280" cy="280"/>
                          </a:xfrm>
                          <a:custGeom>
                            <a:avLst/>
                            <a:gdLst>
                              <a:gd name="T0" fmla="+- 0 5922 -140"/>
                              <a:gd name="T1" fmla="*/ T0 w 280"/>
                              <a:gd name="T2" fmla="+- 0 -234 13192"/>
                              <a:gd name="T3" fmla="*/ -234 h 280"/>
                              <a:gd name="T4" fmla="+- 0 5922 -140"/>
                              <a:gd name="T5" fmla="*/ T4 w 280"/>
                              <a:gd name="T6" fmla="+- 0 -171 13192"/>
                              <a:gd name="T7" fmla="*/ -171 h 280"/>
                              <a:gd name="T8" fmla="+- 0 5891 -140"/>
                              <a:gd name="T9" fmla="*/ T8 w 280"/>
                              <a:gd name="T10" fmla="+- 0 -202 13192"/>
                              <a:gd name="T11" fmla="*/ -202 h 280"/>
                              <a:gd name="T12" fmla="+- 0 5953 -140"/>
                              <a:gd name="T13" fmla="*/ T12 w 280"/>
                              <a:gd name="T14" fmla="+- 0 -202 13192"/>
                              <a:gd name="T15" fmla="*/ -202 h 280"/>
                            </a:gdLst>
                            <a:ahLst/>
                            <a:cxnLst>
                              <a:cxn ang="0">
                                <a:pos x="T1" y="T3"/>
                              </a:cxn>
                              <a:cxn ang="0">
                                <a:pos x="T5" y="T7"/>
                              </a:cxn>
                              <a:cxn ang="0">
                                <a:pos x="T9" y="T11"/>
                              </a:cxn>
                              <a:cxn ang="0">
                                <a:pos x="T13" y="T15"/>
                              </a:cxn>
                            </a:cxnLst>
                            <a:rect l="0" t="0" r="r" b="b"/>
                            <a:pathLst>
                              <a:path w="280" h="280">
                                <a:moveTo>
                                  <a:pt x="6062" y="-13426"/>
                                </a:moveTo>
                                <a:lnTo>
                                  <a:pt x="6062" y="-13363"/>
                                </a:lnTo>
                                <a:moveTo>
                                  <a:pt x="6031" y="-13394"/>
                                </a:moveTo>
                                <a:lnTo>
                                  <a:pt x="6093" y="-1339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211"/>
                        <wps:cNvSpPr>
                          <a:spLocks/>
                        </wps:cNvSpPr>
                        <wps:spPr bwMode="auto">
                          <a:xfrm>
                            <a:off x="-140" y="13191"/>
                            <a:ext cx="280" cy="280"/>
                          </a:xfrm>
                          <a:custGeom>
                            <a:avLst/>
                            <a:gdLst>
                              <a:gd name="T0" fmla="+- 0 6068 -140"/>
                              <a:gd name="T1" fmla="*/ T0 w 280"/>
                              <a:gd name="T2" fmla="+- 0 -341 13192"/>
                              <a:gd name="T3" fmla="*/ -341 h 280"/>
                              <a:gd name="T4" fmla="+- 0 6068 -140"/>
                              <a:gd name="T5" fmla="*/ T4 w 280"/>
                              <a:gd name="T6" fmla="+- 0 -279 13192"/>
                              <a:gd name="T7" fmla="*/ -279 h 280"/>
                              <a:gd name="T8" fmla="+- 0 6037 -140"/>
                              <a:gd name="T9" fmla="*/ T8 w 280"/>
                              <a:gd name="T10" fmla="+- 0 -310 13192"/>
                              <a:gd name="T11" fmla="*/ -310 h 280"/>
                              <a:gd name="T12" fmla="+- 0 6099 -140"/>
                              <a:gd name="T13" fmla="*/ T12 w 280"/>
                              <a:gd name="T14" fmla="+- 0 -310 13192"/>
                              <a:gd name="T15" fmla="*/ -310 h 280"/>
                            </a:gdLst>
                            <a:ahLst/>
                            <a:cxnLst>
                              <a:cxn ang="0">
                                <a:pos x="T1" y="T3"/>
                              </a:cxn>
                              <a:cxn ang="0">
                                <a:pos x="T5" y="T7"/>
                              </a:cxn>
                              <a:cxn ang="0">
                                <a:pos x="T9" y="T11"/>
                              </a:cxn>
                              <a:cxn ang="0">
                                <a:pos x="T13" y="T15"/>
                              </a:cxn>
                            </a:cxnLst>
                            <a:rect l="0" t="0" r="r" b="b"/>
                            <a:pathLst>
                              <a:path w="280" h="280">
                                <a:moveTo>
                                  <a:pt x="6208" y="-13533"/>
                                </a:moveTo>
                                <a:lnTo>
                                  <a:pt x="6208" y="-13471"/>
                                </a:lnTo>
                                <a:moveTo>
                                  <a:pt x="6177" y="-13502"/>
                                </a:moveTo>
                                <a:lnTo>
                                  <a:pt x="6239" y="-1350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210"/>
                        <wps:cNvSpPr>
                          <a:spLocks/>
                        </wps:cNvSpPr>
                        <wps:spPr bwMode="auto">
                          <a:xfrm>
                            <a:off x="-140" y="13191"/>
                            <a:ext cx="280" cy="280"/>
                          </a:xfrm>
                          <a:custGeom>
                            <a:avLst/>
                            <a:gdLst>
                              <a:gd name="T0" fmla="+- 0 6214 -140"/>
                              <a:gd name="T1" fmla="*/ T0 w 280"/>
                              <a:gd name="T2" fmla="+- 0 -394 13192"/>
                              <a:gd name="T3" fmla="*/ -394 h 280"/>
                              <a:gd name="T4" fmla="+- 0 6214 -140"/>
                              <a:gd name="T5" fmla="*/ T4 w 280"/>
                              <a:gd name="T6" fmla="+- 0 -331 13192"/>
                              <a:gd name="T7" fmla="*/ -331 h 280"/>
                              <a:gd name="T8" fmla="+- 0 6182 -140"/>
                              <a:gd name="T9" fmla="*/ T8 w 280"/>
                              <a:gd name="T10" fmla="+- 0 -363 13192"/>
                              <a:gd name="T11" fmla="*/ -363 h 280"/>
                              <a:gd name="T12" fmla="+- 0 6245 -140"/>
                              <a:gd name="T13" fmla="*/ T12 w 280"/>
                              <a:gd name="T14" fmla="+- 0 -363 13192"/>
                              <a:gd name="T15" fmla="*/ -363 h 280"/>
                            </a:gdLst>
                            <a:ahLst/>
                            <a:cxnLst>
                              <a:cxn ang="0">
                                <a:pos x="T1" y="T3"/>
                              </a:cxn>
                              <a:cxn ang="0">
                                <a:pos x="T5" y="T7"/>
                              </a:cxn>
                              <a:cxn ang="0">
                                <a:pos x="T9" y="T11"/>
                              </a:cxn>
                              <a:cxn ang="0">
                                <a:pos x="T13" y="T15"/>
                              </a:cxn>
                            </a:cxnLst>
                            <a:rect l="0" t="0" r="r" b="b"/>
                            <a:pathLst>
                              <a:path w="280" h="280">
                                <a:moveTo>
                                  <a:pt x="6354" y="-13586"/>
                                </a:moveTo>
                                <a:lnTo>
                                  <a:pt x="6354" y="-13523"/>
                                </a:lnTo>
                                <a:moveTo>
                                  <a:pt x="6322" y="-13555"/>
                                </a:moveTo>
                                <a:lnTo>
                                  <a:pt x="6385" y="-1355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AutoShape 209"/>
                        <wps:cNvSpPr>
                          <a:spLocks/>
                        </wps:cNvSpPr>
                        <wps:spPr bwMode="auto">
                          <a:xfrm>
                            <a:off x="-140" y="13191"/>
                            <a:ext cx="280" cy="280"/>
                          </a:xfrm>
                          <a:custGeom>
                            <a:avLst/>
                            <a:gdLst>
                              <a:gd name="T0" fmla="+- 0 6359 -140"/>
                              <a:gd name="T1" fmla="*/ T0 w 280"/>
                              <a:gd name="T2" fmla="+- 0 -435 13192"/>
                              <a:gd name="T3" fmla="*/ -435 h 280"/>
                              <a:gd name="T4" fmla="+- 0 6359 -140"/>
                              <a:gd name="T5" fmla="*/ T4 w 280"/>
                              <a:gd name="T6" fmla="+- 0 -373 13192"/>
                              <a:gd name="T7" fmla="*/ -373 h 280"/>
                              <a:gd name="T8" fmla="+- 0 6328 -140"/>
                              <a:gd name="T9" fmla="*/ T8 w 280"/>
                              <a:gd name="T10" fmla="+- 0 -404 13192"/>
                              <a:gd name="T11" fmla="*/ -404 h 280"/>
                              <a:gd name="T12" fmla="+- 0 6391 -140"/>
                              <a:gd name="T13" fmla="*/ T12 w 280"/>
                              <a:gd name="T14" fmla="+- 0 -404 13192"/>
                              <a:gd name="T15" fmla="*/ -404 h 280"/>
                            </a:gdLst>
                            <a:ahLst/>
                            <a:cxnLst>
                              <a:cxn ang="0">
                                <a:pos x="T1" y="T3"/>
                              </a:cxn>
                              <a:cxn ang="0">
                                <a:pos x="T5" y="T7"/>
                              </a:cxn>
                              <a:cxn ang="0">
                                <a:pos x="T9" y="T11"/>
                              </a:cxn>
                              <a:cxn ang="0">
                                <a:pos x="T13" y="T15"/>
                              </a:cxn>
                            </a:cxnLst>
                            <a:rect l="0" t="0" r="r" b="b"/>
                            <a:pathLst>
                              <a:path w="280" h="280">
                                <a:moveTo>
                                  <a:pt x="6499" y="-13627"/>
                                </a:moveTo>
                                <a:lnTo>
                                  <a:pt x="6499" y="-13565"/>
                                </a:lnTo>
                                <a:moveTo>
                                  <a:pt x="6468" y="-13596"/>
                                </a:moveTo>
                                <a:lnTo>
                                  <a:pt x="6531" y="-1359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utoShape 208"/>
                        <wps:cNvSpPr>
                          <a:spLocks/>
                        </wps:cNvSpPr>
                        <wps:spPr bwMode="auto">
                          <a:xfrm>
                            <a:off x="-140" y="13191"/>
                            <a:ext cx="280" cy="280"/>
                          </a:xfrm>
                          <a:custGeom>
                            <a:avLst/>
                            <a:gdLst>
                              <a:gd name="T0" fmla="+- 0 6505 -140"/>
                              <a:gd name="T1" fmla="*/ T0 w 280"/>
                              <a:gd name="T2" fmla="+- 0 -461 13192"/>
                              <a:gd name="T3" fmla="*/ -461 h 280"/>
                              <a:gd name="T4" fmla="+- 0 6505 -140"/>
                              <a:gd name="T5" fmla="*/ T4 w 280"/>
                              <a:gd name="T6" fmla="+- 0 -399 13192"/>
                              <a:gd name="T7" fmla="*/ -399 h 280"/>
                              <a:gd name="T8" fmla="+- 0 6474 -140"/>
                              <a:gd name="T9" fmla="*/ T8 w 280"/>
                              <a:gd name="T10" fmla="+- 0 -430 13192"/>
                              <a:gd name="T11" fmla="*/ -430 h 280"/>
                              <a:gd name="T12" fmla="+- 0 6536 -140"/>
                              <a:gd name="T13" fmla="*/ T12 w 280"/>
                              <a:gd name="T14" fmla="+- 0 -430 13192"/>
                              <a:gd name="T15" fmla="*/ -430 h 280"/>
                            </a:gdLst>
                            <a:ahLst/>
                            <a:cxnLst>
                              <a:cxn ang="0">
                                <a:pos x="T1" y="T3"/>
                              </a:cxn>
                              <a:cxn ang="0">
                                <a:pos x="T5" y="T7"/>
                              </a:cxn>
                              <a:cxn ang="0">
                                <a:pos x="T9" y="T11"/>
                              </a:cxn>
                              <a:cxn ang="0">
                                <a:pos x="T13" y="T15"/>
                              </a:cxn>
                            </a:cxnLst>
                            <a:rect l="0" t="0" r="r" b="b"/>
                            <a:pathLst>
                              <a:path w="280" h="280">
                                <a:moveTo>
                                  <a:pt x="6645" y="-13653"/>
                                </a:moveTo>
                                <a:lnTo>
                                  <a:pt x="6645" y="-13591"/>
                                </a:lnTo>
                                <a:moveTo>
                                  <a:pt x="6614" y="-13622"/>
                                </a:moveTo>
                                <a:lnTo>
                                  <a:pt x="6676" y="-1362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AutoShape 207"/>
                        <wps:cNvSpPr>
                          <a:spLocks/>
                        </wps:cNvSpPr>
                        <wps:spPr bwMode="auto">
                          <a:xfrm>
                            <a:off x="-140" y="13191"/>
                            <a:ext cx="280" cy="280"/>
                          </a:xfrm>
                          <a:custGeom>
                            <a:avLst/>
                            <a:gdLst>
                              <a:gd name="T0" fmla="+- 0 6651 -140"/>
                              <a:gd name="T1" fmla="*/ T0 w 280"/>
                              <a:gd name="T2" fmla="+- 0 -511 13192"/>
                              <a:gd name="T3" fmla="*/ -511 h 280"/>
                              <a:gd name="T4" fmla="+- 0 6651 -140"/>
                              <a:gd name="T5" fmla="*/ T4 w 280"/>
                              <a:gd name="T6" fmla="+- 0 -449 13192"/>
                              <a:gd name="T7" fmla="*/ -449 h 280"/>
                              <a:gd name="T8" fmla="+- 0 6620 -140"/>
                              <a:gd name="T9" fmla="*/ T8 w 280"/>
                              <a:gd name="T10" fmla="+- 0 -480 13192"/>
                              <a:gd name="T11" fmla="*/ -480 h 280"/>
                              <a:gd name="T12" fmla="+- 0 6682 -140"/>
                              <a:gd name="T13" fmla="*/ T12 w 280"/>
                              <a:gd name="T14" fmla="+- 0 -480 13192"/>
                              <a:gd name="T15" fmla="*/ -480 h 280"/>
                            </a:gdLst>
                            <a:ahLst/>
                            <a:cxnLst>
                              <a:cxn ang="0">
                                <a:pos x="T1" y="T3"/>
                              </a:cxn>
                              <a:cxn ang="0">
                                <a:pos x="T5" y="T7"/>
                              </a:cxn>
                              <a:cxn ang="0">
                                <a:pos x="T9" y="T11"/>
                              </a:cxn>
                              <a:cxn ang="0">
                                <a:pos x="T13" y="T15"/>
                              </a:cxn>
                            </a:cxnLst>
                            <a:rect l="0" t="0" r="r" b="b"/>
                            <a:pathLst>
                              <a:path w="280" h="280">
                                <a:moveTo>
                                  <a:pt x="6791" y="-13703"/>
                                </a:moveTo>
                                <a:lnTo>
                                  <a:pt x="6791" y="-13641"/>
                                </a:lnTo>
                                <a:moveTo>
                                  <a:pt x="6760" y="-13672"/>
                                </a:moveTo>
                                <a:lnTo>
                                  <a:pt x="6822" y="-1367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utoShape 206"/>
                        <wps:cNvSpPr>
                          <a:spLocks/>
                        </wps:cNvSpPr>
                        <wps:spPr bwMode="auto">
                          <a:xfrm>
                            <a:off x="-140" y="13191"/>
                            <a:ext cx="280" cy="280"/>
                          </a:xfrm>
                          <a:custGeom>
                            <a:avLst/>
                            <a:gdLst>
                              <a:gd name="T0" fmla="+- 0 6797 -140"/>
                              <a:gd name="T1" fmla="*/ T0 w 280"/>
                              <a:gd name="T2" fmla="+- 0 -549 13192"/>
                              <a:gd name="T3" fmla="*/ -549 h 280"/>
                              <a:gd name="T4" fmla="+- 0 6797 -140"/>
                              <a:gd name="T5" fmla="*/ T4 w 280"/>
                              <a:gd name="T6" fmla="+- 0 -486 13192"/>
                              <a:gd name="T7" fmla="*/ -486 h 280"/>
                              <a:gd name="T8" fmla="+- 0 6766 -140"/>
                              <a:gd name="T9" fmla="*/ T8 w 280"/>
                              <a:gd name="T10" fmla="+- 0 -517 13192"/>
                              <a:gd name="T11" fmla="*/ -517 h 280"/>
                              <a:gd name="T12" fmla="+- 0 6828 -140"/>
                              <a:gd name="T13" fmla="*/ T12 w 280"/>
                              <a:gd name="T14" fmla="+- 0 -517 13192"/>
                              <a:gd name="T15" fmla="*/ -517 h 280"/>
                            </a:gdLst>
                            <a:ahLst/>
                            <a:cxnLst>
                              <a:cxn ang="0">
                                <a:pos x="T1" y="T3"/>
                              </a:cxn>
                              <a:cxn ang="0">
                                <a:pos x="T5" y="T7"/>
                              </a:cxn>
                              <a:cxn ang="0">
                                <a:pos x="T9" y="T11"/>
                              </a:cxn>
                              <a:cxn ang="0">
                                <a:pos x="T13" y="T15"/>
                              </a:cxn>
                            </a:cxnLst>
                            <a:rect l="0" t="0" r="r" b="b"/>
                            <a:pathLst>
                              <a:path w="280" h="280">
                                <a:moveTo>
                                  <a:pt x="6937" y="-13741"/>
                                </a:moveTo>
                                <a:lnTo>
                                  <a:pt x="6937" y="-13678"/>
                                </a:lnTo>
                                <a:moveTo>
                                  <a:pt x="6906" y="-13709"/>
                                </a:moveTo>
                                <a:lnTo>
                                  <a:pt x="6968" y="-1370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AutoShape 205"/>
                        <wps:cNvSpPr>
                          <a:spLocks/>
                        </wps:cNvSpPr>
                        <wps:spPr bwMode="auto">
                          <a:xfrm>
                            <a:off x="-140" y="13191"/>
                            <a:ext cx="280" cy="280"/>
                          </a:xfrm>
                          <a:custGeom>
                            <a:avLst/>
                            <a:gdLst>
                              <a:gd name="T0" fmla="+- 0 6943 -140"/>
                              <a:gd name="T1" fmla="*/ T0 w 280"/>
                              <a:gd name="T2" fmla="+- 0 -551 13192"/>
                              <a:gd name="T3" fmla="*/ -551 h 280"/>
                              <a:gd name="T4" fmla="+- 0 6943 -140"/>
                              <a:gd name="T5" fmla="*/ T4 w 280"/>
                              <a:gd name="T6" fmla="+- 0 -489 13192"/>
                              <a:gd name="T7" fmla="*/ -489 h 280"/>
                              <a:gd name="T8" fmla="+- 0 6911 -140"/>
                              <a:gd name="T9" fmla="*/ T8 w 280"/>
                              <a:gd name="T10" fmla="+- 0 -520 13192"/>
                              <a:gd name="T11" fmla="*/ -520 h 280"/>
                              <a:gd name="T12" fmla="+- 0 6974 -140"/>
                              <a:gd name="T13" fmla="*/ T12 w 280"/>
                              <a:gd name="T14" fmla="+- 0 -520 13192"/>
                              <a:gd name="T15" fmla="*/ -520 h 280"/>
                            </a:gdLst>
                            <a:ahLst/>
                            <a:cxnLst>
                              <a:cxn ang="0">
                                <a:pos x="T1" y="T3"/>
                              </a:cxn>
                              <a:cxn ang="0">
                                <a:pos x="T5" y="T7"/>
                              </a:cxn>
                              <a:cxn ang="0">
                                <a:pos x="T9" y="T11"/>
                              </a:cxn>
                              <a:cxn ang="0">
                                <a:pos x="T13" y="T15"/>
                              </a:cxn>
                            </a:cxnLst>
                            <a:rect l="0" t="0" r="r" b="b"/>
                            <a:pathLst>
                              <a:path w="280" h="280">
                                <a:moveTo>
                                  <a:pt x="7083" y="-13743"/>
                                </a:moveTo>
                                <a:lnTo>
                                  <a:pt x="7083" y="-13681"/>
                                </a:lnTo>
                                <a:moveTo>
                                  <a:pt x="7051" y="-13712"/>
                                </a:moveTo>
                                <a:lnTo>
                                  <a:pt x="7114" y="-1371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204"/>
                        <wps:cNvSpPr>
                          <a:spLocks/>
                        </wps:cNvSpPr>
                        <wps:spPr bwMode="auto">
                          <a:xfrm>
                            <a:off x="-140" y="13191"/>
                            <a:ext cx="280" cy="280"/>
                          </a:xfrm>
                          <a:custGeom>
                            <a:avLst/>
                            <a:gdLst>
                              <a:gd name="T0" fmla="+- 0 7088 -140"/>
                              <a:gd name="T1" fmla="*/ T0 w 280"/>
                              <a:gd name="T2" fmla="+- 0 -559 13192"/>
                              <a:gd name="T3" fmla="*/ -559 h 280"/>
                              <a:gd name="T4" fmla="+- 0 7088 -140"/>
                              <a:gd name="T5" fmla="*/ T4 w 280"/>
                              <a:gd name="T6" fmla="+- 0 -496 13192"/>
                              <a:gd name="T7" fmla="*/ -496 h 280"/>
                              <a:gd name="T8" fmla="+- 0 7057 -140"/>
                              <a:gd name="T9" fmla="*/ T8 w 280"/>
                              <a:gd name="T10" fmla="+- 0 -528 13192"/>
                              <a:gd name="T11" fmla="*/ -528 h 280"/>
                              <a:gd name="T12" fmla="+- 0 7120 -140"/>
                              <a:gd name="T13" fmla="*/ T12 w 280"/>
                              <a:gd name="T14" fmla="+- 0 -528 13192"/>
                              <a:gd name="T15" fmla="*/ -528 h 280"/>
                            </a:gdLst>
                            <a:ahLst/>
                            <a:cxnLst>
                              <a:cxn ang="0">
                                <a:pos x="T1" y="T3"/>
                              </a:cxn>
                              <a:cxn ang="0">
                                <a:pos x="T5" y="T7"/>
                              </a:cxn>
                              <a:cxn ang="0">
                                <a:pos x="T9" y="T11"/>
                              </a:cxn>
                              <a:cxn ang="0">
                                <a:pos x="T13" y="T15"/>
                              </a:cxn>
                            </a:cxnLst>
                            <a:rect l="0" t="0" r="r" b="b"/>
                            <a:pathLst>
                              <a:path w="280" h="280">
                                <a:moveTo>
                                  <a:pt x="7228" y="-13751"/>
                                </a:moveTo>
                                <a:lnTo>
                                  <a:pt x="7228" y="-13688"/>
                                </a:lnTo>
                                <a:moveTo>
                                  <a:pt x="7197" y="-13720"/>
                                </a:moveTo>
                                <a:lnTo>
                                  <a:pt x="7260" y="-1372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203"/>
                        <wps:cNvSpPr>
                          <a:spLocks/>
                        </wps:cNvSpPr>
                        <wps:spPr bwMode="auto">
                          <a:xfrm>
                            <a:off x="5776" y="-1011"/>
                            <a:ext cx="1312" cy="371"/>
                          </a:xfrm>
                          <a:custGeom>
                            <a:avLst/>
                            <a:gdLst>
                              <a:gd name="T0" fmla="+- 0 5776 5776"/>
                              <a:gd name="T1" fmla="*/ T0 w 1312"/>
                              <a:gd name="T2" fmla="+- 0 -639 -1010"/>
                              <a:gd name="T3" fmla="*/ -639 h 371"/>
                              <a:gd name="T4" fmla="+- 0 5922 5776"/>
                              <a:gd name="T5" fmla="*/ T4 w 1312"/>
                              <a:gd name="T6" fmla="+- 0 -702 -1010"/>
                              <a:gd name="T7" fmla="*/ -702 h 371"/>
                              <a:gd name="T8" fmla="+- 0 6068 5776"/>
                              <a:gd name="T9" fmla="*/ T8 w 1312"/>
                              <a:gd name="T10" fmla="+- 0 -810 -1010"/>
                              <a:gd name="T11" fmla="*/ -810 h 371"/>
                              <a:gd name="T12" fmla="+- 0 6214 5776"/>
                              <a:gd name="T13" fmla="*/ T12 w 1312"/>
                              <a:gd name="T14" fmla="+- 0 -862 -1010"/>
                              <a:gd name="T15" fmla="*/ -862 h 371"/>
                              <a:gd name="T16" fmla="+- 0 6359 5776"/>
                              <a:gd name="T17" fmla="*/ T16 w 1312"/>
                              <a:gd name="T18" fmla="+- 0 -904 -1010"/>
                              <a:gd name="T19" fmla="*/ -904 h 371"/>
                              <a:gd name="T20" fmla="+- 0 6505 5776"/>
                              <a:gd name="T21" fmla="*/ T20 w 1312"/>
                              <a:gd name="T22" fmla="+- 0 -929 -1010"/>
                              <a:gd name="T23" fmla="*/ -929 h 371"/>
                              <a:gd name="T24" fmla="+- 0 6651 5776"/>
                              <a:gd name="T25" fmla="*/ T24 w 1312"/>
                              <a:gd name="T26" fmla="+- 0 -979 -1010"/>
                              <a:gd name="T27" fmla="*/ -979 h 371"/>
                              <a:gd name="T28" fmla="+- 0 6797 5776"/>
                              <a:gd name="T29" fmla="*/ T28 w 1312"/>
                              <a:gd name="T30" fmla="+- 0 -1002 -1010"/>
                              <a:gd name="T31" fmla="*/ -1002 h 371"/>
                              <a:gd name="T32" fmla="+- 0 6943 5776"/>
                              <a:gd name="T33" fmla="*/ T32 w 1312"/>
                              <a:gd name="T34" fmla="+- 0 -1003 -1010"/>
                              <a:gd name="T35" fmla="*/ -1003 h 371"/>
                              <a:gd name="T36" fmla="+- 0 7088 5776"/>
                              <a:gd name="T37" fmla="*/ T36 w 1312"/>
                              <a:gd name="T38" fmla="+- 0 -1010 -1010"/>
                              <a:gd name="T39" fmla="*/ -101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371">
                                <a:moveTo>
                                  <a:pt x="0" y="371"/>
                                </a:moveTo>
                                <a:lnTo>
                                  <a:pt x="146" y="308"/>
                                </a:lnTo>
                                <a:lnTo>
                                  <a:pt x="292" y="200"/>
                                </a:lnTo>
                                <a:lnTo>
                                  <a:pt x="438" y="148"/>
                                </a:lnTo>
                                <a:lnTo>
                                  <a:pt x="583" y="106"/>
                                </a:lnTo>
                                <a:lnTo>
                                  <a:pt x="729" y="81"/>
                                </a:lnTo>
                                <a:lnTo>
                                  <a:pt x="875" y="31"/>
                                </a:lnTo>
                                <a:lnTo>
                                  <a:pt x="1021" y="8"/>
                                </a:lnTo>
                                <a:lnTo>
                                  <a:pt x="1167" y="7"/>
                                </a:lnTo>
                                <a:lnTo>
                                  <a:pt x="1312" y="0"/>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202"/>
                        <wps:cNvSpPr>
                          <a:spLocks/>
                        </wps:cNvSpPr>
                        <wps:spPr bwMode="auto">
                          <a:xfrm>
                            <a:off x="5740" y="-681"/>
                            <a:ext cx="73" cy="63"/>
                          </a:xfrm>
                          <a:custGeom>
                            <a:avLst/>
                            <a:gdLst>
                              <a:gd name="T0" fmla="+- 0 5776 5740"/>
                              <a:gd name="T1" fmla="*/ T0 w 73"/>
                              <a:gd name="T2" fmla="+- 0 -681 -681"/>
                              <a:gd name="T3" fmla="*/ -681 h 63"/>
                              <a:gd name="T4" fmla="+- 0 5740 5740"/>
                              <a:gd name="T5" fmla="*/ T4 w 73"/>
                              <a:gd name="T6" fmla="+- 0 -618 -681"/>
                              <a:gd name="T7" fmla="*/ -618 h 63"/>
                              <a:gd name="T8" fmla="+- 0 5812 5740"/>
                              <a:gd name="T9" fmla="*/ T8 w 73"/>
                              <a:gd name="T10" fmla="+- 0 -618 -681"/>
                              <a:gd name="T11" fmla="*/ -618 h 63"/>
                              <a:gd name="T12" fmla="+- 0 5776 5740"/>
                              <a:gd name="T13" fmla="*/ T12 w 73"/>
                              <a:gd name="T14" fmla="+- 0 -681 -681"/>
                              <a:gd name="T15" fmla="*/ -681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01"/>
                        <wps:cNvSpPr>
                          <a:spLocks/>
                        </wps:cNvSpPr>
                        <wps:spPr bwMode="auto">
                          <a:xfrm>
                            <a:off x="5886" y="-744"/>
                            <a:ext cx="73" cy="63"/>
                          </a:xfrm>
                          <a:custGeom>
                            <a:avLst/>
                            <a:gdLst>
                              <a:gd name="T0" fmla="+- 0 5922 5886"/>
                              <a:gd name="T1" fmla="*/ T0 w 73"/>
                              <a:gd name="T2" fmla="+- 0 -744 -744"/>
                              <a:gd name="T3" fmla="*/ -744 h 63"/>
                              <a:gd name="T4" fmla="+- 0 5886 5886"/>
                              <a:gd name="T5" fmla="*/ T4 w 73"/>
                              <a:gd name="T6" fmla="+- 0 -681 -744"/>
                              <a:gd name="T7" fmla="*/ -681 h 63"/>
                              <a:gd name="T8" fmla="+- 0 5958 5886"/>
                              <a:gd name="T9" fmla="*/ T8 w 73"/>
                              <a:gd name="T10" fmla="+- 0 -681 -744"/>
                              <a:gd name="T11" fmla="*/ -681 h 63"/>
                              <a:gd name="T12" fmla="+- 0 5922 5886"/>
                              <a:gd name="T13" fmla="*/ T12 w 73"/>
                              <a:gd name="T14" fmla="+- 0 -744 -744"/>
                              <a:gd name="T15" fmla="*/ -744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200"/>
                        <wps:cNvSpPr>
                          <a:spLocks/>
                        </wps:cNvSpPr>
                        <wps:spPr bwMode="auto">
                          <a:xfrm>
                            <a:off x="6031" y="-852"/>
                            <a:ext cx="73" cy="63"/>
                          </a:xfrm>
                          <a:custGeom>
                            <a:avLst/>
                            <a:gdLst>
                              <a:gd name="T0" fmla="+- 0 6068 6032"/>
                              <a:gd name="T1" fmla="*/ T0 w 73"/>
                              <a:gd name="T2" fmla="+- 0 -851 -851"/>
                              <a:gd name="T3" fmla="*/ -851 h 63"/>
                              <a:gd name="T4" fmla="+- 0 6032 6032"/>
                              <a:gd name="T5" fmla="*/ T4 w 73"/>
                              <a:gd name="T6" fmla="+- 0 -789 -851"/>
                              <a:gd name="T7" fmla="*/ -789 h 63"/>
                              <a:gd name="T8" fmla="+- 0 6104 6032"/>
                              <a:gd name="T9" fmla="*/ T8 w 73"/>
                              <a:gd name="T10" fmla="+- 0 -789 -851"/>
                              <a:gd name="T11" fmla="*/ -789 h 63"/>
                              <a:gd name="T12" fmla="+- 0 6068 6032"/>
                              <a:gd name="T13" fmla="*/ T12 w 73"/>
                              <a:gd name="T14" fmla="+- 0 -851 -851"/>
                              <a:gd name="T15" fmla="*/ -85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9"/>
                        <wps:cNvSpPr>
                          <a:spLocks/>
                        </wps:cNvSpPr>
                        <wps:spPr bwMode="auto">
                          <a:xfrm>
                            <a:off x="6177" y="-904"/>
                            <a:ext cx="73" cy="63"/>
                          </a:xfrm>
                          <a:custGeom>
                            <a:avLst/>
                            <a:gdLst>
                              <a:gd name="T0" fmla="+- 0 6214 6178"/>
                              <a:gd name="T1" fmla="*/ T0 w 73"/>
                              <a:gd name="T2" fmla="+- 0 -904 -904"/>
                              <a:gd name="T3" fmla="*/ -904 h 63"/>
                              <a:gd name="T4" fmla="+- 0 6178 6178"/>
                              <a:gd name="T5" fmla="*/ T4 w 73"/>
                              <a:gd name="T6" fmla="+- 0 -841 -904"/>
                              <a:gd name="T7" fmla="*/ -841 h 63"/>
                              <a:gd name="T8" fmla="+- 0 6250 6178"/>
                              <a:gd name="T9" fmla="*/ T8 w 73"/>
                              <a:gd name="T10" fmla="+- 0 -841 -904"/>
                              <a:gd name="T11" fmla="*/ -841 h 63"/>
                              <a:gd name="T12" fmla="+- 0 6214 6178"/>
                              <a:gd name="T13" fmla="*/ T12 w 73"/>
                              <a:gd name="T14" fmla="+- 0 -904 -904"/>
                              <a:gd name="T15" fmla="*/ -904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8"/>
                        <wps:cNvSpPr>
                          <a:spLocks/>
                        </wps:cNvSpPr>
                        <wps:spPr bwMode="auto">
                          <a:xfrm>
                            <a:off x="6323" y="-946"/>
                            <a:ext cx="73" cy="63"/>
                          </a:xfrm>
                          <a:custGeom>
                            <a:avLst/>
                            <a:gdLst>
                              <a:gd name="T0" fmla="+- 0 6359 6323"/>
                              <a:gd name="T1" fmla="*/ T0 w 73"/>
                              <a:gd name="T2" fmla="+- 0 -945 -945"/>
                              <a:gd name="T3" fmla="*/ -945 h 63"/>
                              <a:gd name="T4" fmla="+- 0 6323 6323"/>
                              <a:gd name="T5" fmla="*/ T4 w 73"/>
                              <a:gd name="T6" fmla="+- 0 -883 -945"/>
                              <a:gd name="T7" fmla="*/ -883 h 63"/>
                              <a:gd name="T8" fmla="+- 0 6396 6323"/>
                              <a:gd name="T9" fmla="*/ T8 w 73"/>
                              <a:gd name="T10" fmla="+- 0 -883 -945"/>
                              <a:gd name="T11" fmla="*/ -883 h 63"/>
                              <a:gd name="T12" fmla="+- 0 6359 6323"/>
                              <a:gd name="T13" fmla="*/ T12 w 73"/>
                              <a:gd name="T14" fmla="+- 0 -945 -945"/>
                              <a:gd name="T15" fmla="*/ -945 h 63"/>
                            </a:gdLst>
                            <a:ahLst/>
                            <a:cxnLst>
                              <a:cxn ang="0">
                                <a:pos x="T1" y="T3"/>
                              </a:cxn>
                              <a:cxn ang="0">
                                <a:pos x="T5" y="T7"/>
                              </a:cxn>
                              <a:cxn ang="0">
                                <a:pos x="T9" y="T11"/>
                              </a:cxn>
                              <a:cxn ang="0">
                                <a:pos x="T13" y="T15"/>
                              </a:cxn>
                            </a:cxnLst>
                            <a:rect l="0" t="0" r="r" b="b"/>
                            <a:pathLst>
                              <a:path w="73" h="63">
                                <a:moveTo>
                                  <a:pt x="36" y="0"/>
                                </a:moveTo>
                                <a:lnTo>
                                  <a:pt x="0" y="62"/>
                                </a:lnTo>
                                <a:lnTo>
                                  <a:pt x="73"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97"/>
                        <wps:cNvSpPr>
                          <a:spLocks/>
                        </wps:cNvSpPr>
                        <wps:spPr bwMode="auto">
                          <a:xfrm>
                            <a:off x="6469" y="-972"/>
                            <a:ext cx="73" cy="63"/>
                          </a:xfrm>
                          <a:custGeom>
                            <a:avLst/>
                            <a:gdLst>
                              <a:gd name="T0" fmla="+- 0 6505 6469"/>
                              <a:gd name="T1" fmla="*/ T0 w 73"/>
                              <a:gd name="T2" fmla="+- 0 -971 -971"/>
                              <a:gd name="T3" fmla="*/ -971 h 63"/>
                              <a:gd name="T4" fmla="+- 0 6469 6469"/>
                              <a:gd name="T5" fmla="*/ T4 w 73"/>
                              <a:gd name="T6" fmla="+- 0 -909 -971"/>
                              <a:gd name="T7" fmla="*/ -909 h 63"/>
                              <a:gd name="T8" fmla="+- 0 6541 6469"/>
                              <a:gd name="T9" fmla="*/ T8 w 73"/>
                              <a:gd name="T10" fmla="+- 0 -909 -971"/>
                              <a:gd name="T11" fmla="*/ -909 h 63"/>
                              <a:gd name="T12" fmla="+- 0 6505 6469"/>
                              <a:gd name="T13" fmla="*/ T12 w 73"/>
                              <a:gd name="T14" fmla="+- 0 -971 -971"/>
                              <a:gd name="T15" fmla="*/ -97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96"/>
                        <wps:cNvSpPr>
                          <a:spLocks/>
                        </wps:cNvSpPr>
                        <wps:spPr bwMode="auto">
                          <a:xfrm>
                            <a:off x="6614" y="-1021"/>
                            <a:ext cx="73" cy="63"/>
                          </a:xfrm>
                          <a:custGeom>
                            <a:avLst/>
                            <a:gdLst>
                              <a:gd name="T0" fmla="+- 0 6651 6615"/>
                              <a:gd name="T1" fmla="*/ T0 w 73"/>
                              <a:gd name="T2" fmla="+- 0 -1021 -1021"/>
                              <a:gd name="T3" fmla="*/ -1021 h 63"/>
                              <a:gd name="T4" fmla="+- 0 6615 6615"/>
                              <a:gd name="T5" fmla="*/ T4 w 73"/>
                              <a:gd name="T6" fmla="+- 0 -958 -1021"/>
                              <a:gd name="T7" fmla="*/ -958 h 63"/>
                              <a:gd name="T8" fmla="+- 0 6687 6615"/>
                              <a:gd name="T9" fmla="*/ T8 w 73"/>
                              <a:gd name="T10" fmla="+- 0 -958 -1021"/>
                              <a:gd name="T11" fmla="*/ -958 h 63"/>
                              <a:gd name="T12" fmla="+- 0 6651 6615"/>
                              <a:gd name="T13" fmla="*/ T12 w 73"/>
                              <a:gd name="T14" fmla="+- 0 -1021 -1021"/>
                              <a:gd name="T15" fmla="*/ -1021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95"/>
                        <wps:cNvSpPr>
                          <a:spLocks/>
                        </wps:cNvSpPr>
                        <wps:spPr bwMode="auto">
                          <a:xfrm>
                            <a:off x="6760" y="-1044"/>
                            <a:ext cx="73" cy="63"/>
                          </a:xfrm>
                          <a:custGeom>
                            <a:avLst/>
                            <a:gdLst>
                              <a:gd name="T0" fmla="+- 0 6797 6761"/>
                              <a:gd name="T1" fmla="*/ T0 w 73"/>
                              <a:gd name="T2" fmla="+- 0 -1043 -1043"/>
                              <a:gd name="T3" fmla="*/ -1043 h 63"/>
                              <a:gd name="T4" fmla="+- 0 6761 6761"/>
                              <a:gd name="T5" fmla="*/ T4 w 73"/>
                              <a:gd name="T6" fmla="+- 0 -981 -1043"/>
                              <a:gd name="T7" fmla="*/ -981 h 63"/>
                              <a:gd name="T8" fmla="+- 0 6833 6761"/>
                              <a:gd name="T9" fmla="*/ T8 w 73"/>
                              <a:gd name="T10" fmla="+- 0 -981 -1043"/>
                              <a:gd name="T11" fmla="*/ -981 h 63"/>
                              <a:gd name="T12" fmla="+- 0 6797 6761"/>
                              <a:gd name="T13" fmla="*/ T12 w 73"/>
                              <a:gd name="T14" fmla="+- 0 -1043 -1043"/>
                              <a:gd name="T15" fmla="*/ -1043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94"/>
                        <wps:cNvSpPr>
                          <a:spLocks/>
                        </wps:cNvSpPr>
                        <wps:spPr bwMode="auto">
                          <a:xfrm>
                            <a:off x="6906" y="-1045"/>
                            <a:ext cx="73" cy="63"/>
                          </a:xfrm>
                          <a:custGeom>
                            <a:avLst/>
                            <a:gdLst>
                              <a:gd name="T0" fmla="+- 0 6943 6906"/>
                              <a:gd name="T1" fmla="*/ T0 w 73"/>
                              <a:gd name="T2" fmla="+- 0 -1045 -1045"/>
                              <a:gd name="T3" fmla="*/ -1045 h 63"/>
                              <a:gd name="T4" fmla="+- 0 6906 6906"/>
                              <a:gd name="T5" fmla="*/ T4 w 73"/>
                              <a:gd name="T6" fmla="+- 0 -982 -1045"/>
                              <a:gd name="T7" fmla="*/ -982 h 63"/>
                              <a:gd name="T8" fmla="+- 0 6979 6906"/>
                              <a:gd name="T9" fmla="*/ T8 w 73"/>
                              <a:gd name="T10" fmla="+- 0 -982 -1045"/>
                              <a:gd name="T11" fmla="*/ -982 h 63"/>
                              <a:gd name="T12" fmla="+- 0 6943 6906"/>
                              <a:gd name="T13" fmla="*/ T12 w 73"/>
                              <a:gd name="T14" fmla="+- 0 -1045 -1045"/>
                              <a:gd name="T15" fmla="*/ -1045 h 63"/>
                            </a:gdLst>
                            <a:ahLst/>
                            <a:cxnLst>
                              <a:cxn ang="0">
                                <a:pos x="T1" y="T3"/>
                              </a:cxn>
                              <a:cxn ang="0">
                                <a:pos x="T5" y="T7"/>
                              </a:cxn>
                              <a:cxn ang="0">
                                <a:pos x="T9" y="T11"/>
                              </a:cxn>
                              <a:cxn ang="0">
                                <a:pos x="T13" y="T15"/>
                              </a:cxn>
                            </a:cxnLst>
                            <a:rect l="0" t="0" r="r" b="b"/>
                            <a:pathLst>
                              <a:path w="73" h="63">
                                <a:moveTo>
                                  <a:pt x="37" y="0"/>
                                </a:moveTo>
                                <a:lnTo>
                                  <a:pt x="0" y="63"/>
                                </a:lnTo>
                                <a:lnTo>
                                  <a:pt x="73" y="63"/>
                                </a:lnTo>
                                <a:lnTo>
                                  <a:pt x="37"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193"/>
                        <wps:cNvSpPr>
                          <a:spLocks/>
                        </wps:cNvSpPr>
                        <wps:spPr bwMode="auto">
                          <a:xfrm>
                            <a:off x="7052" y="-1052"/>
                            <a:ext cx="73" cy="63"/>
                          </a:xfrm>
                          <a:custGeom>
                            <a:avLst/>
                            <a:gdLst>
                              <a:gd name="T0" fmla="+- 0 7088 7052"/>
                              <a:gd name="T1" fmla="*/ T0 w 73"/>
                              <a:gd name="T2" fmla="+- 0 -1052 -1052"/>
                              <a:gd name="T3" fmla="*/ -1052 h 63"/>
                              <a:gd name="T4" fmla="+- 0 7052 7052"/>
                              <a:gd name="T5" fmla="*/ T4 w 73"/>
                              <a:gd name="T6" fmla="+- 0 -989 -1052"/>
                              <a:gd name="T7" fmla="*/ -989 h 63"/>
                              <a:gd name="T8" fmla="+- 0 7124 7052"/>
                              <a:gd name="T9" fmla="*/ T8 w 73"/>
                              <a:gd name="T10" fmla="+- 0 -989 -1052"/>
                              <a:gd name="T11" fmla="*/ -989 h 63"/>
                              <a:gd name="T12" fmla="+- 0 7088 7052"/>
                              <a:gd name="T13" fmla="*/ T12 w 73"/>
                              <a:gd name="T14" fmla="+- 0 -1052 -1052"/>
                              <a:gd name="T15" fmla="*/ -1052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92"/>
                        <wps:cNvSpPr>
                          <a:spLocks/>
                        </wps:cNvSpPr>
                        <wps:spPr bwMode="auto">
                          <a:xfrm>
                            <a:off x="5776" y="-580"/>
                            <a:ext cx="1312" cy="387"/>
                          </a:xfrm>
                          <a:custGeom>
                            <a:avLst/>
                            <a:gdLst>
                              <a:gd name="T0" fmla="+- 0 5776 5776"/>
                              <a:gd name="T1" fmla="*/ T0 w 1312"/>
                              <a:gd name="T2" fmla="+- 0 -193 -580"/>
                              <a:gd name="T3" fmla="*/ -193 h 387"/>
                              <a:gd name="T4" fmla="+- 0 5922 5776"/>
                              <a:gd name="T5" fmla="*/ T4 w 1312"/>
                              <a:gd name="T6" fmla="+- 0 -255 -580"/>
                              <a:gd name="T7" fmla="*/ -255 h 387"/>
                              <a:gd name="T8" fmla="+- 0 6068 5776"/>
                              <a:gd name="T9" fmla="*/ T8 w 1312"/>
                              <a:gd name="T10" fmla="+- 0 -362 -580"/>
                              <a:gd name="T11" fmla="*/ -362 h 387"/>
                              <a:gd name="T12" fmla="+- 0 6214 5776"/>
                              <a:gd name="T13" fmla="*/ T12 w 1312"/>
                              <a:gd name="T14" fmla="+- 0 -415 -580"/>
                              <a:gd name="T15" fmla="*/ -415 h 387"/>
                              <a:gd name="T16" fmla="+- 0 6359 5776"/>
                              <a:gd name="T17" fmla="*/ T16 w 1312"/>
                              <a:gd name="T18" fmla="+- 0 -456 -580"/>
                              <a:gd name="T19" fmla="*/ -456 h 387"/>
                              <a:gd name="T20" fmla="+- 0 6505 5776"/>
                              <a:gd name="T21" fmla="*/ T20 w 1312"/>
                              <a:gd name="T22" fmla="+- 0 -482 -580"/>
                              <a:gd name="T23" fmla="*/ -482 h 387"/>
                              <a:gd name="T24" fmla="+- 0 6651 5776"/>
                              <a:gd name="T25" fmla="*/ T24 w 1312"/>
                              <a:gd name="T26" fmla="+- 0 -532 -580"/>
                              <a:gd name="T27" fmla="*/ -532 h 387"/>
                              <a:gd name="T28" fmla="+- 0 6797 5776"/>
                              <a:gd name="T29" fmla="*/ T28 w 1312"/>
                              <a:gd name="T30" fmla="+- 0 -570 -580"/>
                              <a:gd name="T31" fmla="*/ -570 h 387"/>
                              <a:gd name="T32" fmla="+- 0 6943 5776"/>
                              <a:gd name="T33" fmla="*/ T32 w 1312"/>
                              <a:gd name="T34" fmla="+- 0 -572 -580"/>
                              <a:gd name="T35" fmla="*/ -572 h 387"/>
                              <a:gd name="T36" fmla="+- 0 7088 5776"/>
                              <a:gd name="T37" fmla="*/ T36 w 1312"/>
                              <a:gd name="T38" fmla="+- 0 -580 -580"/>
                              <a:gd name="T39" fmla="*/ -580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387">
                                <a:moveTo>
                                  <a:pt x="0" y="387"/>
                                </a:moveTo>
                                <a:lnTo>
                                  <a:pt x="146" y="325"/>
                                </a:lnTo>
                                <a:lnTo>
                                  <a:pt x="292" y="218"/>
                                </a:lnTo>
                                <a:lnTo>
                                  <a:pt x="438" y="165"/>
                                </a:lnTo>
                                <a:lnTo>
                                  <a:pt x="583" y="124"/>
                                </a:lnTo>
                                <a:lnTo>
                                  <a:pt x="729" y="98"/>
                                </a:lnTo>
                                <a:lnTo>
                                  <a:pt x="875" y="48"/>
                                </a:lnTo>
                                <a:lnTo>
                                  <a:pt x="1021" y="10"/>
                                </a:lnTo>
                                <a:lnTo>
                                  <a:pt x="1167" y="8"/>
                                </a:lnTo>
                                <a:lnTo>
                                  <a:pt x="1312" y="0"/>
                                </a:lnTo>
                              </a:path>
                            </a:pathLst>
                          </a:custGeom>
                          <a:noFill/>
                          <a:ln w="11334">
                            <a:solidFill>
                              <a:srgbClr val="ECB0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191"/>
                        <wps:cNvSpPr>
                          <a:spLocks/>
                        </wps:cNvSpPr>
                        <wps:spPr bwMode="auto">
                          <a:xfrm>
                            <a:off x="5745" y="-225"/>
                            <a:ext cx="63" cy="63"/>
                          </a:xfrm>
                          <a:custGeom>
                            <a:avLst/>
                            <a:gdLst>
                              <a:gd name="T0" fmla="+- 0 5808 5745"/>
                              <a:gd name="T1" fmla="*/ T0 w 63"/>
                              <a:gd name="T2" fmla="+- 0 -193 -225"/>
                              <a:gd name="T3" fmla="*/ -193 h 63"/>
                              <a:gd name="T4" fmla="+- 0 5805 5745"/>
                              <a:gd name="T5" fmla="*/ T4 w 63"/>
                              <a:gd name="T6" fmla="+- 0 -206 -225"/>
                              <a:gd name="T7" fmla="*/ -206 h 63"/>
                              <a:gd name="T8" fmla="+- 0 5798 5745"/>
                              <a:gd name="T9" fmla="*/ T8 w 63"/>
                              <a:gd name="T10" fmla="+- 0 -216 -225"/>
                              <a:gd name="T11" fmla="*/ -216 h 63"/>
                              <a:gd name="T12" fmla="+- 0 5789 5745"/>
                              <a:gd name="T13" fmla="*/ T12 w 63"/>
                              <a:gd name="T14" fmla="+- 0 -222 -225"/>
                              <a:gd name="T15" fmla="*/ -222 h 63"/>
                              <a:gd name="T16" fmla="+- 0 5776 5745"/>
                              <a:gd name="T17" fmla="*/ T16 w 63"/>
                              <a:gd name="T18" fmla="+- 0 -225 -225"/>
                              <a:gd name="T19" fmla="*/ -225 h 63"/>
                              <a:gd name="T20" fmla="+- 0 5764 5745"/>
                              <a:gd name="T21" fmla="*/ T20 w 63"/>
                              <a:gd name="T22" fmla="+- 0 -222 -225"/>
                              <a:gd name="T23" fmla="*/ -222 h 63"/>
                              <a:gd name="T24" fmla="+- 0 5754 5745"/>
                              <a:gd name="T25" fmla="*/ T24 w 63"/>
                              <a:gd name="T26" fmla="+- 0 -216 -225"/>
                              <a:gd name="T27" fmla="*/ -216 h 63"/>
                              <a:gd name="T28" fmla="+- 0 5748 5745"/>
                              <a:gd name="T29" fmla="*/ T28 w 63"/>
                              <a:gd name="T30" fmla="+- 0 -206 -225"/>
                              <a:gd name="T31" fmla="*/ -206 h 63"/>
                              <a:gd name="T32" fmla="+- 0 5745 5745"/>
                              <a:gd name="T33" fmla="*/ T32 w 63"/>
                              <a:gd name="T34" fmla="+- 0 -193 -225"/>
                              <a:gd name="T35" fmla="*/ -193 h 63"/>
                              <a:gd name="T36" fmla="+- 0 5748 5745"/>
                              <a:gd name="T37" fmla="*/ T36 w 63"/>
                              <a:gd name="T38" fmla="+- 0 -181 -225"/>
                              <a:gd name="T39" fmla="*/ -181 h 63"/>
                              <a:gd name="T40" fmla="+- 0 5754 5745"/>
                              <a:gd name="T41" fmla="*/ T40 w 63"/>
                              <a:gd name="T42" fmla="+- 0 -171 -225"/>
                              <a:gd name="T43" fmla="*/ -171 h 63"/>
                              <a:gd name="T44" fmla="+- 0 5764 5745"/>
                              <a:gd name="T45" fmla="*/ T44 w 63"/>
                              <a:gd name="T46" fmla="+- 0 -165 -225"/>
                              <a:gd name="T47" fmla="*/ -165 h 63"/>
                              <a:gd name="T48" fmla="+- 0 5776 5745"/>
                              <a:gd name="T49" fmla="*/ T48 w 63"/>
                              <a:gd name="T50" fmla="+- 0 -162 -225"/>
                              <a:gd name="T51" fmla="*/ -162 h 63"/>
                              <a:gd name="T52" fmla="+- 0 5789 5745"/>
                              <a:gd name="T53" fmla="*/ T52 w 63"/>
                              <a:gd name="T54" fmla="+- 0 -165 -225"/>
                              <a:gd name="T55" fmla="*/ -165 h 63"/>
                              <a:gd name="T56" fmla="+- 0 5798 5745"/>
                              <a:gd name="T57" fmla="*/ T56 w 63"/>
                              <a:gd name="T58" fmla="+- 0 -171 -225"/>
                              <a:gd name="T59" fmla="*/ -171 h 63"/>
                              <a:gd name="T60" fmla="+- 0 5805 5745"/>
                              <a:gd name="T61" fmla="*/ T60 w 63"/>
                              <a:gd name="T62" fmla="+- 0 -181 -225"/>
                              <a:gd name="T63" fmla="*/ -181 h 63"/>
                              <a:gd name="T64" fmla="+- 0 5808 5745"/>
                              <a:gd name="T65" fmla="*/ T64 w 63"/>
                              <a:gd name="T66" fmla="+- 0 -193 -225"/>
                              <a:gd name="T67" fmla="*/ -19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9"/>
                                </a:lnTo>
                                <a:lnTo>
                                  <a:pt x="44" y="3"/>
                                </a:lnTo>
                                <a:lnTo>
                                  <a:pt x="31" y="0"/>
                                </a:lnTo>
                                <a:lnTo>
                                  <a:pt x="19" y="3"/>
                                </a:lnTo>
                                <a:lnTo>
                                  <a:pt x="9" y="9"/>
                                </a:lnTo>
                                <a:lnTo>
                                  <a:pt x="3" y="19"/>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90"/>
                        <wps:cNvSpPr>
                          <a:spLocks/>
                        </wps:cNvSpPr>
                        <wps:spPr bwMode="auto">
                          <a:xfrm>
                            <a:off x="5890" y="-286"/>
                            <a:ext cx="63" cy="63"/>
                          </a:xfrm>
                          <a:custGeom>
                            <a:avLst/>
                            <a:gdLst>
                              <a:gd name="T0" fmla="+- 0 5953 5891"/>
                              <a:gd name="T1" fmla="*/ T0 w 63"/>
                              <a:gd name="T2" fmla="+- 0 -255 -286"/>
                              <a:gd name="T3" fmla="*/ -255 h 63"/>
                              <a:gd name="T4" fmla="+- 0 5951 5891"/>
                              <a:gd name="T5" fmla="*/ T4 w 63"/>
                              <a:gd name="T6" fmla="+- 0 -267 -286"/>
                              <a:gd name="T7" fmla="*/ -267 h 63"/>
                              <a:gd name="T8" fmla="+- 0 5944 5891"/>
                              <a:gd name="T9" fmla="*/ T8 w 63"/>
                              <a:gd name="T10" fmla="+- 0 -277 -286"/>
                              <a:gd name="T11" fmla="*/ -277 h 63"/>
                              <a:gd name="T12" fmla="+- 0 5934 5891"/>
                              <a:gd name="T13" fmla="*/ T12 w 63"/>
                              <a:gd name="T14" fmla="+- 0 -283 -286"/>
                              <a:gd name="T15" fmla="*/ -283 h 63"/>
                              <a:gd name="T16" fmla="+- 0 5922 5891"/>
                              <a:gd name="T17" fmla="*/ T16 w 63"/>
                              <a:gd name="T18" fmla="+- 0 -286 -286"/>
                              <a:gd name="T19" fmla="*/ -286 h 63"/>
                              <a:gd name="T20" fmla="+- 0 5910 5891"/>
                              <a:gd name="T21" fmla="*/ T20 w 63"/>
                              <a:gd name="T22" fmla="+- 0 -283 -286"/>
                              <a:gd name="T23" fmla="*/ -283 h 63"/>
                              <a:gd name="T24" fmla="+- 0 5900 5891"/>
                              <a:gd name="T25" fmla="*/ T24 w 63"/>
                              <a:gd name="T26" fmla="+- 0 -277 -286"/>
                              <a:gd name="T27" fmla="*/ -277 h 63"/>
                              <a:gd name="T28" fmla="+- 0 5893 5891"/>
                              <a:gd name="T29" fmla="*/ T28 w 63"/>
                              <a:gd name="T30" fmla="+- 0 -267 -286"/>
                              <a:gd name="T31" fmla="*/ -267 h 63"/>
                              <a:gd name="T32" fmla="+- 0 5891 5891"/>
                              <a:gd name="T33" fmla="*/ T32 w 63"/>
                              <a:gd name="T34" fmla="+- 0 -255 -286"/>
                              <a:gd name="T35" fmla="*/ -255 h 63"/>
                              <a:gd name="T36" fmla="+- 0 5893 5891"/>
                              <a:gd name="T37" fmla="*/ T36 w 63"/>
                              <a:gd name="T38" fmla="+- 0 -242 -286"/>
                              <a:gd name="T39" fmla="*/ -242 h 63"/>
                              <a:gd name="T40" fmla="+- 0 5900 5891"/>
                              <a:gd name="T41" fmla="*/ T40 w 63"/>
                              <a:gd name="T42" fmla="+- 0 -232 -286"/>
                              <a:gd name="T43" fmla="*/ -232 h 63"/>
                              <a:gd name="T44" fmla="+- 0 5910 5891"/>
                              <a:gd name="T45" fmla="*/ T44 w 63"/>
                              <a:gd name="T46" fmla="+- 0 -226 -286"/>
                              <a:gd name="T47" fmla="*/ -226 h 63"/>
                              <a:gd name="T48" fmla="+- 0 5922 5891"/>
                              <a:gd name="T49" fmla="*/ T48 w 63"/>
                              <a:gd name="T50" fmla="+- 0 -223 -286"/>
                              <a:gd name="T51" fmla="*/ -223 h 63"/>
                              <a:gd name="T52" fmla="+- 0 5934 5891"/>
                              <a:gd name="T53" fmla="*/ T52 w 63"/>
                              <a:gd name="T54" fmla="+- 0 -226 -286"/>
                              <a:gd name="T55" fmla="*/ -226 h 63"/>
                              <a:gd name="T56" fmla="+- 0 5944 5891"/>
                              <a:gd name="T57" fmla="*/ T56 w 63"/>
                              <a:gd name="T58" fmla="+- 0 -232 -286"/>
                              <a:gd name="T59" fmla="*/ -232 h 63"/>
                              <a:gd name="T60" fmla="+- 0 5951 5891"/>
                              <a:gd name="T61" fmla="*/ T60 w 63"/>
                              <a:gd name="T62" fmla="+- 0 -242 -286"/>
                              <a:gd name="T63" fmla="*/ -242 h 63"/>
                              <a:gd name="T64" fmla="+- 0 5953 5891"/>
                              <a:gd name="T65" fmla="*/ T64 w 63"/>
                              <a:gd name="T66" fmla="+- 0 -255 -286"/>
                              <a:gd name="T67" fmla="*/ -25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89"/>
                        <wps:cNvSpPr>
                          <a:spLocks/>
                        </wps:cNvSpPr>
                        <wps:spPr bwMode="auto">
                          <a:xfrm>
                            <a:off x="6036" y="-394"/>
                            <a:ext cx="63" cy="63"/>
                          </a:xfrm>
                          <a:custGeom>
                            <a:avLst/>
                            <a:gdLst>
                              <a:gd name="T0" fmla="+- 0 6099 6037"/>
                              <a:gd name="T1" fmla="*/ T0 w 63"/>
                              <a:gd name="T2" fmla="+- 0 -362 -393"/>
                              <a:gd name="T3" fmla="*/ -362 h 63"/>
                              <a:gd name="T4" fmla="+- 0 6097 6037"/>
                              <a:gd name="T5" fmla="*/ T4 w 63"/>
                              <a:gd name="T6" fmla="+- 0 -374 -393"/>
                              <a:gd name="T7" fmla="*/ -374 h 63"/>
                              <a:gd name="T8" fmla="+- 0 6090 6037"/>
                              <a:gd name="T9" fmla="*/ T8 w 63"/>
                              <a:gd name="T10" fmla="+- 0 -384 -393"/>
                              <a:gd name="T11" fmla="*/ -384 h 63"/>
                              <a:gd name="T12" fmla="+- 0 6080 6037"/>
                              <a:gd name="T13" fmla="*/ T12 w 63"/>
                              <a:gd name="T14" fmla="+- 0 -391 -393"/>
                              <a:gd name="T15" fmla="*/ -391 h 63"/>
                              <a:gd name="T16" fmla="+- 0 6068 6037"/>
                              <a:gd name="T17" fmla="*/ T16 w 63"/>
                              <a:gd name="T18" fmla="+- 0 -393 -393"/>
                              <a:gd name="T19" fmla="*/ -393 h 63"/>
                              <a:gd name="T20" fmla="+- 0 6056 6037"/>
                              <a:gd name="T21" fmla="*/ T20 w 63"/>
                              <a:gd name="T22" fmla="+- 0 -391 -393"/>
                              <a:gd name="T23" fmla="*/ -391 h 63"/>
                              <a:gd name="T24" fmla="+- 0 6046 6037"/>
                              <a:gd name="T25" fmla="*/ T24 w 63"/>
                              <a:gd name="T26" fmla="+- 0 -384 -393"/>
                              <a:gd name="T27" fmla="*/ -384 h 63"/>
                              <a:gd name="T28" fmla="+- 0 6039 6037"/>
                              <a:gd name="T29" fmla="*/ T28 w 63"/>
                              <a:gd name="T30" fmla="+- 0 -374 -393"/>
                              <a:gd name="T31" fmla="*/ -374 h 63"/>
                              <a:gd name="T32" fmla="+- 0 6037 6037"/>
                              <a:gd name="T33" fmla="*/ T32 w 63"/>
                              <a:gd name="T34" fmla="+- 0 -362 -393"/>
                              <a:gd name="T35" fmla="*/ -362 h 63"/>
                              <a:gd name="T36" fmla="+- 0 6039 6037"/>
                              <a:gd name="T37" fmla="*/ T36 w 63"/>
                              <a:gd name="T38" fmla="+- 0 -350 -393"/>
                              <a:gd name="T39" fmla="*/ -350 h 63"/>
                              <a:gd name="T40" fmla="+- 0 6046 6037"/>
                              <a:gd name="T41" fmla="*/ T40 w 63"/>
                              <a:gd name="T42" fmla="+- 0 -340 -393"/>
                              <a:gd name="T43" fmla="*/ -340 h 63"/>
                              <a:gd name="T44" fmla="+- 0 6056 6037"/>
                              <a:gd name="T45" fmla="*/ T44 w 63"/>
                              <a:gd name="T46" fmla="+- 0 -333 -393"/>
                              <a:gd name="T47" fmla="*/ -333 h 63"/>
                              <a:gd name="T48" fmla="+- 0 6068 6037"/>
                              <a:gd name="T49" fmla="*/ T48 w 63"/>
                              <a:gd name="T50" fmla="+- 0 -331 -393"/>
                              <a:gd name="T51" fmla="*/ -331 h 63"/>
                              <a:gd name="T52" fmla="+- 0 6080 6037"/>
                              <a:gd name="T53" fmla="*/ T52 w 63"/>
                              <a:gd name="T54" fmla="+- 0 -333 -393"/>
                              <a:gd name="T55" fmla="*/ -333 h 63"/>
                              <a:gd name="T56" fmla="+- 0 6090 6037"/>
                              <a:gd name="T57" fmla="*/ T56 w 63"/>
                              <a:gd name="T58" fmla="+- 0 -340 -393"/>
                              <a:gd name="T59" fmla="*/ -340 h 63"/>
                              <a:gd name="T60" fmla="+- 0 6097 6037"/>
                              <a:gd name="T61" fmla="*/ T60 w 63"/>
                              <a:gd name="T62" fmla="+- 0 -350 -393"/>
                              <a:gd name="T63" fmla="*/ -350 h 63"/>
                              <a:gd name="T64" fmla="+- 0 6099 6037"/>
                              <a:gd name="T65" fmla="*/ T64 w 63"/>
                              <a:gd name="T66" fmla="+- 0 -362 -393"/>
                              <a:gd name="T67" fmla="*/ -36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88"/>
                        <wps:cNvSpPr>
                          <a:spLocks/>
                        </wps:cNvSpPr>
                        <wps:spPr bwMode="auto">
                          <a:xfrm>
                            <a:off x="6182" y="-447"/>
                            <a:ext cx="63" cy="63"/>
                          </a:xfrm>
                          <a:custGeom>
                            <a:avLst/>
                            <a:gdLst>
                              <a:gd name="T0" fmla="+- 0 6245 6182"/>
                              <a:gd name="T1" fmla="*/ T0 w 63"/>
                              <a:gd name="T2" fmla="+- 0 -415 -446"/>
                              <a:gd name="T3" fmla="*/ -415 h 63"/>
                              <a:gd name="T4" fmla="+- 0 6242 6182"/>
                              <a:gd name="T5" fmla="*/ T4 w 63"/>
                              <a:gd name="T6" fmla="+- 0 -427 -446"/>
                              <a:gd name="T7" fmla="*/ -427 h 63"/>
                              <a:gd name="T8" fmla="+- 0 6236 6182"/>
                              <a:gd name="T9" fmla="*/ T8 w 63"/>
                              <a:gd name="T10" fmla="+- 0 -437 -446"/>
                              <a:gd name="T11" fmla="*/ -437 h 63"/>
                              <a:gd name="T12" fmla="+- 0 6226 6182"/>
                              <a:gd name="T13" fmla="*/ T12 w 63"/>
                              <a:gd name="T14" fmla="+- 0 -444 -446"/>
                              <a:gd name="T15" fmla="*/ -444 h 63"/>
                              <a:gd name="T16" fmla="+- 0 6214 6182"/>
                              <a:gd name="T17" fmla="*/ T16 w 63"/>
                              <a:gd name="T18" fmla="+- 0 -446 -446"/>
                              <a:gd name="T19" fmla="*/ -446 h 63"/>
                              <a:gd name="T20" fmla="+- 0 6202 6182"/>
                              <a:gd name="T21" fmla="*/ T20 w 63"/>
                              <a:gd name="T22" fmla="+- 0 -444 -446"/>
                              <a:gd name="T23" fmla="*/ -444 h 63"/>
                              <a:gd name="T24" fmla="+- 0 6192 6182"/>
                              <a:gd name="T25" fmla="*/ T24 w 63"/>
                              <a:gd name="T26" fmla="+- 0 -437 -446"/>
                              <a:gd name="T27" fmla="*/ -437 h 63"/>
                              <a:gd name="T28" fmla="+- 0 6185 6182"/>
                              <a:gd name="T29" fmla="*/ T28 w 63"/>
                              <a:gd name="T30" fmla="+- 0 -427 -446"/>
                              <a:gd name="T31" fmla="*/ -427 h 63"/>
                              <a:gd name="T32" fmla="+- 0 6182 6182"/>
                              <a:gd name="T33" fmla="*/ T32 w 63"/>
                              <a:gd name="T34" fmla="+- 0 -415 -446"/>
                              <a:gd name="T35" fmla="*/ -415 h 63"/>
                              <a:gd name="T36" fmla="+- 0 6185 6182"/>
                              <a:gd name="T37" fmla="*/ T36 w 63"/>
                              <a:gd name="T38" fmla="+- 0 -403 -446"/>
                              <a:gd name="T39" fmla="*/ -403 h 63"/>
                              <a:gd name="T40" fmla="+- 0 6192 6182"/>
                              <a:gd name="T41" fmla="*/ T40 w 63"/>
                              <a:gd name="T42" fmla="+- 0 -393 -446"/>
                              <a:gd name="T43" fmla="*/ -393 h 63"/>
                              <a:gd name="T44" fmla="+- 0 6202 6182"/>
                              <a:gd name="T45" fmla="*/ T44 w 63"/>
                              <a:gd name="T46" fmla="+- 0 -386 -446"/>
                              <a:gd name="T47" fmla="*/ -386 h 63"/>
                              <a:gd name="T48" fmla="+- 0 6214 6182"/>
                              <a:gd name="T49" fmla="*/ T48 w 63"/>
                              <a:gd name="T50" fmla="+- 0 -384 -446"/>
                              <a:gd name="T51" fmla="*/ -384 h 63"/>
                              <a:gd name="T52" fmla="+- 0 6226 6182"/>
                              <a:gd name="T53" fmla="*/ T52 w 63"/>
                              <a:gd name="T54" fmla="+- 0 -386 -446"/>
                              <a:gd name="T55" fmla="*/ -386 h 63"/>
                              <a:gd name="T56" fmla="+- 0 6236 6182"/>
                              <a:gd name="T57" fmla="*/ T56 w 63"/>
                              <a:gd name="T58" fmla="+- 0 -393 -446"/>
                              <a:gd name="T59" fmla="*/ -393 h 63"/>
                              <a:gd name="T60" fmla="+- 0 6242 6182"/>
                              <a:gd name="T61" fmla="*/ T60 w 63"/>
                              <a:gd name="T62" fmla="+- 0 -403 -446"/>
                              <a:gd name="T63" fmla="*/ -403 h 63"/>
                              <a:gd name="T64" fmla="+- 0 6245 6182"/>
                              <a:gd name="T65" fmla="*/ T64 w 63"/>
                              <a:gd name="T66" fmla="+- 0 -415 -446"/>
                              <a:gd name="T67" fmla="*/ -41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87"/>
                        <wps:cNvSpPr>
                          <a:spLocks/>
                        </wps:cNvSpPr>
                        <wps:spPr bwMode="auto">
                          <a:xfrm>
                            <a:off x="6328" y="-488"/>
                            <a:ext cx="63" cy="63"/>
                          </a:xfrm>
                          <a:custGeom>
                            <a:avLst/>
                            <a:gdLst>
                              <a:gd name="T0" fmla="+- 0 6391 6328"/>
                              <a:gd name="T1" fmla="*/ T0 w 63"/>
                              <a:gd name="T2" fmla="+- 0 -456 -488"/>
                              <a:gd name="T3" fmla="*/ -456 h 63"/>
                              <a:gd name="T4" fmla="+- 0 6388 6328"/>
                              <a:gd name="T5" fmla="*/ T4 w 63"/>
                              <a:gd name="T6" fmla="+- 0 -469 -488"/>
                              <a:gd name="T7" fmla="*/ -469 h 63"/>
                              <a:gd name="T8" fmla="+- 0 6382 6328"/>
                              <a:gd name="T9" fmla="*/ T8 w 63"/>
                              <a:gd name="T10" fmla="+- 0 -478 -488"/>
                              <a:gd name="T11" fmla="*/ -478 h 63"/>
                              <a:gd name="T12" fmla="+- 0 6372 6328"/>
                              <a:gd name="T13" fmla="*/ T12 w 63"/>
                              <a:gd name="T14" fmla="+- 0 -485 -488"/>
                              <a:gd name="T15" fmla="*/ -485 h 63"/>
                              <a:gd name="T16" fmla="+- 0 6359 6328"/>
                              <a:gd name="T17" fmla="*/ T16 w 63"/>
                              <a:gd name="T18" fmla="+- 0 -488 -488"/>
                              <a:gd name="T19" fmla="*/ -488 h 63"/>
                              <a:gd name="T20" fmla="+- 0 6347 6328"/>
                              <a:gd name="T21" fmla="*/ T20 w 63"/>
                              <a:gd name="T22" fmla="+- 0 -485 -488"/>
                              <a:gd name="T23" fmla="*/ -485 h 63"/>
                              <a:gd name="T24" fmla="+- 0 6337 6328"/>
                              <a:gd name="T25" fmla="*/ T24 w 63"/>
                              <a:gd name="T26" fmla="+- 0 -478 -488"/>
                              <a:gd name="T27" fmla="*/ -478 h 63"/>
                              <a:gd name="T28" fmla="+- 0 6331 6328"/>
                              <a:gd name="T29" fmla="*/ T28 w 63"/>
                              <a:gd name="T30" fmla="+- 0 -469 -488"/>
                              <a:gd name="T31" fmla="*/ -469 h 63"/>
                              <a:gd name="T32" fmla="+- 0 6328 6328"/>
                              <a:gd name="T33" fmla="*/ T32 w 63"/>
                              <a:gd name="T34" fmla="+- 0 -456 -488"/>
                              <a:gd name="T35" fmla="*/ -456 h 63"/>
                              <a:gd name="T36" fmla="+- 0 6331 6328"/>
                              <a:gd name="T37" fmla="*/ T36 w 63"/>
                              <a:gd name="T38" fmla="+- 0 -444 -488"/>
                              <a:gd name="T39" fmla="*/ -444 h 63"/>
                              <a:gd name="T40" fmla="+- 0 6337 6328"/>
                              <a:gd name="T41" fmla="*/ T40 w 63"/>
                              <a:gd name="T42" fmla="+- 0 -434 -488"/>
                              <a:gd name="T43" fmla="*/ -434 h 63"/>
                              <a:gd name="T44" fmla="+- 0 6347 6328"/>
                              <a:gd name="T45" fmla="*/ T44 w 63"/>
                              <a:gd name="T46" fmla="+- 0 -428 -488"/>
                              <a:gd name="T47" fmla="*/ -428 h 63"/>
                              <a:gd name="T48" fmla="+- 0 6359 6328"/>
                              <a:gd name="T49" fmla="*/ T48 w 63"/>
                              <a:gd name="T50" fmla="+- 0 -425 -488"/>
                              <a:gd name="T51" fmla="*/ -425 h 63"/>
                              <a:gd name="T52" fmla="+- 0 6372 6328"/>
                              <a:gd name="T53" fmla="*/ T52 w 63"/>
                              <a:gd name="T54" fmla="+- 0 -428 -488"/>
                              <a:gd name="T55" fmla="*/ -428 h 63"/>
                              <a:gd name="T56" fmla="+- 0 6382 6328"/>
                              <a:gd name="T57" fmla="*/ T56 w 63"/>
                              <a:gd name="T58" fmla="+- 0 -434 -488"/>
                              <a:gd name="T59" fmla="*/ -434 h 63"/>
                              <a:gd name="T60" fmla="+- 0 6388 6328"/>
                              <a:gd name="T61" fmla="*/ T60 w 63"/>
                              <a:gd name="T62" fmla="+- 0 -444 -488"/>
                              <a:gd name="T63" fmla="*/ -444 h 63"/>
                              <a:gd name="T64" fmla="+- 0 6391 6328"/>
                              <a:gd name="T65" fmla="*/ T64 w 63"/>
                              <a:gd name="T66" fmla="+- 0 -456 -488"/>
                              <a:gd name="T67" fmla="*/ -45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4" y="10"/>
                                </a:lnTo>
                                <a:lnTo>
                                  <a:pt x="44" y="3"/>
                                </a:lnTo>
                                <a:lnTo>
                                  <a:pt x="31" y="0"/>
                                </a:lnTo>
                                <a:lnTo>
                                  <a:pt x="19" y="3"/>
                                </a:lnTo>
                                <a:lnTo>
                                  <a:pt x="9" y="10"/>
                                </a:lnTo>
                                <a:lnTo>
                                  <a:pt x="3" y="19"/>
                                </a:lnTo>
                                <a:lnTo>
                                  <a:pt x="0" y="32"/>
                                </a:lnTo>
                                <a:lnTo>
                                  <a:pt x="3" y="44"/>
                                </a:lnTo>
                                <a:lnTo>
                                  <a:pt x="9" y="54"/>
                                </a:lnTo>
                                <a:lnTo>
                                  <a:pt x="19" y="60"/>
                                </a:lnTo>
                                <a:lnTo>
                                  <a:pt x="31" y="63"/>
                                </a:lnTo>
                                <a:lnTo>
                                  <a:pt x="44" y="60"/>
                                </a:lnTo>
                                <a:lnTo>
                                  <a:pt x="54"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86"/>
                        <wps:cNvSpPr>
                          <a:spLocks/>
                        </wps:cNvSpPr>
                        <wps:spPr bwMode="auto">
                          <a:xfrm>
                            <a:off x="6473" y="-514"/>
                            <a:ext cx="63" cy="63"/>
                          </a:xfrm>
                          <a:custGeom>
                            <a:avLst/>
                            <a:gdLst>
                              <a:gd name="T0" fmla="+- 0 6536 6474"/>
                              <a:gd name="T1" fmla="*/ T0 w 63"/>
                              <a:gd name="T2" fmla="+- 0 -482 -514"/>
                              <a:gd name="T3" fmla="*/ -482 h 63"/>
                              <a:gd name="T4" fmla="+- 0 6534 6474"/>
                              <a:gd name="T5" fmla="*/ T4 w 63"/>
                              <a:gd name="T6" fmla="+- 0 -495 -514"/>
                              <a:gd name="T7" fmla="*/ -495 h 63"/>
                              <a:gd name="T8" fmla="+- 0 6527 6474"/>
                              <a:gd name="T9" fmla="*/ T8 w 63"/>
                              <a:gd name="T10" fmla="+- 0 -504 -514"/>
                              <a:gd name="T11" fmla="*/ -504 h 63"/>
                              <a:gd name="T12" fmla="+- 0 6517 6474"/>
                              <a:gd name="T13" fmla="*/ T12 w 63"/>
                              <a:gd name="T14" fmla="+- 0 -511 -514"/>
                              <a:gd name="T15" fmla="*/ -511 h 63"/>
                              <a:gd name="T16" fmla="+- 0 6505 6474"/>
                              <a:gd name="T17" fmla="*/ T16 w 63"/>
                              <a:gd name="T18" fmla="+- 0 -514 -514"/>
                              <a:gd name="T19" fmla="*/ -514 h 63"/>
                              <a:gd name="T20" fmla="+- 0 6493 6474"/>
                              <a:gd name="T21" fmla="*/ T20 w 63"/>
                              <a:gd name="T22" fmla="+- 0 -511 -514"/>
                              <a:gd name="T23" fmla="*/ -511 h 63"/>
                              <a:gd name="T24" fmla="+- 0 6483 6474"/>
                              <a:gd name="T25" fmla="*/ T24 w 63"/>
                              <a:gd name="T26" fmla="+- 0 -504 -514"/>
                              <a:gd name="T27" fmla="*/ -504 h 63"/>
                              <a:gd name="T28" fmla="+- 0 6476 6474"/>
                              <a:gd name="T29" fmla="*/ T28 w 63"/>
                              <a:gd name="T30" fmla="+- 0 -495 -514"/>
                              <a:gd name="T31" fmla="*/ -495 h 63"/>
                              <a:gd name="T32" fmla="+- 0 6474 6474"/>
                              <a:gd name="T33" fmla="*/ T32 w 63"/>
                              <a:gd name="T34" fmla="+- 0 -482 -514"/>
                              <a:gd name="T35" fmla="*/ -482 h 63"/>
                              <a:gd name="T36" fmla="+- 0 6476 6474"/>
                              <a:gd name="T37" fmla="*/ T36 w 63"/>
                              <a:gd name="T38" fmla="+- 0 -470 -514"/>
                              <a:gd name="T39" fmla="*/ -470 h 63"/>
                              <a:gd name="T40" fmla="+- 0 6483 6474"/>
                              <a:gd name="T41" fmla="*/ T40 w 63"/>
                              <a:gd name="T42" fmla="+- 0 -460 -514"/>
                              <a:gd name="T43" fmla="*/ -460 h 63"/>
                              <a:gd name="T44" fmla="+- 0 6493 6474"/>
                              <a:gd name="T45" fmla="*/ T44 w 63"/>
                              <a:gd name="T46" fmla="+- 0 -454 -514"/>
                              <a:gd name="T47" fmla="*/ -454 h 63"/>
                              <a:gd name="T48" fmla="+- 0 6505 6474"/>
                              <a:gd name="T49" fmla="*/ T48 w 63"/>
                              <a:gd name="T50" fmla="+- 0 -451 -514"/>
                              <a:gd name="T51" fmla="*/ -451 h 63"/>
                              <a:gd name="T52" fmla="+- 0 6517 6474"/>
                              <a:gd name="T53" fmla="*/ T52 w 63"/>
                              <a:gd name="T54" fmla="+- 0 -454 -514"/>
                              <a:gd name="T55" fmla="*/ -454 h 63"/>
                              <a:gd name="T56" fmla="+- 0 6527 6474"/>
                              <a:gd name="T57" fmla="*/ T56 w 63"/>
                              <a:gd name="T58" fmla="+- 0 -460 -514"/>
                              <a:gd name="T59" fmla="*/ -460 h 63"/>
                              <a:gd name="T60" fmla="+- 0 6534 6474"/>
                              <a:gd name="T61" fmla="*/ T60 w 63"/>
                              <a:gd name="T62" fmla="+- 0 -470 -514"/>
                              <a:gd name="T63" fmla="*/ -470 h 63"/>
                              <a:gd name="T64" fmla="+- 0 6536 6474"/>
                              <a:gd name="T65" fmla="*/ T64 w 63"/>
                              <a:gd name="T66" fmla="+- 0 -482 -514"/>
                              <a:gd name="T67" fmla="*/ -48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85"/>
                        <wps:cNvSpPr>
                          <a:spLocks/>
                        </wps:cNvSpPr>
                        <wps:spPr bwMode="auto">
                          <a:xfrm>
                            <a:off x="6619" y="-564"/>
                            <a:ext cx="63" cy="63"/>
                          </a:xfrm>
                          <a:custGeom>
                            <a:avLst/>
                            <a:gdLst>
                              <a:gd name="T0" fmla="+- 0 6682 6620"/>
                              <a:gd name="T1" fmla="*/ T0 w 63"/>
                              <a:gd name="T2" fmla="+- 0 -532 -564"/>
                              <a:gd name="T3" fmla="*/ -532 h 63"/>
                              <a:gd name="T4" fmla="+- 0 6680 6620"/>
                              <a:gd name="T5" fmla="*/ T4 w 63"/>
                              <a:gd name="T6" fmla="+- 0 -545 -564"/>
                              <a:gd name="T7" fmla="*/ -545 h 63"/>
                              <a:gd name="T8" fmla="+- 0 6673 6620"/>
                              <a:gd name="T9" fmla="*/ T8 w 63"/>
                              <a:gd name="T10" fmla="+- 0 -555 -564"/>
                              <a:gd name="T11" fmla="*/ -555 h 63"/>
                              <a:gd name="T12" fmla="+- 0 6663 6620"/>
                              <a:gd name="T13" fmla="*/ T12 w 63"/>
                              <a:gd name="T14" fmla="+- 0 -561 -564"/>
                              <a:gd name="T15" fmla="*/ -561 h 63"/>
                              <a:gd name="T16" fmla="+- 0 6651 6620"/>
                              <a:gd name="T17" fmla="*/ T16 w 63"/>
                              <a:gd name="T18" fmla="+- 0 -564 -564"/>
                              <a:gd name="T19" fmla="*/ -564 h 63"/>
                              <a:gd name="T20" fmla="+- 0 6639 6620"/>
                              <a:gd name="T21" fmla="*/ T20 w 63"/>
                              <a:gd name="T22" fmla="+- 0 -561 -564"/>
                              <a:gd name="T23" fmla="*/ -561 h 63"/>
                              <a:gd name="T24" fmla="+- 0 6629 6620"/>
                              <a:gd name="T25" fmla="*/ T24 w 63"/>
                              <a:gd name="T26" fmla="+- 0 -555 -564"/>
                              <a:gd name="T27" fmla="*/ -555 h 63"/>
                              <a:gd name="T28" fmla="+- 0 6622 6620"/>
                              <a:gd name="T29" fmla="*/ T28 w 63"/>
                              <a:gd name="T30" fmla="+- 0 -545 -564"/>
                              <a:gd name="T31" fmla="*/ -545 h 63"/>
                              <a:gd name="T32" fmla="+- 0 6620 6620"/>
                              <a:gd name="T33" fmla="*/ T32 w 63"/>
                              <a:gd name="T34" fmla="+- 0 -532 -564"/>
                              <a:gd name="T35" fmla="*/ -532 h 63"/>
                              <a:gd name="T36" fmla="+- 0 6622 6620"/>
                              <a:gd name="T37" fmla="*/ T36 w 63"/>
                              <a:gd name="T38" fmla="+- 0 -520 -564"/>
                              <a:gd name="T39" fmla="*/ -520 h 63"/>
                              <a:gd name="T40" fmla="+- 0 6629 6620"/>
                              <a:gd name="T41" fmla="*/ T40 w 63"/>
                              <a:gd name="T42" fmla="+- 0 -510 -564"/>
                              <a:gd name="T43" fmla="*/ -510 h 63"/>
                              <a:gd name="T44" fmla="+- 0 6639 6620"/>
                              <a:gd name="T45" fmla="*/ T44 w 63"/>
                              <a:gd name="T46" fmla="+- 0 -504 -564"/>
                              <a:gd name="T47" fmla="*/ -504 h 63"/>
                              <a:gd name="T48" fmla="+- 0 6651 6620"/>
                              <a:gd name="T49" fmla="*/ T48 w 63"/>
                              <a:gd name="T50" fmla="+- 0 -501 -564"/>
                              <a:gd name="T51" fmla="*/ -501 h 63"/>
                              <a:gd name="T52" fmla="+- 0 6663 6620"/>
                              <a:gd name="T53" fmla="*/ T52 w 63"/>
                              <a:gd name="T54" fmla="+- 0 -504 -564"/>
                              <a:gd name="T55" fmla="*/ -504 h 63"/>
                              <a:gd name="T56" fmla="+- 0 6673 6620"/>
                              <a:gd name="T57" fmla="*/ T56 w 63"/>
                              <a:gd name="T58" fmla="+- 0 -510 -564"/>
                              <a:gd name="T59" fmla="*/ -510 h 63"/>
                              <a:gd name="T60" fmla="+- 0 6680 6620"/>
                              <a:gd name="T61" fmla="*/ T60 w 63"/>
                              <a:gd name="T62" fmla="+- 0 -520 -564"/>
                              <a:gd name="T63" fmla="*/ -520 h 63"/>
                              <a:gd name="T64" fmla="+- 0 6682 6620"/>
                              <a:gd name="T65" fmla="*/ T64 w 63"/>
                              <a:gd name="T66" fmla="+- 0 -532 -564"/>
                              <a:gd name="T67" fmla="*/ -53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9"/>
                                </a:lnTo>
                                <a:lnTo>
                                  <a:pt x="43" y="3"/>
                                </a:lnTo>
                                <a:lnTo>
                                  <a:pt x="31" y="0"/>
                                </a:lnTo>
                                <a:lnTo>
                                  <a:pt x="19" y="3"/>
                                </a:lnTo>
                                <a:lnTo>
                                  <a:pt x="9" y="9"/>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184"/>
                        <wps:cNvSpPr>
                          <a:spLocks/>
                        </wps:cNvSpPr>
                        <wps:spPr bwMode="auto">
                          <a:xfrm>
                            <a:off x="6765" y="-601"/>
                            <a:ext cx="63" cy="63"/>
                          </a:xfrm>
                          <a:custGeom>
                            <a:avLst/>
                            <a:gdLst>
                              <a:gd name="T0" fmla="+- 0 6828 6766"/>
                              <a:gd name="T1" fmla="*/ T0 w 63"/>
                              <a:gd name="T2" fmla="+- 0 -570 -601"/>
                              <a:gd name="T3" fmla="*/ -570 h 63"/>
                              <a:gd name="T4" fmla="+- 0 6826 6766"/>
                              <a:gd name="T5" fmla="*/ T4 w 63"/>
                              <a:gd name="T6" fmla="+- 0 -582 -601"/>
                              <a:gd name="T7" fmla="*/ -582 h 63"/>
                              <a:gd name="T8" fmla="+- 0 6819 6766"/>
                              <a:gd name="T9" fmla="*/ T8 w 63"/>
                              <a:gd name="T10" fmla="+- 0 -592 -601"/>
                              <a:gd name="T11" fmla="*/ -592 h 63"/>
                              <a:gd name="T12" fmla="+- 0 6809 6766"/>
                              <a:gd name="T13" fmla="*/ T12 w 63"/>
                              <a:gd name="T14" fmla="+- 0 -598 -601"/>
                              <a:gd name="T15" fmla="*/ -598 h 63"/>
                              <a:gd name="T16" fmla="+- 0 6797 6766"/>
                              <a:gd name="T17" fmla="*/ T16 w 63"/>
                              <a:gd name="T18" fmla="+- 0 -601 -601"/>
                              <a:gd name="T19" fmla="*/ -601 h 63"/>
                              <a:gd name="T20" fmla="+- 0 6785 6766"/>
                              <a:gd name="T21" fmla="*/ T20 w 63"/>
                              <a:gd name="T22" fmla="+- 0 -598 -601"/>
                              <a:gd name="T23" fmla="*/ -598 h 63"/>
                              <a:gd name="T24" fmla="+- 0 6775 6766"/>
                              <a:gd name="T25" fmla="*/ T24 w 63"/>
                              <a:gd name="T26" fmla="+- 0 -592 -601"/>
                              <a:gd name="T27" fmla="*/ -592 h 63"/>
                              <a:gd name="T28" fmla="+- 0 6768 6766"/>
                              <a:gd name="T29" fmla="*/ T28 w 63"/>
                              <a:gd name="T30" fmla="+- 0 -582 -601"/>
                              <a:gd name="T31" fmla="*/ -582 h 63"/>
                              <a:gd name="T32" fmla="+- 0 6766 6766"/>
                              <a:gd name="T33" fmla="*/ T32 w 63"/>
                              <a:gd name="T34" fmla="+- 0 -570 -601"/>
                              <a:gd name="T35" fmla="*/ -570 h 63"/>
                              <a:gd name="T36" fmla="+- 0 6768 6766"/>
                              <a:gd name="T37" fmla="*/ T36 w 63"/>
                              <a:gd name="T38" fmla="+- 0 -558 -601"/>
                              <a:gd name="T39" fmla="*/ -558 h 63"/>
                              <a:gd name="T40" fmla="+- 0 6775 6766"/>
                              <a:gd name="T41" fmla="*/ T40 w 63"/>
                              <a:gd name="T42" fmla="+- 0 -548 -601"/>
                              <a:gd name="T43" fmla="*/ -548 h 63"/>
                              <a:gd name="T44" fmla="+- 0 6785 6766"/>
                              <a:gd name="T45" fmla="*/ T44 w 63"/>
                              <a:gd name="T46" fmla="+- 0 -541 -601"/>
                              <a:gd name="T47" fmla="*/ -541 h 63"/>
                              <a:gd name="T48" fmla="+- 0 6797 6766"/>
                              <a:gd name="T49" fmla="*/ T48 w 63"/>
                              <a:gd name="T50" fmla="+- 0 -538 -601"/>
                              <a:gd name="T51" fmla="*/ -538 h 63"/>
                              <a:gd name="T52" fmla="+- 0 6809 6766"/>
                              <a:gd name="T53" fmla="*/ T52 w 63"/>
                              <a:gd name="T54" fmla="+- 0 -541 -601"/>
                              <a:gd name="T55" fmla="*/ -541 h 63"/>
                              <a:gd name="T56" fmla="+- 0 6819 6766"/>
                              <a:gd name="T57" fmla="*/ T56 w 63"/>
                              <a:gd name="T58" fmla="+- 0 -548 -601"/>
                              <a:gd name="T59" fmla="*/ -548 h 63"/>
                              <a:gd name="T60" fmla="+- 0 6826 6766"/>
                              <a:gd name="T61" fmla="*/ T60 w 63"/>
                              <a:gd name="T62" fmla="+- 0 -558 -601"/>
                              <a:gd name="T63" fmla="*/ -558 h 63"/>
                              <a:gd name="T64" fmla="+- 0 6828 6766"/>
                              <a:gd name="T65" fmla="*/ T64 w 63"/>
                              <a:gd name="T66" fmla="+- 0 -570 -601"/>
                              <a:gd name="T67" fmla="*/ -57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83"/>
                        <wps:cNvSpPr>
                          <a:spLocks/>
                        </wps:cNvSpPr>
                        <wps:spPr bwMode="auto">
                          <a:xfrm>
                            <a:off x="6911" y="-604"/>
                            <a:ext cx="63" cy="63"/>
                          </a:xfrm>
                          <a:custGeom>
                            <a:avLst/>
                            <a:gdLst>
                              <a:gd name="T0" fmla="+- 0 6974 6911"/>
                              <a:gd name="T1" fmla="*/ T0 w 63"/>
                              <a:gd name="T2" fmla="+- 0 -572 -603"/>
                              <a:gd name="T3" fmla="*/ -572 h 63"/>
                              <a:gd name="T4" fmla="+- 0 6971 6911"/>
                              <a:gd name="T5" fmla="*/ T4 w 63"/>
                              <a:gd name="T6" fmla="+- 0 -584 -603"/>
                              <a:gd name="T7" fmla="*/ -584 h 63"/>
                              <a:gd name="T8" fmla="+- 0 6965 6911"/>
                              <a:gd name="T9" fmla="*/ T8 w 63"/>
                              <a:gd name="T10" fmla="+- 0 -594 -603"/>
                              <a:gd name="T11" fmla="*/ -594 h 63"/>
                              <a:gd name="T12" fmla="+- 0 6955 6911"/>
                              <a:gd name="T13" fmla="*/ T12 w 63"/>
                              <a:gd name="T14" fmla="+- 0 -601 -603"/>
                              <a:gd name="T15" fmla="*/ -601 h 63"/>
                              <a:gd name="T16" fmla="+- 0 6943 6911"/>
                              <a:gd name="T17" fmla="*/ T16 w 63"/>
                              <a:gd name="T18" fmla="+- 0 -603 -603"/>
                              <a:gd name="T19" fmla="*/ -603 h 63"/>
                              <a:gd name="T20" fmla="+- 0 6930 6911"/>
                              <a:gd name="T21" fmla="*/ T20 w 63"/>
                              <a:gd name="T22" fmla="+- 0 -601 -603"/>
                              <a:gd name="T23" fmla="*/ -601 h 63"/>
                              <a:gd name="T24" fmla="+- 0 6920 6911"/>
                              <a:gd name="T25" fmla="*/ T24 w 63"/>
                              <a:gd name="T26" fmla="+- 0 -594 -603"/>
                              <a:gd name="T27" fmla="*/ -594 h 63"/>
                              <a:gd name="T28" fmla="+- 0 6914 6911"/>
                              <a:gd name="T29" fmla="*/ T28 w 63"/>
                              <a:gd name="T30" fmla="+- 0 -584 -603"/>
                              <a:gd name="T31" fmla="*/ -584 h 63"/>
                              <a:gd name="T32" fmla="+- 0 6911 6911"/>
                              <a:gd name="T33" fmla="*/ T32 w 63"/>
                              <a:gd name="T34" fmla="+- 0 -572 -603"/>
                              <a:gd name="T35" fmla="*/ -572 h 63"/>
                              <a:gd name="T36" fmla="+- 0 6914 6911"/>
                              <a:gd name="T37" fmla="*/ T36 w 63"/>
                              <a:gd name="T38" fmla="+- 0 -560 -603"/>
                              <a:gd name="T39" fmla="*/ -560 h 63"/>
                              <a:gd name="T40" fmla="+- 0 6920 6911"/>
                              <a:gd name="T41" fmla="*/ T40 w 63"/>
                              <a:gd name="T42" fmla="+- 0 -550 -603"/>
                              <a:gd name="T43" fmla="*/ -550 h 63"/>
                              <a:gd name="T44" fmla="+- 0 6930 6911"/>
                              <a:gd name="T45" fmla="*/ T44 w 63"/>
                              <a:gd name="T46" fmla="+- 0 -543 -603"/>
                              <a:gd name="T47" fmla="*/ -543 h 63"/>
                              <a:gd name="T48" fmla="+- 0 6943 6911"/>
                              <a:gd name="T49" fmla="*/ T48 w 63"/>
                              <a:gd name="T50" fmla="+- 0 -541 -603"/>
                              <a:gd name="T51" fmla="*/ -541 h 63"/>
                              <a:gd name="T52" fmla="+- 0 6955 6911"/>
                              <a:gd name="T53" fmla="*/ T52 w 63"/>
                              <a:gd name="T54" fmla="+- 0 -543 -603"/>
                              <a:gd name="T55" fmla="*/ -543 h 63"/>
                              <a:gd name="T56" fmla="+- 0 6965 6911"/>
                              <a:gd name="T57" fmla="*/ T56 w 63"/>
                              <a:gd name="T58" fmla="+- 0 -550 -603"/>
                              <a:gd name="T59" fmla="*/ -550 h 63"/>
                              <a:gd name="T60" fmla="+- 0 6971 6911"/>
                              <a:gd name="T61" fmla="*/ T60 w 63"/>
                              <a:gd name="T62" fmla="+- 0 -560 -603"/>
                              <a:gd name="T63" fmla="*/ -560 h 63"/>
                              <a:gd name="T64" fmla="+- 0 6974 6911"/>
                              <a:gd name="T65" fmla="*/ T64 w 63"/>
                              <a:gd name="T66" fmla="+- 0 -572 -603"/>
                              <a:gd name="T67" fmla="*/ -57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182"/>
                        <wps:cNvSpPr>
                          <a:spLocks/>
                        </wps:cNvSpPr>
                        <wps:spPr bwMode="auto">
                          <a:xfrm>
                            <a:off x="7057" y="-612"/>
                            <a:ext cx="63" cy="63"/>
                          </a:xfrm>
                          <a:custGeom>
                            <a:avLst/>
                            <a:gdLst>
                              <a:gd name="T0" fmla="+- 0 7120 7057"/>
                              <a:gd name="T1" fmla="*/ T0 w 63"/>
                              <a:gd name="T2" fmla="+- 0 -580 -611"/>
                              <a:gd name="T3" fmla="*/ -580 h 63"/>
                              <a:gd name="T4" fmla="+- 0 7117 7057"/>
                              <a:gd name="T5" fmla="*/ T4 w 63"/>
                              <a:gd name="T6" fmla="+- 0 -592 -611"/>
                              <a:gd name="T7" fmla="*/ -592 h 63"/>
                              <a:gd name="T8" fmla="+- 0 7110 7057"/>
                              <a:gd name="T9" fmla="*/ T8 w 63"/>
                              <a:gd name="T10" fmla="+- 0 -602 -611"/>
                              <a:gd name="T11" fmla="*/ -602 h 63"/>
                              <a:gd name="T12" fmla="+- 0 7100 7057"/>
                              <a:gd name="T13" fmla="*/ T12 w 63"/>
                              <a:gd name="T14" fmla="+- 0 -609 -611"/>
                              <a:gd name="T15" fmla="*/ -609 h 63"/>
                              <a:gd name="T16" fmla="+- 0 7088 7057"/>
                              <a:gd name="T17" fmla="*/ T16 w 63"/>
                              <a:gd name="T18" fmla="+- 0 -611 -611"/>
                              <a:gd name="T19" fmla="*/ -611 h 63"/>
                              <a:gd name="T20" fmla="+- 0 7076 7057"/>
                              <a:gd name="T21" fmla="*/ T20 w 63"/>
                              <a:gd name="T22" fmla="+- 0 -609 -611"/>
                              <a:gd name="T23" fmla="*/ -609 h 63"/>
                              <a:gd name="T24" fmla="+- 0 7066 7057"/>
                              <a:gd name="T25" fmla="*/ T24 w 63"/>
                              <a:gd name="T26" fmla="+- 0 -602 -611"/>
                              <a:gd name="T27" fmla="*/ -602 h 63"/>
                              <a:gd name="T28" fmla="+- 0 7060 7057"/>
                              <a:gd name="T29" fmla="*/ T28 w 63"/>
                              <a:gd name="T30" fmla="+- 0 -592 -611"/>
                              <a:gd name="T31" fmla="*/ -592 h 63"/>
                              <a:gd name="T32" fmla="+- 0 7057 7057"/>
                              <a:gd name="T33" fmla="*/ T32 w 63"/>
                              <a:gd name="T34" fmla="+- 0 -580 -611"/>
                              <a:gd name="T35" fmla="*/ -580 h 63"/>
                              <a:gd name="T36" fmla="+- 0 7060 7057"/>
                              <a:gd name="T37" fmla="*/ T36 w 63"/>
                              <a:gd name="T38" fmla="+- 0 -568 -611"/>
                              <a:gd name="T39" fmla="*/ -568 h 63"/>
                              <a:gd name="T40" fmla="+- 0 7066 7057"/>
                              <a:gd name="T41" fmla="*/ T40 w 63"/>
                              <a:gd name="T42" fmla="+- 0 -558 -611"/>
                              <a:gd name="T43" fmla="*/ -558 h 63"/>
                              <a:gd name="T44" fmla="+- 0 7076 7057"/>
                              <a:gd name="T45" fmla="*/ T44 w 63"/>
                              <a:gd name="T46" fmla="+- 0 -551 -611"/>
                              <a:gd name="T47" fmla="*/ -551 h 63"/>
                              <a:gd name="T48" fmla="+- 0 7088 7057"/>
                              <a:gd name="T49" fmla="*/ T48 w 63"/>
                              <a:gd name="T50" fmla="+- 0 -549 -611"/>
                              <a:gd name="T51" fmla="*/ -549 h 63"/>
                              <a:gd name="T52" fmla="+- 0 7100 7057"/>
                              <a:gd name="T53" fmla="*/ T52 w 63"/>
                              <a:gd name="T54" fmla="+- 0 -551 -611"/>
                              <a:gd name="T55" fmla="*/ -551 h 63"/>
                              <a:gd name="T56" fmla="+- 0 7110 7057"/>
                              <a:gd name="T57" fmla="*/ T56 w 63"/>
                              <a:gd name="T58" fmla="+- 0 -558 -611"/>
                              <a:gd name="T59" fmla="*/ -558 h 63"/>
                              <a:gd name="T60" fmla="+- 0 7117 7057"/>
                              <a:gd name="T61" fmla="*/ T60 w 63"/>
                              <a:gd name="T62" fmla="+- 0 -568 -611"/>
                              <a:gd name="T63" fmla="*/ -568 h 63"/>
                              <a:gd name="T64" fmla="+- 0 7120 7057"/>
                              <a:gd name="T65" fmla="*/ T64 w 63"/>
                              <a:gd name="T66" fmla="+- 0 -580 -611"/>
                              <a:gd name="T67" fmla="*/ -58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3" y="19"/>
                                </a:lnTo>
                                <a:lnTo>
                                  <a:pt x="0" y="31"/>
                                </a:lnTo>
                                <a:lnTo>
                                  <a:pt x="3" y="43"/>
                                </a:lnTo>
                                <a:lnTo>
                                  <a:pt x="9" y="53"/>
                                </a:lnTo>
                                <a:lnTo>
                                  <a:pt x="19" y="60"/>
                                </a:lnTo>
                                <a:lnTo>
                                  <a:pt x="31" y="62"/>
                                </a:lnTo>
                                <a:lnTo>
                                  <a:pt x="43" y="60"/>
                                </a:lnTo>
                                <a:lnTo>
                                  <a:pt x="53"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EA24A7B" id="Group 181" o:spid="_x0000_s1026" style="position:absolute;margin-left:286.55pt;margin-top:-61.35pt;width:70.1pt;height:65.2pt;z-index:251807744;mso-position-horizontal-relative:page" coordorigin="5731,-1227" coordsize="14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">
                <v:shape id="AutoShape 215" o:spid="_x0000_s1027" style="position:absolute;left:25820;top:6291;width:5880;height:5820;visibility:visible;mso-wrap-style:square;v-text-anchor:top" coordsize="588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" path="m-20044,-6219r1312,m-20044,-6219r,-13m-19752,-6219r,-13m-19461,-6219r,-13m-19169,-6219r,-13m-18877,-6219r,-13m-20044,-7517r1312,m-20044,-7517r,13m-19752,-7517r,13m-19461,-7517r,13m-19169,-7517r,13m-18877,-7517r,13m-20044,-6219r,-1298m-18732,-6219r,-1298m-20044,-6423r13,m-18732,-6423r-13,m-20044,-6423r7,m-20044,-6874r7,m-20044,-7325r7,m-18732,-6423r-6,m-18732,-6874r-6,m-18732,-7325r-6,e" filled="f" strokecolor="#252525" strokeweight=".07872mm">
                  <v:path arrowok="t" o:connecttype="custom" o:connectlocs="-20044,73;-18732,73;-20044,73;-20044,60;-19752,73;-19752,60;-19461,73;-19461,60;-19169,73;-19169,60;-18877,73;-18877,60;-20044,-1225;-18732,-1225;-20044,-1225;-20044,-1212;-19752,-1225;-19752,-1212;-19461,-1225;-19461,-1212;-19169,-1225;-19169,-1212;-18877,-1225;-18877,-1212;-20044,73;-20044,-1225;-18732,73;-18732,-1225;-20044,-131;-20031,-131;-18732,-131;-18745,-131;-20044,-131;-20037,-131;-20044,-582;-20037,-582;-20044,-1033;-20037,-1033;-18732,-131;-18738,-131;-18732,-582;-18738,-582;-18732,-1033;-18738,-1033" o:connectangles="0,0,0,0,0,0,0,0,0,0,0,0,0,0,0,0,0,0,0,0,0,0,0,0,0,0,0,0,0,0,0,0,0,0,0,0,0,0,0,0,0,0,0,0"/>
                </v:shape>
                <v:shape id="Freeform 214" o:spid="_x0000_s1028" style="position:absolute;left:5776;top:-528;width:1312;height:386;visibility:visible;mso-wrap-style:square;v-text-anchor:top" coordsize="131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" path="m,386l146,326,292,218,438,165,583,124,729,98,875,48,1021,11,1167,8,1312,e" filled="f" strokecolor="#0072bd" strokeweight=".31483mm">
                  <v:path arrowok="t" o:connecttype="custom" o:connectlocs="0,-142;146,-202;292,-310;438,-363;583,-404;729,-430;875,-480;1021,-517;1167,-520;1312,-528" o:connectangles="0,0,0,0,0,0,0,0,0,0"/>
                </v:shape>
                <v:shape id="AutoShape 213" o:spid="_x0000_s1029"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" path="m5916,-13365r,63m5885,-13334r63,e" filled="f" strokecolor="#0072bd" strokeweight=".31483mm">
                  <v:path arrowok="t" o:connecttype="custom" o:connectlocs="5916,-173;5916,-110;5885,-142;5948,-142" o:connectangles="0,0,0,0"/>
                </v:shape>
                <v:shape id="AutoShape 212" o:spid="_x0000_s1030"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" path="m6062,-13426r,63m6031,-13394r62,e" filled="f" strokecolor="#0072bd" strokeweight=".31483mm">
                  <v:path arrowok="t" o:connecttype="custom" o:connectlocs="6062,-234;6062,-171;6031,-202;6093,-202" o:connectangles="0,0,0,0"/>
                </v:shape>
                <v:shape id="AutoShape 211" o:spid="_x0000_s1031"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" path="m6208,-13533r,62m6177,-13502r62,e" filled="f" strokecolor="#0072bd" strokeweight=".31483mm">
                  <v:path arrowok="t" o:connecttype="custom" o:connectlocs="6208,-341;6208,-279;6177,-310;6239,-310" o:connectangles="0,0,0,0"/>
                </v:shape>
                <v:shape id="AutoShape 210" o:spid="_x0000_s1032"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" path="m6354,-13586r,63m6322,-13555r63,e" filled="f" strokecolor="#0072bd" strokeweight=".31483mm">
                  <v:path arrowok="t" o:connecttype="custom" o:connectlocs="6354,-394;6354,-331;6322,-363;6385,-363" o:connectangles="0,0,0,0"/>
                </v:shape>
                <v:shape id="AutoShape 209" o:spid="_x0000_s1033"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" path="m6499,-13627r,62m6468,-13596r63,e" filled="f" strokecolor="#0072bd" strokeweight=".31483mm">
                  <v:path arrowok="t" o:connecttype="custom" o:connectlocs="6499,-435;6499,-373;6468,-404;6531,-404" o:connectangles="0,0,0,0"/>
                </v:shape>
                <v:shape id="AutoShape 208" o:spid="_x0000_s1034"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" path="m6645,-13653r,62m6614,-13622r62,e" filled="f" strokecolor="#0072bd" strokeweight=".31483mm">
                  <v:path arrowok="t" o:connecttype="custom" o:connectlocs="6645,-461;6645,-399;6614,-430;6676,-430" o:connectangles="0,0,0,0"/>
                </v:shape>
                <v:shape id="AutoShape 207" o:spid="_x0000_s1035"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" path="m6791,-13703r,62m6760,-13672r62,e" filled="f" strokecolor="#0072bd" strokeweight=".31483mm">
                  <v:path arrowok="t" o:connecttype="custom" o:connectlocs="6791,-511;6791,-449;6760,-480;6822,-480" o:connectangles="0,0,0,0"/>
                </v:shape>
                <v:shape id="AutoShape 206" o:spid="_x0000_s1036"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" path="m6937,-13741r,63m6906,-13709r62,e" filled="f" strokecolor="#0072bd" strokeweight=".31483mm">
                  <v:path arrowok="t" o:connecttype="custom" o:connectlocs="6937,-549;6937,-486;6906,-517;6968,-517" o:connectangles="0,0,0,0"/>
                </v:shape>
                <v:shape id="AutoShape 205" o:spid="_x0000_s1037"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" path="m7083,-13743r,62m7051,-13712r63,e" filled="f" strokecolor="#0072bd" strokeweight=".31483mm">
                  <v:path arrowok="t" o:connecttype="custom" o:connectlocs="7083,-551;7083,-489;7051,-520;7114,-520" o:connectangles="0,0,0,0"/>
                </v:shape>
                <v:shape id="AutoShape 204" o:spid="_x0000_s1038" style="position:absolute;left:-140;top:1319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" path="m7228,-13751r,63m7197,-13720r63,e" filled="f" strokecolor="#0072bd" strokeweight=".31483mm">
                  <v:path arrowok="t" o:connecttype="custom" o:connectlocs="7228,-559;7228,-496;7197,-528;7260,-528" o:connectangles="0,0,0,0"/>
                </v:shape>
                <v:shape id="Freeform 203" o:spid="_x0000_s1039" style="position:absolute;left:5776;top:-1011;width:1312;height:371;visibility:visible;mso-wrap-style:square;v-text-anchor:top" coordsize="131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" path="m,371l146,308,292,200,438,148,583,106,729,81,875,31,1021,8,1167,7,1312,e" filled="f" strokecolor="#d95318" strokeweight=".31483mm">
                  <v:stroke dashstyle="longDash"/>
                  <v:path arrowok="t" o:connecttype="custom" o:connectlocs="0,-639;146,-702;292,-810;438,-862;583,-904;729,-929;875,-979;1021,-1002;1167,-1003;1312,-1010" o:connectangles="0,0,0,0,0,0,0,0,0,0"/>
                </v:shape>
                <v:shape id="Freeform 202" o:spid="_x0000_s1040" style="position:absolute;left:5740;top:-68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" path="m36,l,63r72,l36,xe" filled="f" strokecolor="#d95318" strokeweight=".31483mm">
                  <v:path arrowok="t" o:connecttype="custom" o:connectlocs="36,-681;0,-618;72,-618;36,-681" o:connectangles="0,0,0,0"/>
                </v:shape>
                <v:shape id="Freeform 201" o:spid="_x0000_s1041" style="position:absolute;left:5886;top:-744;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" path="m36,l,63r72,l36,xe" filled="f" strokecolor="#d95318" strokeweight=".31483mm">
                  <v:path arrowok="t" o:connecttype="custom" o:connectlocs="36,-744;0,-681;72,-681;36,-744" o:connectangles="0,0,0,0"/>
                </v:shape>
                <v:shape id="Freeform 200" o:spid="_x0000_s1042" style="position:absolute;left:6031;top:-85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" path="m36,l,62r72,l36,xe" filled="f" strokecolor="#d95318" strokeweight=".31483mm">
                  <v:path arrowok="t" o:connecttype="custom" o:connectlocs="36,-851;0,-789;72,-789;36,-851" o:connectangles="0,0,0,0"/>
                </v:shape>
                <v:shape id="Freeform 199" o:spid="_x0000_s1043" style="position:absolute;left:6177;top:-904;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" path="m36,l,63r72,l36,xe" filled="f" strokecolor="#d95318" strokeweight=".31483mm">
                  <v:path arrowok="t" o:connecttype="custom" o:connectlocs="36,-904;0,-841;72,-841;36,-904" o:connectangles="0,0,0,0"/>
                </v:shape>
                <v:shape id="Freeform 198" o:spid="_x0000_s1044" style="position:absolute;left:6323;top:-946;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" path="m36,l,62r73,l36,xe" filled="f" strokecolor="#d95318" strokeweight=".31483mm">
                  <v:path arrowok="t" o:connecttype="custom" o:connectlocs="36,-945;0,-883;73,-883;36,-945" o:connectangles="0,0,0,0"/>
                </v:shape>
                <v:shape id="Freeform 197" o:spid="_x0000_s1045" style="position:absolute;left:6469;top:-97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" path="m36,l,62r72,l36,xe" filled="f" strokecolor="#d95318" strokeweight=".31483mm">
                  <v:path arrowok="t" o:connecttype="custom" o:connectlocs="36,-971;0,-909;72,-909;36,-971" o:connectangles="0,0,0,0"/>
                </v:shape>
                <v:shape id="Freeform 196" o:spid="_x0000_s1046" style="position:absolute;left:6614;top:-102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" path="m36,l,63r72,l36,xe" filled="f" strokecolor="#d95318" strokeweight=".31483mm">
                  <v:path arrowok="t" o:connecttype="custom" o:connectlocs="36,-1021;0,-958;72,-958;36,-1021" o:connectangles="0,0,0,0"/>
                </v:shape>
                <v:shape id="Freeform 195" o:spid="_x0000_s1047" style="position:absolute;left:6760;top:-1044;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" path="m36,l,62r72,l36,xe" filled="f" strokecolor="#d95318" strokeweight=".31483mm">
                  <v:path arrowok="t" o:connecttype="custom" o:connectlocs="36,-1043;0,-981;72,-981;36,-1043" o:connectangles="0,0,0,0"/>
                </v:shape>
                <v:shape id="Freeform 194" o:spid="_x0000_s1048" style="position:absolute;left:6906;top:-1045;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" path="m37,l,63r73,l37,xe" filled="f" strokecolor="#d95318" strokeweight=".31483mm">
                  <v:path arrowok="t" o:connecttype="custom" o:connectlocs="37,-1045;0,-982;73,-982;37,-1045" o:connectangles="0,0,0,0"/>
                </v:shape>
                <v:shape id="Freeform 193" o:spid="_x0000_s1049" style="position:absolute;left:7052;top:-105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" path="m36,l,63r72,l36,xe" filled="f" strokecolor="#d95318" strokeweight=".31483mm">
                  <v:path arrowok="t" o:connecttype="custom" o:connectlocs="36,-1052;0,-989;72,-989;36,-1052" o:connectangles="0,0,0,0"/>
                </v:shape>
                <v:shape id="Freeform 192" o:spid="_x0000_s1050" style="position:absolute;left:5776;top:-580;width:1312;height:387;visibility:visible;mso-wrap-style:square;v-text-anchor:top" coordsize="131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" path="m,387l146,325,292,218,438,165,583,124,729,98,875,48,1021,10,1167,8,1312,e" filled="f" strokecolor="#ecb020" strokeweight=".31483mm">
                  <v:stroke dashstyle="longDash"/>
                  <v:path arrowok="t" o:connecttype="custom" o:connectlocs="0,-193;146,-255;292,-362;438,-415;583,-456;729,-482;875,-532;1021,-570;1167,-572;1312,-580" o:connectangles="0,0,0,0,0,0,0,0,0,0"/>
                </v:shape>
                <v:shape id="Freeform 191" o:spid="_x0000_s1051" style="position:absolute;left:5745;top:-22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" path="m63,32l60,19,53,9,44,3,31,,19,3,9,9,3,19,,32,3,44,9,54r10,6l31,63,44,60r9,-6l60,44,63,32xe" filled="f" strokecolor="#ecb020" strokeweight=".31483mm">
                  <v:path arrowok="t" o:connecttype="custom" o:connectlocs="63,-193;60,-206;53,-216;44,-222;31,-225;19,-222;9,-216;3,-206;0,-193;3,-181;9,-171;19,-165;31,-162;44,-165;53,-171;60,-181;63,-193" o:connectangles="0,0,0,0,0,0,0,0,0,0,0,0,0,0,0,0,0"/>
                </v:shape>
                <v:shape id="Freeform 190" o:spid="_x0000_s1052" style="position:absolute;left:5890;top:-28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" path="m62,31l60,19,53,9,43,3,31,,19,3,9,9,2,19,,31,2,44,9,54r10,6l31,63,43,60,53,54,60,44,62,31xe" filled="f" strokecolor="#ecb020" strokeweight=".31483mm">
                  <v:path arrowok="t" o:connecttype="custom" o:connectlocs="62,-255;60,-267;53,-277;43,-283;31,-286;19,-283;9,-277;2,-267;0,-255;2,-242;9,-232;19,-226;31,-223;43,-226;53,-232;60,-242;62,-255" o:connectangles="0,0,0,0,0,0,0,0,0,0,0,0,0,0,0,0,0"/>
                </v:shape>
                <v:shape id="Freeform 189" o:spid="_x0000_s1053" style="position:absolute;left:6036;top:-39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" path="m62,31l60,19,53,9,43,2,31,,19,2,9,9,2,19,,31,2,43,9,53r10,7l31,62,43,60,53,53,60,43,62,31xe" filled="f" strokecolor="#ecb020" strokeweight=".31483mm">
                  <v:path arrowok="t" o:connecttype="custom" o:connectlocs="62,-362;60,-374;53,-384;43,-391;31,-393;19,-391;9,-384;2,-374;0,-362;2,-350;9,-340;19,-333;31,-331;43,-333;53,-340;60,-350;62,-362" o:connectangles="0,0,0,0,0,0,0,0,0,0,0,0,0,0,0,0,0"/>
                </v:shape>
                <v:shape id="Freeform 188" o:spid="_x0000_s1054" style="position:absolute;left:6182;top:-447;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" path="m63,31l60,19,54,9,44,2,32,,20,2,10,9,3,19,,31,3,43r7,10l20,60r12,2l44,60,54,53,60,43,63,31xe" filled="f" strokecolor="#ecb020" strokeweight=".31483mm">
                  <v:path arrowok="t" o:connecttype="custom" o:connectlocs="63,-415;60,-427;54,-437;44,-444;32,-446;20,-444;10,-437;3,-427;0,-415;3,-403;10,-393;20,-386;32,-384;44,-386;54,-393;60,-403;63,-415" o:connectangles="0,0,0,0,0,0,0,0,0,0,0,0,0,0,0,0,0"/>
                </v:shape>
                <v:shape id="Freeform 187" o:spid="_x0000_s1055" style="position:absolute;left:6328;top:-48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" path="m63,32l60,19,54,10,44,3,31,,19,3,9,10,3,19,,32,3,44,9,54r10,6l31,63,44,60,54,54,60,44,63,32xe" filled="f" strokecolor="#ecb020" strokeweight=".31483mm">
                  <v:path arrowok="t" o:connecttype="custom" o:connectlocs="63,-456;60,-469;54,-478;44,-485;31,-488;19,-485;9,-478;3,-469;0,-456;3,-444;9,-434;19,-428;31,-425;44,-428;54,-434;60,-444;63,-456" o:connectangles="0,0,0,0,0,0,0,0,0,0,0,0,0,0,0,0,0"/>
                </v:shape>
                <v:shape id="Freeform 186" o:spid="_x0000_s1056" style="position:absolute;left:6473;top:-51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" path="m62,32l60,19,53,10,43,3,31,,19,3,9,10,2,19,,32,2,44,9,54r10,6l31,63,43,60,53,54,60,44,62,32xe" filled="f" strokecolor="#ecb020" strokeweight=".31483mm">
                  <v:path arrowok="t" o:connecttype="custom" o:connectlocs="62,-482;60,-495;53,-504;43,-511;31,-514;19,-511;9,-504;2,-495;0,-482;2,-470;9,-460;19,-454;31,-451;43,-454;53,-460;60,-470;62,-482" o:connectangles="0,0,0,0,0,0,0,0,0,0,0,0,0,0,0,0,0"/>
                </v:shape>
                <v:shape id="Freeform 185" o:spid="_x0000_s1057" style="position:absolute;left:6619;top:-56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" path="m62,32l60,19,53,9,43,3,31,,19,3,9,9,2,19,,32,2,44,9,54r10,6l31,63,43,60,53,54,60,44,62,32xe" filled="f" strokecolor="#ecb020" strokeweight=".31483mm">
                  <v:path arrowok="t" o:connecttype="custom" o:connectlocs="62,-532;60,-545;53,-555;43,-561;31,-564;19,-561;9,-555;2,-545;0,-532;2,-520;9,-510;19,-504;31,-501;43,-504;53,-510;60,-520;62,-532" o:connectangles="0,0,0,0,0,0,0,0,0,0,0,0,0,0,0,0,0"/>
                </v:shape>
                <v:shape id="Freeform 184" o:spid="_x0000_s1058" style="position:absolute;left:6765;top:-60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" path="m62,31l60,19,53,9,43,3,31,,19,3,9,9,2,19,,31,2,43,9,53r10,7l31,63,43,60,53,53,60,43,62,31xe" filled="f" strokecolor="#ecb020" strokeweight=".31483mm">
                  <v:path arrowok="t" o:connecttype="custom" o:connectlocs="62,-570;60,-582;53,-592;43,-598;31,-601;19,-598;9,-592;2,-582;0,-570;2,-558;9,-548;19,-541;31,-538;43,-541;53,-548;60,-558;62,-570" o:connectangles="0,0,0,0,0,0,0,0,0,0,0,0,0,0,0,0,0"/>
                </v:shape>
                <v:shape id="Freeform 183" o:spid="_x0000_s1059" style="position:absolute;left:6911;top:-60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" path="m63,31l60,19,54,9,44,2,32,,19,2,9,9,3,19,,31,3,43,9,53r10,7l32,62,44,60,54,53,60,43,63,31xe" filled="f" strokecolor="#ecb020" strokeweight=".31483mm">
                  <v:path arrowok="t" o:connecttype="custom" o:connectlocs="63,-572;60,-584;54,-594;44,-601;32,-603;19,-601;9,-594;3,-584;0,-572;3,-560;9,-550;19,-543;32,-541;44,-543;54,-550;60,-560;63,-572" o:connectangles="0,0,0,0,0,0,0,0,0,0,0,0,0,0,0,0,0"/>
                </v:shape>
                <v:shape id="Freeform 182" o:spid="_x0000_s1060" style="position:absolute;left:7057;top:-61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" path="m63,31l60,19,53,9,43,2,31,,19,2,9,9,3,19,,31,3,43,9,53r10,7l31,62,43,60,53,53,60,43,63,31xe" filled="f" strokecolor="#ecb020" strokeweight=".31483mm">
                  <v:path arrowok="t" o:connecttype="custom" o:connectlocs="63,-580;60,-592;53,-602;43,-609;31,-611;19,-609;9,-602;3,-592;0,-580;3,-568;9,-558;19,-551;31,-549;43,-551;53,-558;60,-568;63,-580"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6176" behindDoc="0" locked="0" layoutInCell="1" allowOverlap="1" wp14:anchorId="37EAB8DC" wp14:editId="511BA2D5">
                <wp:simplePos x="0" y="0"/>
                <wp:positionH relativeFrom="page">
                  <wp:posOffset>3312795</wp:posOffset>
                </wp:positionH>
                <wp:positionV relativeFrom="paragraph">
                  <wp:posOffset>-758825</wp:posOffset>
                </wp:positionV>
                <wp:extent cx="151130" cy="787400"/>
                <wp:effectExtent l="0" t="0" r="0" b="0"/>
                <wp:wrapNone/>
                <wp:docPr id="18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FF945"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EAB8DC" id="Text Box 180" o:spid="_x0000_s1170" type="#_x0000_t202" style="position:absolute;left:0;text-align:left;margin-left:260.85pt;margin-top:-59.75pt;width:11.9pt;height:62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" filled="f" stroked="f">
                <v:textbox style="layout-flow:vertical;mso-layout-flow-alt:bottom-to-top" inset="0,0,0,0">
                  <w:txbxContent>
                    <w:p w14:paraId="158FF945"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10   30   50   70</w:t>
      </w:r>
      <w:r w:rsidR="00105EDE">
        <w:rPr>
          <w:color w:val="252525"/>
          <w:spacing w:val="-6"/>
          <w:sz w:val="18"/>
        </w:rPr>
        <w:t xml:space="preserve"> </w:t>
      </w:r>
      <w:r w:rsidR="00105EDE">
        <w:rPr>
          <w:color w:val="252525"/>
          <w:sz w:val="18"/>
        </w:rPr>
        <w:t>90</w:t>
      </w:r>
    </w:p>
    <w:p w14:paraId="23AB90A6" w14:textId="77777777" w:rsidR="00187908" w:rsidRDefault="00105EDE">
      <w:pPr>
        <w:spacing w:before="5"/>
        <w:ind w:right="3"/>
        <w:jc w:val="right"/>
        <w:rPr>
          <w:sz w:val="18"/>
        </w:rPr>
      </w:pPr>
      <w:r>
        <w:rPr>
          <w:color w:val="252525"/>
          <w:sz w:val="18"/>
        </w:rPr>
        <w:t>Degree rank</w:t>
      </w:r>
      <w:r>
        <w:rPr>
          <w:color w:val="252525"/>
          <w:spacing w:val="-12"/>
          <w:sz w:val="18"/>
        </w:rPr>
        <w:t xml:space="preserve"> </w:t>
      </w:r>
      <w:r>
        <w:rPr>
          <w:color w:val="252525"/>
          <w:sz w:val="18"/>
        </w:rPr>
        <w:t>(%)</w:t>
      </w:r>
    </w:p>
    <w:p w14:paraId="07D9055A" w14:textId="77777777" w:rsidR="00187908" w:rsidRDefault="00105EDE">
      <w:pPr>
        <w:pStyle w:val="BodyText"/>
        <w:spacing w:before="7"/>
        <w:rPr>
          <w:sz w:val="34"/>
        </w:rPr>
      </w:pPr>
      <w:r>
        <w:br w:type="column"/>
      </w:r>
    </w:p>
    <w:p w14:paraId="2BAF0764" w14:textId="77777777" w:rsidR="00187908" w:rsidRDefault="00105EDE">
      <w:pPr>
        <w:spacing w:line="244" w:lineRule="exact"/>
        <w:ind w:left="382"/>
        <w:rPr>
          <w:sz w:val="14"/>
        </w:rPr>
      </w:pPr>
      <w:r>
        <w:rPr>
          <w:color w:val="252525"/>
          <w:sz w:val="18"/>
        </w:rPr>
        <w:t>10</w:t>
      </w:r>
      <w:r>
        <w:rPr>
          <w:color w:val="252525"/>
          <w:position w:val="9"/>
          <w:sz w:val="14"/>
        </w:rPr>
        <w:t>0</w:t>
      </w:r>
    </w:p>
    <w:p w14:paraId="74BB5BEB" w14:textId="747C7CF2" w:rsidR="00187908" w:rsidRDefault="00F51443">
      <w:pPr>
        <w:spacing w:line="191" w:lineRule="exact"/>
        <w:jc w:val="right"/>
        <w:rPr>
          <w:sz w:val="18"/>
        </w:rPr>
      </w:pPr>
      <w:r>
        <w:rPr>
          <w:noProof/>
          <w:lang w:val="en-IN" w:eastAsia="en-IN" w:bidi="hi-IN"/>
        </w:rPr>
        <mc:AlternateContent>
          <mc:Choice Requires="wps">
            <w:drawing>
              <wp:anchor distT="0" distB="0" distL="114300" distR="114300" simplePos="0" relativeHeight="251828224" behindDoc="0" locked="0" layoutInCell="1" allowOverlap="1" wp14:anchorId="42C2995A" wp14:editId="2D7ECC9D">
                <wp:simplePos x="0" y="0"/>
                <wp:positionH relativeFrom="page">
                  <wp:posOffset>4573270</wp:posOffset>
                </wp:positionH>
                <wp:positionV relativeFrom="paragraph">
                  <wp:posOffset>-851535</wp:posOffset>
                </wp:positionV>
                <wp:extent cx="151130" cy="787400"/>
                <wp:effectExtent l="0" t="0" r="0" b="0"/>
                <wp:wrapNone/>
                <wp:docPr id="180"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4B9A6"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C2995A" id="Text Box 179" o:spid="_x0000_s1171" type="#_x0000_t202" style="position:absolute;left:0;text-align:left;margin-left:360.1pt;margin-top:-67.05pt;width:11.9pt;height:62pt;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" filled="f" stroked="f">
                <v:textbox style="layout-flow:vertical;mso-layout-flow-alt:bottom-to-top" inset="0,0,0,0">
                  <w:txbxContent>
                    <w:p w14:paraId="5F34B9A6"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10   30   50   70</w:t>
      </w:r>
      <w:r w:rsidR="00105EDE">
        <w:rPr>
          <w:color w:val="252525"/>
          <w:spacing w:val="-2"/>
          <w:sz w:val="18"/>
        </w:rPr>
        <w:t xml:space="preserve"> </w:t>
      </w:r>
      <w:r w:rsidR="00105EDE">
        <w:rPr>
          <w:color w:val="252525"/>
          <w:sz w:val="18"/>
        </w:rPr>
        <w:t>90</w:t>
      </w:r>
    </w:p>
    <w:p w14:paraId="52C24958" w14:textId="77777777" w:rsidR="00187908" w:rsidRDefault="00105EDE">
      <w:pPr>
        <w:spacing w:before="6"/>
        <w:ind w:right="5"/>
        <w:jc w:val="right"/>
        <w:rPr>
          <w:sz w:val="18"/>
        </w:rPr>
      </w:pPr>
      <w:r>
        <w:rPr>
          <w:color w:val="252525"/>
          <w:sz w:val="18"/>
        </w:rPr>
        <w:t>Degree rank</w:t>
      </w:r>
      <w:r>
        <w:rPr>
          <w:color w:val="252525"/>
          <w:spacing w:val="-12"/>
          <w:sz w:val="18"/>
        </w:rPr>
        <w:t xml:space="preserve"> </w:t>
      </w:r>
      <w:r>
        <w:rPr>
          <w:color w:val="252525"/>
          <w:sz w:val="18"/>
        </w:rPr>
        <w:t>(%)</w:t>
      </w:r>
    </w:p>
    <w:p w14:paraId="0284A24B" w14:textId="77777777" w:rsidR="00187908" w:rsidRDefault="00105EDE">
      <w:pPr>
        <w:pStyle w:val="BodyText"/>
      </w:pPr>
      <w:r>
        <w:br w:type="column"/>
      </w:r>
    </w:p>
    <w:p w14:paraId="3552CB3F" w14:textId="77777777" w:rsidR="00187908" w:rsidRDefault="00187908">
      <w:pPr>
        <w:pStyle w:val="BodyText"/>
      </w:pPr>
    </w:p>
    <w:p w14:paraId="444C0BFA" w14:textId="30155849" w:rsidR="00187908" w:rsidRDefault="00F51443">
      <w:pPr>
        <w:spacing w:before="166"/>
        <w:ind w:right="1230"/>
        <w:jc w:val="right"/>
        <w:rPr>
          <w:sz w:val="18"/>
        </w:rPr>
      </w:pPr>
      <w:r>
        <w:rPr>
          <w:noProof/>
          <w:lang w:val="en-IN" w:eastAsia="en-IN" w:bidi="hi-IN"/>
        </w:rPr>
        <mc:AlternateContent>
          <mc:Choice Requires="wpg">
            <w:drawing>
              <wp:anchor distT="0" distB="0" distL="114300" distR="114300" simplePos="0" relativeHeight="251809792" behindDoc="0" locked="0" layoutInCell="1" allowOverlap="1" wp14:anchorId="3E81EBD6" wp14:editId="0BC56DE3">
                <wp:simplePos x="0" y="0"/>
                <wp:positionH relativeFrom="page">
                  <wp:posOffset>6163945</wp:posOffset>
                </wp:positionH>
                <wp:positionV relativeFrom="paragraph">
                  <wp:posOffset>-756285</wp:posOffset>
                </wp:positionV>
                <wp:extent cx="890270" cy="828040"/>
                <wp:effectExtent l="0" t="0" r="0" b="0"/>
                <wp:wrapNone/>
                <wp:docPr id="14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828040"/>
                          <a:chOff x="9707" y="-1191"/>
                          <a:chExt cx="1402" cy="1304"/>
                        </a:xfrm>
                      </wpg:grpSpPr>
                      <wps:wsp>
                        <wps:cNvPr id="146" name="AutoShape 178"/>
                        <wps:cNvSpPr>
                          <a:spLocks/>
                        </wps:cNvSpPr>
                        <wps:spPr bwMode="auto">
                          <a:xfrm>
                            <a:off x="43640" y="6327"/>
                            <a:ext cx="5880" cy="5820"/>
                          </a:xfrm>
                          <a:custGeom>
                            <a:avLst/>
                            <a:gdLst>
                              <a:gd name="T0" fmla="+- 0 9752 43640"/>
                              <a:gd name="T1" fmla="*/ T0 w 5880"/>
                              <a:gd name="T2" fmla="+- 0 109 6328"/>
                              <a:gd name="T3" fmla="*/ 109 h 5820"/>
                              <a:gd name="T4" fmla="+- 0 11064 43640"/>
                              <a:gd name="T5" fmla="*/ T4 w 5880"/>
                              <a:gd name="T6" fmla="+- 0 109 6328"/>
                              <a:gd name="T7" fmla="*/ 109 h 5820"/>
                              <a:gd name="T8" fmla="+- 0 9752 43640"/>
                              <a:gd name="T9" fmla="*/ T8 w 5880"/>
                              <a:gd name="T10" fmla="+- 0 109 6328"/>
                              <a:gd name="T11" fmla="*/ 109 h 5820"/>
                              <a:gd name="T12" fmla="+- 0 9752 43640"/>
                              <a:gd name="T13" fmla="*/ T12 w 5880"/>
                              <a:gd name="T14" fmla="+- 0 96 6328"/>
                              <a:gd name="T15" fmla="*/ 96 h 5820"/>
                              <a:gd name="T16" fmla="+- 0 10044 43640"/>
                              <a:gd name="T17" fmla="*/ T16 w 5880"/>
                              <a:gd name="T18" fmla="+- 0 109 6328"/>
                              <a:gd name="T19" fmla="*/ 109 h 5820"/>
                              <a:gd name="T20" fmla="+- 0 10044 43640"/>
                              <a:gd name="T21" fmla="*/ T20 w 5880"/>
                              <a:gd name="T22" fmla="+- 0 96 6328"/>
                              <a:gd name="T23" fmla="*/ 96 h 5820"/>
                              <a:gd name="T24" fmla="+- 0 10335 43640"/>
                              <a:gd name="T25" fmla="*/ T24 w 5880"/>
                              <a:gd name="T26" fmla="+- 0 109 6328"/>
                              <a:gd name="T27" fmla="*/ 109 h 5820"/>
                              <a:gd name="T28" fmla="+- 0 10335 43640"/>
                              <a:gd name="T29" fmla="*/ T28 w 5880"/>
                              <a:gd name="T30" fmla="+- 0 96 6328"/>
                              <a:gd name="T31" fmla="*/ 96 h 5820"/>
                              <a:gd name="T32" fmla="+- 0 10627 43640"/>
                              <a:gd name="T33" fmla="*/ T32 w 5880"/>
                              <a:gd name="T34" fmla="+- 0 109 6328"/>
                              <a:gd name="T35" fmla="*/ 109 h 5820"/>
                              <a:gd name="T36" fmla="+- 0 10627 43640"/>
                              <a:gd name="T37" fmla="*/ T36 w 5880"/>
                              <a:gd name="T38" fmla="+- 0 96 6328"/>
                              <a:gd name="T39" fmla="*/ 96 h 5820"/>
                              <a:gd name="T40" fmla="+- 0 10919 43640"/>
                              <a:gd name="T41" fmla="*/ T40 w 5880"/>
                              <a:gd name="T42" fmla="+- 0 109 6328"/>
                              <a:gd name="T43" fmla="*/ 109 h 5820"/>
                              <a:gd name="T44" fmla="+- 0 10919 43640"/>
                              <a:gd name="T45" fmla="*/ T44 w 5880"/>
                              <a:gd name="T46" fmla="+- 0 96 6328"/>
                              <a:gd name="T47" fmla="*/ 96 h 5820"/>
                              <a:gd name="T48" fmla="+- 0 9752 43640"/>
                              <a:gd name="T49" fmla="*/ T48 w 5880"/>
                              <a:gd name="T50" fmla="+- 0 -1189 6328"/>
                              <a:gd name="T51" fmla="*/ -1189 h 5820"/>
                              <a:gd name="T52" fmla="+- 0 11064 43640"/>
                              <a:gd name="T53" fmla="*/ T52 w 5880"/>
                              <a:gd name="T54" fmla="+- 0 -1189 6328"/>
                              <a:gd name="T55" fmla="*/ -1189 h 5820"/>
                              <a:gd name="T56" fmla="+- 0 9752 43640"/>
                              <a:gd name="T57" fmla="*/ T56 w 5880"/>
                              <a:gd name="T58" fmla="+- 0 -1189 6328"/>
                              <a:gd name="T59" fmla="*/ -1189 h 5820"/>
                              <a:gd name="T60" fmla="+- 0 9752 43640"/>
                              <a:gd name="T61" fmla="*/ T60 w 5880"/>
                              <a:gd name="T62" fmla="+- 0 -1176 6328"/>
                              <a:gd name="T63" fmla="*/ -1176 h 5820"/>
                              <a:gd name="T64" fmla="+- 0 10044 43640"/>
                              <a:gd name="T65" fmla="*/ T64 w 5880"/>
                              <a:gd name="T66" fmla="+- 0 -1189 6328"/>
                              <a:gd name="T67" fmla="*/ -1189 h 5820"/>
                              <a:gd name="T68" fmla="+- 0 10044 43640"/>
                              <a:gd name="T69" fmla="*/ T68 w 5880"/>
                              <a:gd name="T70" fmla="+- 0 -1176 6328"/>
                              <a:gd name="T71" fmla="*/ -1176 h 5820"/>
                              <a:gd name="T72" fmla="+- 0 10335 43640"/>
                              <a:gd name="T73" fmla="*/ T72 w 5880"/>
                              <a:gd name="T74" fmla="+- 0 -1189 6328"/>
                              <a:gd name="T75" fmla="*/ -1189 h 5820"/>
                              <a:gd name="T76" fmla="+- 0 10335 43640"/>
                              <a:gd name="T77" fmla="*/ T76 w 5880"/>
                              <a:gd name="T78" fmla="+- 0 -1176 6328"/>
                              <a:gd name="T79" fmla="*/ -1176 h 5820"/>
                              <a:gd name="T80" fmla="+- 0 10627 43640"/>
                              <a:gd name="T81" fmla="*/ T80 w 5880"/>
                              <a:gd name="T82" fmla="+- 0 -1189 6328"/>
                              <a:gd name="T83" fmla="*/ -1189 h 5820"/>
                              <a:gd name="T84" fmla="+- 0 10627 43640"/>
                              <a:gd name="T85" fmla="*/ T84 w 5880"/>
                              <a:gd name="T86" fmla="+- 0 -1176 6328"/>
                              <a:gd name="T87" fmla="*/ -1176 h 5820"/>
                              <a:gd name="T88" fmla="+- 0 10919 43640"/>
                              <a:gd name="T89" fmla="*/ T88 w 5880"/>
                              <a:gd name="T90" fmla="+- 0 -1189 6328"/>
                              <a:gd name="T91" fmla="*/ -1189 h 5820"/>
                              <a:gd name="T92" fmla="+- 0 10919 43640"/>
                              <a:gd name="T93" fmla="*/ T92 w 5880"/>
                              <a:gd name="T94" fmla="+- 0 -1176 6328"/>
                              <a:gd name="T95" fmla="*/ -1176 h 5820"/>
                              <a:gd name="T96" fmla="+- 0 9752 43640"/>
                              <a:gd name="T97" fmla="*/ T96 w 5880"/>
                              <a:gd name="T98" fmla="+- 0 109 6328"/>
                              <a:gd name="T99" fmla="*/ 109 h 5820"/>
                              <a:gd name="T100" fmla="+- 0 9752 43640"/>
                              <a:gd name="T101" fmla="*/ T100 w 5880"/>
                              <a:gd name="T102" fmla="+- 0 -1189 6328"/>
                              <a:gd name="T103" fmla="*/ -1189 h 5820"/>
                              <a:gd name="T104" fmla="+- 0 11064 43640"/>
                              <a:gd name="T105" fmla="*/ T104 w 5880"/>
                              <a:gd name="T106" fmla="+- 0 109 6328"/>
                              <a:gd name="T107" fmla="*/ 109 h 5820"/>
                              <a:gd name="T108" fmla="+- 0 11064 43640"/>
                              <a:gd name="T109" fmla="*/ T108 w 5880"/>
                              <a:gd name="T110" fmla="+- 0 -1189 6328"/>
                              <a:gd name="T111" fmla="*/ -1189 h 5820"/>
                              <a:gd name="T112" fmla="+- 0 9752 43640"/>
                              <a:gd name="T113" fmla="*/ T112 w 5880"/>
                              <a:gd name="T114" fmla="+- 0 -825 6328"/>
                              <a:gd name="T115" fmla="*/ -825 h 5820"/>
                              <a:gd name="T116" fmla="+- 0 9765 43640"/>
                              <a:gd name="T117" fmla="*/ T116 w 5880"/>
                              <a:gd name="T118" fmla="+- 0 -825 6328"/>
                              <a:gd name="T119" fmla="*/ -825 h 5820"/>
                              <a:gd name="T120" fmla="+- 0 11064 43640"/>
                              <a:gd name="T121" fmla="*/ T120 w 5880"/>
                              <a:gd name="T122" fmla="+- 0 -825 6328"/>
                              <a:gd name="T123" fmla="*/ -825 h 5820"/>
                              <a:gd name="T124" fmla="+- 0 11051 43640"/>
                              <a:gd name="T125" fmla="*/ T124 w 5880"/>
                              <a:gd name="T126" fmla="+- 0 -825 6328"/>
                              <a:gd name="T127" fmla="*/ -825 h 5820"/>
                              <a:gd name="T128" fmla="+- 0 9752 43640"/>
                              <a:gd name="T129" fmla="*/ T128 w 5880"/>
                              <a:gd name="T130" fmla="+- 0 -200 6328"/>
                              <a:gd name="T131" fmla="*/ -200 h 5820"/>
                              <a:gd name="T132" fmla="+- 0 9759 43640"/>
                              <a:gd name="T133" fmla="*/ T132 w 5880"/>
                              <a:gd name="T134" fmla="+- 0 -200 6328"/>
                              <a:gd name="T135" fmla="*/ -200 h 5820"/>
                              <a:gd name="T136" fmla="+- 0 9752 43640"/>
                              <a:gd name="T137" fmla="*/ T136 w 5880"/>
                              <a:gd name="T138" fmla="+- 0 -825 6328"/>
                              <a:gd name="T139" fmla="*/ -825 h 5820"/>
                              <a:gd name="T140" fmla="+- 0 9759 43640"/>
                              <a:gd name="T141" fmla="*/ T140 w 5880"/>
                              <a:gd name="T142" fmla="+- 0 -825 6328"/>
                              <a:gd name="T143" fmla="*/ -825 h 5820"/>
                              <a:gd name="T144" fmla="+- 0 11064 43640"/>
                              <a:gd name="T145" fmla="*/ T144 w 5880"/>
                              <a:gd name="T146" fmla="+- 0 -200 6328"/>
                              <a:gd name="T147" fmla="*/ -200 h 5820"/>
                              <a:gd name="T148" fmla="+- 0 11058 43640"/>
                              <a:gd name="T149" fmla="*/ T148 w 5880"/>
                              <a:gd name="T150" fmla="+- 0 -200 6328"/>
                              <a:gd name="T151" fmla="*/ -200 h 5820"/>
                              <a:gd name="T152" fmla="+- 0 11064 43640"/>
                              <a:gd name="T153" fmla="*/ T152 w 5880"/>
                              <a:gd name="T154" fmla="+- 0 -825 6328"/>
                              <a:gd name="T155" fmla="*/ -825 h 5820"/>
                              <a:gd name="T156" fmla="+- 0 11058 43640"/>
                              <a:gd name="T157" fmla="*/ T156 w 5880"/>
                              <a:gd name="T158" fmla="+- 0 -825 6328"/>
                              <a:gd name="T159" fmla="*/ -825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880" h="5820">
                                <a:moveTo>
                                  <a:pt x="-33888" y="-6219"/>
                                </a:moveTo>
                                <a:lnTo>
                                  <a:pt x="-32576" y="-6219"/>
                                </a:lnTo>
                                <a:moveTo>
                                  <a:pt x="-33888" y="-6219"/>
                                </a:moveTo>
                                <a:lnTo>
                                  <a:pt x="-33888" y="-6232"/>
                                </a:lnTo>
                                <a:moveTo>
                                  <a:pt x="-33596" y="-6219"/>
                                </a:moveTo>
                                <a:lnTo>
                                  <a:pt x="-33596" y="-6232"/>
                                </a:lnTo>
                                <a:moveTo>
                                  <a:pt x="-33305" y="-6219"/>
                                </a:moveTo>
                                <a:lnTo>
                                  <a:pt x="-33305" y="-6232"/>
                                </a:lnTo>
                                <a:moveTo>
                                  <a:pt x="-33013" y="-6219"/>
                                </a:moveTo>
                                <a:lnTo>
                                  <a:pt x="-33013" y="-6232"/>
                                </a:lnTo>
                                <a:moveTo>
                                  <a:pt x="-32721" y="-6219"/>
                                </a:moveTo>
                                <a:lnTo>
                                  <a:pt x="-32721" y="-6232"/>
                                </a:lnTo>
                                <a:moveTo>
                                  <a:pt x="-33888" y="-7517"/>
                                </a:moveTo>
                                <a:lnTo>
                                  <a:pt x="-32576" y="-7517"/>
                                </a:lnTo>
                                <a:moveTo>
                                  <a:pt x="-33888" y="-7517"/>
                                </a:moveTo>
                                <a:lnTo>
                                  <a:pt x="-33888" y="-7504"/>
                                </a:lnTo>
                                <a:moveTo>
                                  <a:pt x="-33596" y="-7517"/>
                                </a:moveTo>
                                <a:lnTo>
                                  <a:pt x="-33596" y="-7504"/>
                                </a:lnTo>
                                <a:moveTo>
                                  <a:pt x="-33305" y="-7517"/>
                                </a:moveTo>
                                <a:lnTo>
                                  <a:pt x="-33305" y="-7504"/>
                                </a:lnTo>
                                <a:moveTo>
                                  <a:pt x="-33013" y="-7517"/>
                                </a:moveTo>
                                <a:lnTo>
                                  <a:pt x="-33013" y="-7504"/>
                                </a:lnTo>
                                <a:moveTo>
                                  <a:pt x="-32721" y="-7517"/>
                                </a:moveTo>
                                <a:lnTo>
                                  <a:pt x="-32721" y="-7504"/>
                                </a:lnTo>
                                <a:moveTo>
                                  <a:pt x="-33888" y="-6219"/>
                                </a:moveTo>
                                <a:lnTo>
                                  <a:pt x="-33888" y="-7517"/>
                                </a:lnTo>
                                <a:moveTo>
                                  <a:pt x="-32576" y="-6219"/>
                                </a:moveTo>
                                <a:lnTo>
                                  <a:pt x="-32576" y="-7517"/>
                                </a:lnTo>
                                <a:moveTo>
                                  <a:pt x="-33888" y="-7153"/>
                                </a:moveTo>
                                <a:lnTo>
                                  <a:pt x="-33875" y="-7153"/>
                                </a:lnTo>
                                <a:moveTo>
                                  <a:pt x="-32576" y="-7153"/>
                                </a:moveTo>
                                <a:lnTo>
                                  <a:pt x="-32589" y="-7153"/>
                                </a:lnTo>
                                <a:moveTo>
                                  <a:pt x="-33888" y="-6528"/>
                                </a:moveTo>
                                <a:lnTo>
                                  <a:pt x="-33881" y="-6528"/>
                                </a:lnTo>
                                <a:moveTo>
                                  <a:pt x="-33888" y="-7153"/>
                                </a:moveTo>
                                <a:lnTo>
                                  <a:pt x="-33881" y="-7153"/>
                                </a:lnTo>
                                <a:moveTo>
                                  <a:pt x="-32576" y="-6528"/>
                                </a:moveTo>
                                <a:lnTo>
                                  <a:pt x="-32582" y="-6528"/>
                                </a:lnTo>
                                <a:moveTo>
                                  <a:pt x="-32576" y="-7153"/>
                                </a:moveTo>
                                <a:lnTo>
                                  <a:pt x="-32582" y="-7153"/>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77"/>
                        <wps:cNvSpPr>
                          <a:spLocks/>
                        </wps:cNvSpPr>
                        <wps:spPr bwMode="auto">
                          <a:xfrm>
                            <a:off x="9752" y="-225"/>
                            <a:ext cx="1312" cy="36"/>
                          </a:xfrm>
                          <a:custGeom>
                            <a:avLst/>
                            <a:gdLst>
                              <a:gd name="T0" fmla="+- 0 9752 9752"/>
                              <a:gd name="T1" fmla="*/ T0 w 1312"/>
                              <a:gd name="T2" fmla="+- 0 -189 -224"/>
                              <a:gd name="T3" fmla="*/ -189 h 36"/>
                              <a:gd name="T4" fmla="+- 0 9898 9752"/>
                              <a:gd name="T5" fmla="*/ T4 w 1312"/>
                              <a:gd name="T6" fmla="+- 0 -213 -224"/>
                              <a:gd name="T7" fmla="*/ -213 h 36"/>
                              <a:gd name="T8" fmla="+- 0 10044 9752"/>
                              <a:gd name="T9" fmla="*/ T8 w 1312"/>
                              <a:gd name="T10" fmla="+- 0 -213 -224"/>
                              <a:gd name="T11" fmla="*/ -213 h 36"/>
                              <a:gd name="T12" fmla="+- 0 10190 9752"/>
                              <a:gd name="T13" fmla="*/ T12 w 1312"/>
                              <a:gd name="T14" fmla="+- 0 -210 -224"/>
                              <a:gd name="T15" fmla="*/ -210 h 36"/>
                              <a:gd name="T16" fmla="+- 0 10335 9752"/>
                              <a:gd name="T17" fmla="*/ T16 w 1312"/>
                              <a:gd name="T18" fmla="+- 0 -224 -224"/>
                              <a:gd name="T19" fmla="*/ -224 h 36"/>
                              <a:gd name="T20" fmla="+- 0 10481 9752"/>
                              <a:gd name="T21" fmla="*/ T20 w 1312"/>
                              <a:gd name="T22" fmla="+- 0 -224 -224"/>
                              <a:gd name="T23" fmla="*/ -224 h 36"/>
                              <a:gd name="T24" fmla="+- 0 10627 9752"/>
                              <a:gd name="T25" fmla="*/ T24 w 1312"/>
                              <a:gd name="T26" fmla="+- 0 -218 -224"/>
                              <a:gd name="T27" fmla="*/ -218 h 36"/>
                              <a:gd name="T28" fmla="+- 0 10773 9752"/>
                              <a:gd name="T29" fmla="*/ T28 w 1312"/>
                              <a:gd name="T30" fmla="+- 0 -224 -224"/>
                              <a:gd name="T31" fmla="*/ -224 h 36"/>
                              <a:gd name="T32" fmla="+- 0 10919 9752"/>
                              <a:gd name="T33" fmla="*/ T32 w 1312"/>
                              <a:gd name="T34" fmla="+- 0 -224 -224"/>
                              <a:gd name="T35" fmla="*/ -224 h 36"/>
                              <a:gd name="T36" fmla="+- 0 11064 9752"/>
                              <a:gd name="T37" fmla="*/ T36 w 1312"/>
                              <a:gd name="T38" fmla="+- 0 -224 -224"/>
                              <a:gd name="T39" fmla="*/ -22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36">
                                <a:moveTo>
                                  <a:pt x="0" y="35"/>
                                </a:moveTo>
                                <a:lnTo>
                                  <a:pt x="146" y="11"/>
                                </a:lnTo>
                                <a:lnTo>
                                  <a:pt x="292" y="11"/>
                                </a:lnTo>
                                <a:lnTo>
                                  <a:pt x="438" y="14"/>
                                </a:lnTo>
                                <a:lnTo>
                                  <a:pt x="583" y="0"/>
                                </a:lnTo>
                                <a:lnTo>
                                  <a:pt x="729" y="0"/>
                                </a:lnTo>
                                <a:lnTo>
                                  <a:pt x="875" y="6"/>
                                </a:lnTo>
                                <a:lnTo>
                                  <a:pt x="1021" y="0"/>
                                </a:lnTo>
                                <a:lnTo>
                                  <a:pt x="1167" y="0"/>
                                </a:lnTo>
                                <a:lnTo>
                                  <a:pt x="1312"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176"/>
                        <wps:cNvSpPr>
                          <a:spLocks/>
                        </wps:cNvSpPr>
                        <wps:spPr bwMode="auto">
                          <a:xfrm>
                            <a:off x="-140" y="13227"/>
                            <a:ext cx="280" cy="280"/>
                          </a:xfrm>
                          <a:custGeom>
                            <a:avLst/>
                            <a:gdLst>
                              <a:gd name="T0" fmla="+- 0 9752 -140"/>
                              <a:gd name="T1" fmla="*/ T0 w 280"/>
                              <a:gd name="T2" fmla="+- 0 -220 13228"/>
                              <a:gd name="T3" fmla="*/ -220 h 280"/>
                              <a:gd name="T4" fmla="+- 0 9752 -140"/>
                              <a:gd name="T5" fmla="*/ T4 w 280"/>
                              <a:gd name="T6" fmla="+- 0 -158 13228"/>
                              <a:gd name="T7" fmla="*/ -158 h 280"/>
                              <a:gd name="T8" fmla="+- 0 9721 -140"/>
                              <a:gd name="T9" fmla="*/ T8 w 280"/>
                              <a:gd name="T10" fmla="+- 0 -189 13228"/>
                              <a:gd name="T11" fmla="*/ -189 h 280"/>
                              <a:gd name="T12" fmla="+- 0 9784 -140"/>
                              <a:gd name="T13" fmla="*/ T12 w 280"/>
                              <a:gd name="T14" fmla="+- 0 -189 13228"/>
                              <a:gd name="T15" fmla="*/ -189 h 280"/>
                            </a:gdLst>
                            <a:ahLst/>
                            <a:cxnLst>
                              <a:cxn ang="0">
                                <a:pos x="T1" y="T3"/>
                              </a:cxn>
                              <a:cxn ang="0">
                                <a:pos x="T5" y="T7"/>
                              </a:cxn>
                              <a:cxn ang="0">
                                <a:pos x="T9" y="T11"/>
                              </a:cxn>
                              <a:cxn ang="0">
                                <a:pos x="T13" y="T15"/>
                              </a:cxn>
                            </a:cxnLst>
                            <a:rect l="0" t="0" r="r" b="b"/>
                            <a:pathLst>
                              <a:path w="280" h="280">
                                <a:moveTo>
                                  <a:pt x="9892" y="-13448"/>
                                </a:moveTo>
                                <a:lnTo>
                                  <a:pt x="9892" y="-13386"/>
                                </a:lnTo>
                                <a:moveTo>
                                  <a:pt x="9861" y="-13417"/>
                                </a:moveTo>
                                <a:lnTo>
                                  <a:pt x="9924" y="-1341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175"/>
                        <wps:cNvSpPr>
                          <a:spLocks/>
                        </wps:cNvSpPr>
                        <wps:spPr bwMode="auto">
                          <a:xfrm>
                            <a:off x="-140" y="13227"/>
                            <a:ext cx="280" cy="280"/>
                          </a:xfrm>
                          <a:custGeom>
                            <a:avLst/>
                            <a:gdLst>
                              <a:gd name="T0" fmla="+- 0 9898 -140"/>
                              <a:gd name="T1" fmla="*/ T0 w 280"/>
                              <a:gd name="T2" fmla="+- 0 -244 13228"/>
                              <a:gd name="T3" fmla="*/ -244 h 280"/>
                              <a:gd name="T4" fmla="+- 0 9898 -140"/>
                              <a:gd name="T5" fmla="*/ T4 w 280"/>
                              <a:gd name="T6" fmla="+- 0 -181 13228"/>
                              <a:gd name="T7" fmla="*/ -181 h 280"/>
                              <a:gd name="T8" fmla="+- 0 9867 -140"/>
                              <a:gd name="T9" fmla="*/ T8 w 280"/>
                              <a:gd name="T10" fmla="+- 0 -213 13228"/>
                              <a:gd name="T11" fmla="*/ -213 h 280"/>
                              <a:gd name="T12" fmla="+- 0 9929 -140"/>
                              <a:gd name="T13" fmla="*/ T12 w 280"/>
                              <a:gd name="T14" fmla="+- 0 -213 13228"/>
                              <a:gd name="T15" fmla="*/ -213 h 280"/>
                            </a:gdLst>
                            <a:ahLst/>
                            <a:cxnLst>
                              <a:cxn ang="0">
                                <a:pos x="T1" y="T3"/>
                              </a:cxn>
                              <a:cxn ang="0">
                                <a:pos x="T5" y="T7"/>
                              </a:cxn>
                              <a:cxn ang="0">
                                <a:pos x="T9" y="T11"/>
                              </a:cxn>
                              <a:cxn ang="0">
                                <a:pos x="T13" y="T15"/>
                              </a:cxn>
                            </a:cxnLst>
                            <a:rect l="0" t="0" r="r" b="b"/>
                            <a:pathLst>
                              <a:path w="280" h="280">
                                <a:moveTo>
                                  <a:pt x="10038" y="-13472"/>
                                </a:moveTo>
                                <a:lnTo>
                                  <a:pt x="10038" y="-13409"/>
                                </a:lnTo>
                                <a:moveTo>
                                  <a:pt x="10007" y="-13441"/>
                                </a:moveTo>
                                <a:lnTo>
                                  <a:pt x="10069" y="-1344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AutoShape 174"/>
                        <wps:cNvSpPr>
                          <a:spLocks/>
                        </wps:cNvSpPr>
                        <wps:spPr bwMode="auto">
                          <a:xfrm>
                            <a:off x="-140" y="13227"/>
                            <a:ext cx="280" cy="280"/>
                          </a:xfrm>
                          <a:custGeom>
                            <a:avLst/>
                            <a:gdLst>
                              <a:gd name="T0" fmla="+- 0 10044 -140"/>
                              <a:gd name="T1" fmla="*/ T0 w 280"/>
                              <a:gd name="T2" fmla="+- 0 -244 13228"/>
                              <a:gd name="T3" fmla="*/ -244 h 280"/>
                              <a:gd name="T4" fmla="+- 0 10044 -140"/>
                              <a:gd name="T5" fmla="*/ T4 w 280"/>
                              <a:gd name="T6" fmla="+- 0 -181 13228"/>
                              <a:gd name="T7" fmla="*/ -181 h 280"/>
                              <a:gd name="T8" fmla="+- 0 10013 -140"/>
                              <a:gd name="T9" fmla="*/ T8 w 280"/>
                              <a:gd name="T10" fmla="+- 0 -213 13228"/>
                              <a:gd name="T11" fmla="*/ -213 h 280"/>
                              <a:gd name="T12" fmla="+- 0 10075 -140"/>
                              <a:gd name="T13" fmla="*/ T12 w 280"/>
                              <a:gd name="T14" fmla="+- 0 -213 13228"/>
                              <a:gd name="T15" fmla="*/ -213 h 280"/>
                            </a:gdLst>
                            <a:ahLst/>
                            <a:cxnLst>
                              <a:cxn ang="0">
                                <a:pos x="T1" y="T3"/>
                              </a:cxn>
                              <a:cxn ang="0">
                                <a:pos x="T5" y="T7"/>
                              </a:cxn>
                              <a:cxn ang="0">
                                <a:pos x="T9" y="T11"/>
                              </a:cxn>
                              <a:cxn ang="0">
                                <a:pos x="T13" y="T15"/>
                              </a:cxn>
                            </a:cxnLst>
                            <a:rect l="0" t="0" r="r" b="b"/>
                            <a:pathLst>
                              <a:path w="280" h="280">
                                <a:moveTo>
                                  <a:pt x="10184" y="-13472"/>
                                </a:moveTo>
                                <a:lnTo>
                                  <a:pt x="10184" y="-13409"/>
                                </a:lnTo>
                                <a:moveTo>
                                  <a:pt x="10153" y="-13441"/>
                                </a:moveTo>
                                <a:lnTo>
                                  <a:pt x="10215" y="-1344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AutoShape 173"/>
                        <wps:cNvSpPr>
                          <a:spLocks/>
                        </wps:cNvSpPr>
                        <wps:spPr bwMode="auto">
                          <a:xfrm>
                            <a:off x="-140" y="13227"/>
                            <a:ext cx="280" cy="280"/>
                          </a:xfrm>
                          <a:custGeom>
                            <a:avLst/>
                            <a:gdLst>
                              <a:gd name="T0" fmla="+- 0 10190 -140"/>
                              <a:gd name="T1" fmla="*/ T0 w 280"/>
                              <a:gd name="T2" fmla="+- 0 -241 13228"/>
                              <a:gd name="T3" fmla="*/ -241 h 280"/>
                              <a:gd name="T4" fmla="+- 0 10190 -140"/>
                              <a:gd name="T5" fmla="*/ T4 w 280"/>
                              <a:gd name="T6" fmla="+- 0 -179 13228"/>
                              <a:gd name="T7" fmla="*/ -179 h 280"/>
                              <a:gd name="T8" fmla="+- 0 10158 -140"/>
                              <a:gd name="T9" fmla="*/ T8 w 280"/>
                              <a:gd name="T10" fmla="+- 0 -210 13228"/>
                              <a:gd name="T11" fmla="*/ -210 h 280"/>
                              <a:gd name="T12" fmla="+- 0 10221 -140"/>
                              <a:gd name="T13" fmla="*/ T12 w 280"/>
                              <a:gd name="T14" fmla="+- 0 -210 13228"/>
                              <a:gd name="T15" fmla="*/ -210 h 280"/>
                            </a:gdLst>
                            <a:ahLst/>
                            <a:cxnLst>
                              <a:cxn ang="0">
                                <a:pos x="T1" y="T3"/>
                              </a:cxn>
                              <a:cxn ang="0">
                                <a:pos x="T5" y="T7"/>
                              </a:cxn>
                              <a:cxn ang="0">
                                <a:pos x="T9" y="T11"/>
                              </a:cxn>
                              <a:cxn ang="0">
                                <a:pos x="T13" y="T15"/>
                              </a:cxn>
                            </a:cxnLst>
                            <a:rect l="0" t="0" r="r" b="b"/>
                            <a:pathLst>
                              <a:path w="280" h="280">
                                <a:moveTo>
                                  <a:pt x="10330" y="-13469"/>
                                </a:moveTo>
                                <a:lnTo>
                                  <a:pt x="10330" y="-13407"/>
                                </a:lnTo>
                                <a:moveTo>
                                  <a:pt x="10298" y="-13438"/>
                                </a:moveTo>
                                <a:lnTo>
                                  <a:pt x="10361" y="-1343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utoShape 172"/>
                        <wps:cNvSpPr>
                          <a:spLocks/>
                        </wps:cNvSpPr>
                        <wps:spPr bwMode="auto">
                          <a:xfrm>
                            <a:off x="-140" y="13227"/>
                            <a:ext cx="280" cy="280"/>
                          </a:xfrm>
                          <a:custGeom>
                            <a:avLst/>
                            <a:gdLst>
                              <a:gd name="T0" fmla="+- 0 10335 -140"/>
                              <a:gd name="T1" fmla="*/ T0 w 280"/>
                              <a:gd name="T2" fmla="+- 0 -255 13228"/>
                              <a:gd name="T3" fmla="*/ -255 h 280"/>
                              <a:gd name="T4" fmla="+- 0 10335 -140"/>
                              <a:gd name="T5" fmla="*/ T4 w 280"/>
                              <a:gd name="T6" fmla="+- 0 -193 13228"/>
                              <a:gd name="T7" fmla="*/ -193 h 280"/>
                              <a:gd name="T8" fmla="+- 0 10304 -140"/>
                              <a:gd name="T9" fmla="*/ T8 w 280"/>
                              <a:gd name="T10" fmla="+- 0 -224 13228"/>
                              <a:gd name="T11" fmla="*/ -224 h 280"/>
                              <a:gd name="T12" fmla="+- 0 10367 -140"/>
                              <a:gd name="T13" fmla="*/ T12 w 280"/>
                              <a:gd name="T14" fmla="+- 0 -224 13228"/>
                              <a:gd name="T15" fmla="*/ -224 h 280"/>
                            </a:gdLst>
                            <a:ahLst/>
                            <a:cxnLst>
                              <a:cxn ang="0">
                                <a:pos x="T1" y="T3"/>
                              </a:cxn>
                              <a:cxn ang="0">
                                <a:pos x="T5" y="T7"/>
                              </a:cxn>
                              <a:cxn ang="0">
                                <a:pos x="T9" y="T11"/>
                              </a:cxn>
                              <a:cxn ang="0">
                                <a:pos x="T13" y="T15"/>
                              </a:cxn>
                            </a:cxnLst>
                            <a:rect l="0" t="0" r="r" b="b"/>
                            <a:pathLst>
                              <a:path w="280" h="280">
                                <a:moveTo>
                                  <a:pt x="10475" y="-13483"/>
                                </a:moveTo>
                                <a:lnTo>
                                  <a:pt x="10475" y="-13421"/>
                                </a:lnTo>
                                <a:moveTo>
                                  <a:pt x="10444" y="-13452"/>
                                </a:moveTo>
                                <a:lnTo>
                                  <a:pt x="10507" y="-134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AutoShape 171"/>
                        <wps:cNvSpPr>
                          <a:spLocks/>
                        </wps:cNvSpPr>
                        <wps:spPr bwMode="auto">
                          <a:xfrm>
                            <a:off x="-140" y="13227"/>
                            <a:ext cx="280" cy="280"/>
                          </a:xfrm>
                          <a:custGeom>
                            <a:avLst/>
                            <a:gdLst>
                              <a:gd name="T0" fmla="+- 0 10481 -140"/>
                              <a:gd name="T1" fmla="*/ T0 w 280"/>
                              <a:gd name="T2" fmla="+- 0 -255 13228"/>
                              <a:gd name="T3" fmla="*/ -255 h 280"/>
                              <a:gd name="T4" fmla="+- 0 10481 -140"/>
                              <a:gd name="T5" fmla="*/ T4 w 280"/>
                              <a:gd name="T6" fmla="+- 0 -193 13228"/>
                              <a:gd name="T7" fmla="*/ -193 h 280"/>
                              <a:gd name="T8" fmla="+- 0 10450 -140"/>
                              <a:gd name="T9" fmla="*/ T8 w 280"/>
                              <a:gd name="T10" fmla="+- 0 -224 13228"/>
                              <a:gd name="T11" fmla="*/ -224 h 280"/>
                              <a:gd name="T12" fmla="+- 0 10512 -140"/>
                              <a:gd name="T13" fmla="*/ T12 w 280"/>
                              <a:gd name="T14" fmla="+- 0 -224 13228"/>
                              <a:gd name="T15" fmla="*/ -224 h 280"/>
                            </a:gdLst>
                            <a:ahLst/>
                            <a:cxnLst>
                              <a:cxn ang="0">
                                <a:pos x="T1" y="T3"/>
                              </a:cxn>
                              <a:cxn ang="0">
                                <a:pos x="T5" y="T7"/>
                              </a:cxn>
                              <a:cxn ang="0">
                                <a:pos x="T9" y="T11"/>
                              </a:cxn>
                              <a:cxn ang="0">
                                <a:pos x="T13" y="T15"/>
                              </a:cxn>
                            </a:cxnLst>
                            <a:rect l="0" t="0" r="r" b="b"/>
                            <a:pathLst>
                              <a:path w="280" h="280">
                                <a:moveTo>
                                  <a:pt x="10621" y="-13483"/>
                                </a:moveTo>
                                <a:lnTo>
                                  <a:pt x="10621" y="-13421"/>
                                </a:lnTo>
                                <a:moveTo>
                                  <a:pt x="10590" y="-13452"/>
                                </a:moveTo>
                                <a:lnTo>
                                  <a:pt x="10652" y="-134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170"/>
                        <wps:cNvSpPr>
                          <a:spLocks/>
                        </wps:cNvSpPr>
                        <wps:spPr bwMode="auto">
                          <a:xfrm>
                            <a:off x="-140" y="13227"/>
                            <a:ext cx="280" cy="280"/>
                          </a:xfrm>
                          <a:custGeom>
                            <a:avLst/>
                            <a:gdLst>
                              <a:gd name="T0" fmla="+- 0 10627 -140"/>
                              <a:gd name="T1" fmla="*/ T0 w 280"/>
                              <a:gd name="T2" fmla="+- 0 -250 13228"/>
                              <a:gd name="T3" fmla="*/ -250 h 280"/>
                              <a:gd name="T4" fmla="+- 0 10627 -140"/>
                              <a:gd name="T5" fmla="*/ T4 w 280"/>
                              <a:gd name="T6" fmla="+- 0 -187 13228"/>
                              <a:gd name="T7" fmla="*/ -187 h 280"/>
                              <a:gd name="T8" fmla="+- 0 10596 -140"/>
                              <a:gd name="T9" fmla="*/ T8 w 280"/>
                              <a:gd name="T10" fmla="+- 0 -218 13228"/>
                              <a:gd name="T11" fmla="*/ -218 h 280"/>
                              <a:gd name="T12" fmla="+- 0 10658 -140"/>
                              <a:gd name="T13" fmla="*/ T12 w 280"/>
                              <a:gd name="T14" fmla="+- 0 -218 13228"/>
                              <a:gd name="T15" fmla="*/ -218 h 280"/>
                            </a:gdLst>
                            <a:ahLst/>
                            <a:cxnLst>
                              <a:cxn ang="0">
                                <a:pos x="T1" y="T3"/>
                              </a:cxn>
                              <a:cxn ang="0">
                                <a:pos x="T5" y="T7"/>
                              </a:cxn>
                              <a:cxn ang="0">
                                <a:pos x="T9" y="T11"/>
                              </a:cxn>
                              <a:cxn ang="0">
                                <a:pos x="T13" y="T15"/>
                              </a:cxn>
                            </a:cxnLst>
                            <a:rect l="0" t="0" r="r" b="b"/>
                            <a:pathLst>
                              <a:path w="280" h="280">
                                <a:moveTo>
                                  <a:pt x="10767" y="-13478"/>
                                </a:moveTo>
                                <a:lnTo>
                                  <a:pt x="10767" y="-13415"/>
                                </a:lnTo>
                                <a:moveTo>
                                  <a:pt x="10736" y="-13446"/>
                                </a:moveTo>
                                <a:lnTo>
                                  <a:pt x="10798" y="-1344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utoShape 169"/>
                        <wps:cNvSpPr>
                          <a:spLocks/>
                        </wps:cNvSpPr>
                        <wps:spPr bwMode="auto">
                          <a:xfrm>
                            <a:off x="-140" y="13227"/>
                            <a:ext cx="280" cy="280"/>
                          </a:xfrm>
                          <a:custGeom>
                            <a:avLst/>
                            <a:gdLst>
                              <a:gd name="T0" fmla="+- 0 10773 -140"/>
                              <a:gd name="T1" fmla="*/ T0 w 280"/>
                              <a:gd name="T2" fmla="+- 0 -255 13228"/>
                              <a:gd name="T3" fmla="*/ -255 h 280"/>
                              <a:gd name="T4" fmla="+- 0 10773 -140"/>
                              <a:gd name="T5" fmla="*/ T4 w 280"/>
                              <a:gd name="T6" fmla="+- 0 -193 13228"/>
                              <a:gd name="T7" fmla="*/ -193 h 280"/>
                              <a:gd name="T8" fmla="+- 0 10742 -140"/>
                              <a:gd name="T9" fmla="*/ T8 w 280"/>
                              <a:gd name="T10" fmla="+- 0 -224 13228"/>
                              <a:gd name="T11" fmla="*/ -224 h 280"/>
                              <a:gd name="T12" fmla="+- 0 10804 -140"/>
                              <a:gd name="T13" fmla="*/ T12 w 280"/>
                              <a:gd name="T14" fmla="+- 0 -224 13228"/>
                              <a:gd name="T15" fmla="*/ -224 h 280"/>
                            </a:gdLst>
                            <a:ahLst/>
                            <a:cxnLst>
                              <a:cxn ang="0">
                                <a:pos x="T1" y="T3"/>
                              </a:cxn>
                              <a:cxn ang="0">
                                <a:pos x="T5" y="T7"/>
                              </a:cxn>
                              <a:cxn ang="0">
                                <a:pos x="T9" y="T11"/>
                              </a:cxn>
                              <a:cxn ang="0">
                                <a:pos x="T13" y="T15"/>
                              </a:cxn>
                            </a:cxnLst>
                            <a:rect l="0" t="0" r="r" b="b"/>
                            <a:pathLst>
                              <a:path w="280" h="280">
                                <a:moveTo>
                                  <a:pt x="10913" y="-13483"/>
                                </a:moveTo>
                                <a:lnTo>
                                  <a:pt x="10913" y="-13421"/>
                                </a:lnTo>
                                <a:moveTo>
                                  <a:pt x="10882" y="-13452"/>
                                </a:moveTo>
                                <a:lnTo>
                                  <a:pt x="10944" y="-134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68"/>
                        <wps:cNvSpPr>
                          <a:spLocks/>
                        </wps:cNvSpPr>
                        <wps:spPr bwMode="auto">
                          <a:xfrm>
                            <a:off x="-140" y="13227"/>
                            <a:ext cx="280" cy="280"/>
                          </a:xfrm>
                          <a:custGeom>
                            <a:avLst/>
                            <a:gdLst>
                              <a:gd name="T0" fmla="+- 0 10919 -140"/>
                              <a:gd name="T1" fmla="*/ T0 w 280"/>
                              <a:gd name="T2" fmla="+- 0 -255 13228"/>
                              <a:gd name="T3" fmla="*/ -255 h 280"/>
                              <a:gd name="T4" fmla="+- 0 10919 -140"/>
                              <a:gd name="T5" fmla="*/ T4 w 280"/>
                              <a:gd name="T6" fmla="+- 0 -193 13228"/>
                              <a:gd name="T7" fmla="*/ -193 h 280"/>
                              <a:gd name="T8" fmla="+- 0 10887 -140"/>
                              <a:gd name="T9" fmla="*/ T8 w 280"/>
                              <a:gd name="T10" fmla="+- 0 -224 13228"/>
                              <a:gd name="T11" fmla="*/ -224 h 280"/>
                              <a:gd name="T12" fmla="+- 0 10950 -140"/>
                              <a:gd name="T13" fmla="*/ T12 w 280"/>
                              <a:gd name="T14" fmla="+- 0 -224 13228"/>
                              <a:gd name="T15" fmla="*/ -224 h 280"/>
                            </a:gdLst>
                            <a:ahLst/>
                            <a:cxnLst>
                              <a:cxn ang="0">
                                <a:pos x="T1" y="T3"/>
                              </a:cxn>
                              <a:cxn ang="0">
                                <a:pos x="T5" y="T7"/>
                              </a:cxn>
                              <a:cxn ang="0">
                                <a:pos x="T9" y="T11"/>
                              </a:cxn>
                              <a:cxn ang="0">
                                <a:pos x="T13" y="T15"/>
                              </a:cxn>
                            </a:cxnLst>
                            <a:rect l="0" t="0" r="r" b="b"/>
                            <a:pathLst>
                              <a:path w="280" h="280">
                                <a:moveTo>
                                  <a:pt x="11059" y="-13483"/>
                                </a:moveTo>
                                <a:lnTo>
                                  <a:pt x="11059" y="-13421"/>
                                </a:lnTo>
                                <a:moveTo>
                                  <a:pt x="11027" y="-13452"/>
                                </a:moveTo>
                                <a:lnTo>
                                  <a:pt x="11090" y="-134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utoShape 167"/>
                        <wps:cNvSpPr>
                          <a:spLocks/>
                        </wps:cNvSpPr>
                        <wps:spPr bwMode="auto">
                          <a:xfrm>
                            <a:off x="-140" y="13227"/>
                            <a:ext cx="280" cy="280"/>
                          </a:xfrm>
                          <a:custGeom>
                            <a:avLst/>
                            <a:gdLst>
                              <a:gd name="T0" fmla="+- 0 11064 -140"/>
                              <a:gd name="T1" fmla="*/ T0 w 280"/>
                              <a:gd name="T2" fmla="+- 0 -256 13228"/>
                              <a:gd name="T3" fmla="*/ -256 h 280"/>
                              <a:gd name="T4" fmla="+- 0 11064 -140"/>
                              <a:gd name="T5" fmla="*/ T4 w 280"/>
                              <a:gd name="T6" fmla="+- 0 -193 13228"/>
                              <a:gd name="T7" fmla="*/ -193 h 280"/>
                              <a:gd name="T8" fmla="+- 0 11033 -140"/>
                              <a:gd name="T9" fmla="*/ T8 w 280"/>
                              <a:gd name="T10" fmla="+- 0 -224 13228"/>
                              <a:gd name="T11" fmla="*/ -224 h 280"/>
                              <a:gd name="T12" fmla="+- 0 11096 -140"/>
                              <a:gd name="T13" fmla="*/ T12 w 280"/>
                              <a:gd name="T14" fmla="+- 0 -224 13228"/>
                              <a:gd name="T15" fmla="*/ -224 h 280"/>
                            </a:gdLst>
                            <a:ahLst/>
                            <a:cxnLst>
                              <a:cxn ang="0">
                                <a:pos x="T1" y="T3"/>
                              </a:cxn>
                              <a:cxn ang="0">
                                <a:pos x="T5" y="T7"/>
                              </a:cxn>
                              <a:cxn ang="0">
                                <a:pos x="T9" y="T11"/>
                              </a:cxn>
                              <a:cxn ang="0">
                                <a:pos x="T13" y="T15"/>
                              </a:cxn>
                            </a:cxnLst>
                            <a:rect l="0" t="0" r="r" b="b"/>
                            <a:pathLst>
                              <a:path w="280" h="280">
                                <a:moveTo>
                                  <a:pt x="11204" y="-13484"/>
                                </a:moveTo>
                                <a:lnTo>
                                  <a:pt x="11204" y="-13421"/>
                                </a:lnTo>
                                <a:moveTo>
                                  <a:pt x="11173" y="-13452"/>
                                </a:moveTo>
                                <a:lnTo>
                                  <a:pt x="11236" y="-1345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66"/>
                        <wps:cNvSpPr>
                          <a:spLocks/>
                        </wps:cNvSpPr>
                        <wps:spPr bwMode="auto">
                          <a:xfrm>
                            <a:off x="9752" y="-891"/>
                            <a:ext cx="1312" cy="17"/>
                          </a:xfrm>
                          <a:custGeom>
                            <a:avLst/>
                            <a:gdLst>
                              <a:gd name="T0" fmla="+- 0 9752 9752"/>
                              <a:gd name="T1" fmla="*/ T0 w 1312"/>
                              <a:gd name="T2" fmla="+- 0 -876 -891"/>
                              <a:gd name="T3" fmla="*/ -876 h 17"/>
                              <a:gd name="T4" fmla="+- 0 9898 9752"/>
                              <a:gd name="T5" fmla="*/ T4 w 1312"/>
                              <a:gd name="T6" fmla="+- 0 -884 -891"/>
                              <a:gd name="T7" fmla="*/ -884 h 17"/>
                              <a:gd name="T8" fmla="+- 0 10044 9752"/>
                              <a:gd name="T9" fmla="*/ T8 w 1312"/>
                              <a:gd name="T10" fmla="+- 0 -880 -891"/>
                              <a:gd name="T11" fmla="*/ -880 h 17"/>
                              <a:gd name="T12" fmla="+- 0 10190 9752"/>
                              <a:gd name="T13" fmla="*/ T12 w 1312"/>
                              <a:gd name="T14" fmla="+- 0 -874 -891"/>
                              <a:gd name="T15" fmla="*/ -874 h 17"/>
                              <a:gd name="T16" fmla="+- 0 10335 9752"/>
                              <a:gd name="T17" fmla="*/ T16 w 1312"/>
                              <a:gd name="T18" fmla="+- 0 -891 -891"/>
                              <a:gd name="T19" fmla="*/ -891 h 17"/>
                              <a:gd name="T20" fmla="+- 0 10481 9752"/>
                              <a:gd name="T21" fmla="*/ T20 w 1312"/>
                              <a:gd name="T22" fmla="+- 0 -882 -891"/>
                              <a:gd name="T23" fmla="*/ -882 h 17"/>
                              <a:gd name="T24" fmla="+- 0 10627 9752"/>
                              <a:gd name="T25" fmla="*/ T24 w 1312"/>
                              <a:gd name="T26" fmla="+- 0 -881 -891"/>
                              <a:gd name="T27" fmla="*/ -881 h 17"/>
                              <a:gd name="T28" fmla="+- 0 10773 9752"/>
                              <a:gd name="T29" fmla="*/ T28 w 1312"/>
                              <a:gd name="T30" fmla="+- 0 -888 -891"/>
                              <a:gd name="T31" fmla="*/ -888 h 17"/>
                              <a:gd name="T32" fmla="+- 0 10919 9752"/>
                              <a:gd name="T33" fmla="*/ T32 w 1312"/>
                              <a:gd name="T34" fmla="+- 0 -886 -891"/>
                              <a:gd name="T35" fmla="*/ -886 h 17"/>
                              <a:gd name="T36" fmla="+- 0 11064 9752"/>
                              <a:gd name="T37" fmla="*/ T36 w 1312"/>
                              <a:gd name="T38" fmla="+- 0 -885 -891"/>
                              <a:gd name="T39" fmla="*/ -88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17">
                                <a:moveTo>
                                  <a:pt x="0" y="15"/>
                                </a:moveTo>
                                <a:lnTo>
                                  <a:pt x="146" y="7"/>
                                </a:lnTo>
                                <a:lnTo>
                                  <a:pt x="292" y="11"/>
                                </a:lnTo>
                                <a:lnTo>
                                  <a:pt x="438" y="17"/>
                                </a:lnTo>
                                <a:lnTo>
                                  <a:pt x="583" y="0"/>
                                </a:lnTo>
                                <a:lnTo>
                                  <a:pt x="729" y="9"/>
                                </a:lnTo>
                                <a:lnTo>
                                  <a:pt x="875" y="10"/>
                                </a:lnTo>
                                <a:lnTo>
                                  <a:pt x="1021" y="3"/>
                                </a:lnTo>
                                <a:lnTo>
                                  <a:pt x="1167" y="5"/>
                                </a:lnTo>
                                <a:lnTo>
                                  <a:pt x="1312" y="6"/>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65"/>
                        <wps:cNvSpPr>
                          <a:spLocks/>
                        </wps:cNvSpPr>
                        <wps:spPr bwMode="auto">
                          <a:xfrm>
                            <a:off x="9716" y="-918"/>
                            <a:ext cx="73" cy="63"/>
                          </a:xfrm>
                          <a:custGeom>
                            <a:avLst/>
                            <a:gdLst>
                              <a:gd name="T0" fmla="+- 0 9752 9716"/>
                              <a:gd name="T1" fmla="*/ T0 w 73"/>
                              <a:gd name="T2" fmla="+- 0 -918 -918"/>
                              <a:gd name="T3" fmla="*/ -918 h 63"/>
                              <a:gd name="T4" fmla="+- 0 9716 9716"/>
                              <a:gd name="T5" fmla="*/ T4 w 73"/>
                              <a:gd name="T6" fmla="+- 0 -855 -918"/>
                              <a:gd name="T7" fmla="*/ -855 h 63"/>
                              <a:gd name="T8" fmla="+- 0 9788 9716"/>
                              <a:gd name="T9" fmla="*/ T8 w 73"/>
                              <a:gd name="T10" fmla="+- 0 -855 -918"/>
                              <a:gd name="T11" fmla="*/ -855 h 63"/>
                              <a:gd name="T12" fmla="+- 0 9752 9716"/>
                              <a:gd name="T13" fmla="*/ T12 w 73"/>
                              <a:gd name="T14" fmla="+- 0 -918 -918"/>
                              <a:gd name="T15" fmla="*/ -918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64"/>
                        <wps:cNvSpPr>
                          <a:spLocks/>
                        </wps:cNvSpPr>
                        <wps:spPr bwMode="auto">
                          <a:xfrm>
                            <a:off x="9862" y="-926"/>
                            <a:ext cx="73" cy="63"/>
                          </a:xfrm>
                          <a:custGeom>
                            <a:avLst/>
                            <a:gdLst>
                              <a:gd name="T0" fmla="+- 0 9898 9862"/>
                              <a:gd name="T1" fmla="*/ T0 w 73"/>
                              <a:gd name="T2" fmla="+- 0 -926 -926"/>
                              <a:gd name="T3" fmla="*/ -926 h 63"/>
                              <a:gd name="T4" fmla="+- 0 9862 9862"/>
                              <a:gd name="T5" fmla="*/ T4 w 73"/>
                              <a:gd name="T6" fmla="+- 0 -863 -926"/>
                              <a:gd name="T7" fmla="*/ -863 h 63"/>
                              <a:gd name="T8" fmla="+- 0 9934 9862"/>
                              <a:gd name="T9" fmla="*/ T8 w 73"/>
                              <a:gd name="T10" fmla="+- 0 -863 -926"/>
                              <a:gd name="T11" fmla="*/ -863 h 63"/>
                              <a:gd name="T12" fmla="+- 0 9898 9862"/>
                              <a:gd name="T13" fmla="*/ T12 w 73"/>
                              <a:gd name="T14" fmla="+- 0 -926 -926"/>
                              <a:gd name="T15" fmla="*/ -926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3"/>
                        <wps:cNvSpPr>
                          <a:spLocks/>
                        </wps:cNvSpPr>
                        <wps:spPr bwMode="auto">
                          <a:xfrm>
                            <a:off x="10007" y="-922"/>
                            <a:ext cx="73" cy="63"/>
                          </a:xfrm>
                          <a:custGeom>
                            <a:avLst/>
                            <a:gdLst>
                              <a:gd name="T0" fmla="+- 0 10044 10008"/>
                              <a:gd name="T1" fmla="*/ T0 w 73"/>
                              <a:gd name="T2" fmla="+- 0 -921 -921"/>
                              <a:gd name="T3" fmla="*/ -921 h 63"/>
                              <a:gd name="T4" fmla="+- 0 10008 10008"/>
                              <a:gd name="T5" fmla="*/ T4 w 73"/>
                              <a:gd name="T6" fmla="+- 0 -859 -921"/>
                              <a:gd name="T7" fmla="*/ -859 h 63"/>
                              <a:gd name="T8" fmla="+- 0 10080 10008"/>
                              <a:gd name="T9" fmla="*/ T8 w 73"/>
                              <a:gd name="T10" fmla="+- 0 -859 -921"/>
                              <a:gd name="T11" fmla="*/ -859 h 63"/>
                              <a:gd name="T12" fmla="+- 0 10044 10008"/>
                              <a:gd name="T13" fmla="*/ T12 w 73"/>
                              <a:gd name="T14" fmla="+- 0 -921 -921"/>
                              <a:gd name="T15" fmla="*/ -921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2"/>
                        <wps:cNvSpPr>
                          <a:spLocks/>
                        </wps:cNvSpPr>
                        <wps:spPr bwMode="auto">
                          <a:xfrm>
                            <a:off x="10153" y="-916"/>
                            <a:ext cx="73" cy="63"/>
                          </a:xfrm>
                          <a:custGeom>
                            <a:avLst/>
                            <a:gdLst>
                              <a:gd name="T0" fmla="+- 0 10190 10154"/>
                              <a:gd name="T1" fmla="*/ T0 w 73"/>
                              <a:gd name="T2" fmla="+- 0 -916 -916"/>
                              <a:gd name="T3" fmla="*/ -916 h 63"/>
                              <a:gd name="T4" fmla="+- 0 10154 10154"/>
                              <a:gd name="T5" fmla="*/ T4 w 73"/>
                              <a:gd name="T6" fmla="+- 0 -853 -916"/>
                              <a:gd name="T7" fmla="*/ -853 h 63"/>
                              <a:gd name="T8" fmla="+- 0 10226 10154"/>
                              <a:gd name="T9" fmla="*/ T8 w 73"/>
                              <a:gd name="T10" fmla="+- 0 -853 -916"/>
                              <a:gd name="T11" fmla="*/ -853 h 63"/>
                              <a:gd name="T12" fmla="+- 0 10190 10154"/>
                              <a:gd name="T13" fmla="*/ T12 w 73"/>
                              <a:gd name="T14" fmla="+- 0 -916 -916"/>
                              <a:gd name="T15" fmla="*/ -916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1"/>
                        <wps:cNvSpPr>
                          <a:spLocks/>
                        </wps:cNvSpPr>
                        <wps:spPr bwMode="auto">
                          <a:xfrm>
                            <a:off x="10299" y="-933"/>
                            <a:ext cx="73" cy="63"/>
                          </a:xfrm>
                          <a:custGeom>
                            <a:avLst/>
                            <a:gdLst>
                              <a:gd name="T0" fmla="+- 0 10335 10299"/>
                              <a:gd name="T1" fmla="*/ T0 w 73"/>
                              <a:gd name="T2" fmla="+- 0 -932 -932"/>
                              <a:gd name="T3" fmla="*/ -932 h 63"/>
                              <a:gd name="T4" fmla="+- 0 10299 10299"/>
                              <a:gd name="T5" fmla="*/ T4 w 73"/>
                              <a:gd name="T6" fmla="+- 0 -870 -932"/>
                              <a:gd name="T7" fmla="*/ -870 h 63"/>
                              <a:gd name="T8" fmla="+- 0 10372 10299"/>
                              <a:gd name="T9" fmla="*/ T8 w 73"/>
                              <a:gd name="T10" fmla="+- 0 -870 -932"/>
                              <a:gd name="T11" fmla="*/ -870 h 63"/>
                              <a:gd name="T12" fmla="+- 0 10335 10299"/>
                              <a:gd name="T13" fmla="*/ T12 w 73"/>
                              <a:gd name="T14" fmla="+- 0 -932 -932"/>
                              <a:gd name="T15" fmla="*/ -932 h 63"/>
                            </a:gdLst>
                            <a:ahLst/>
                            <a:cxnLst>
                              <a:cxn ang="0">
                                <a:pos x="T1" y="T3"/>
                              </a:cxn>
                              <a:cxn ang="0">
                                <a:pos x="T5" y="T7"/>
                              </a:cxn>
                              <a:cxn ang="0">
                                <a:pos x="T9" y="T11"/>
                              </a:cxn>
                              <a:cxn ang="0">
                                <a:pos x="T13" y="T15"/>
                              </a:cxn>
                            </a:cxnLst>
                            <a:rect l="0" t="0" r="r" b="b"/>
                            <a:pathLst>
                              <a:path w="73" h="63">
                                <a:moveTo>
                                  <a:pt x="36" y="0"/>
                                </a:moveTo>
                                <a:lnTo>
                                  <a:pt x="0" y="62"/>
                                </a:lnTo>
                                <a:lnTo>
                                  <a:pt x="73"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0"/>
                        <wps:cNvSpPr>
                          <a:spLocks/>
                        </wps:cNvSpPr>
                        <wps:spPr bwMode="auto">
                          <a:xfrm>
                            <a:off x="10445" y="-924"/>
                            <a:ext cx="73" cy="63"/>
                          </a:xfrm>
                          <a:custGeom>
                            <a:avLst/>
                            <a:gdLst>
                              <a:gd name="T0" fmla="+- 0 10481 10445"/>
                              <a:gd name="T1" fmla="*/ T0 w 73"/>
                              <a:gd name="T2" fmla="+- 0 -924 -924"/>
                              <a:gd name="T3" fmla="*/ -924 h 63"/>
                              <a:gd name="T4" fmla="+- 0 10445 10445"/>
                              <a:gd name="T5" fmla="*/ T4 w 73"/>
                              <a:gd name="T6" fmla="+- 0 -861 -924"/>
                              <a:gd name="T7" fmla="*/ -861 h 63"/>
                              <a:gd name="T8" fmla="+- 0 10517 10445"/>
                              <a:gd name="T9" fmla="*/ T8 w 73"/>
                              <a:gd name="T10" fmla="+- 0 -861 -924"/>
                              <a:gd name="T11" fmla="*/ -861 h 63"/>
                              <a:gd name="T12" fmla="+- 0 10481 10445"/>
                              <a:gd name="T13" fmla="*/ T12 w 73"/>
                              <a:gd name="T14" fmla="+- 0 -924 -924"/>
                              <a:gd name="T15" fmla="*/ -924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59"/>
                        <wps:cNvSpPr>
                          <a:spLocks/>
                        </wps:cNvSpPr>
                        <wps:spPr bwMode="auto">
                          <a:xfrm>
                            <a:off x="10590" y="-924"/>
                            <a:ext cx="73" cy="63"/>
                          </a:xfrm>
                          <a:custGeom>
                            <a:avLst/>
                            <a:gdLst>
                              <a:gd name="T0" fmla="+- 0 10627 10591"/>
                              <a:gd name="T1" fmla="*/ T0 w 73"/>
                              <a:gd name="T2" fmla="+- 0 -923 -923"/>
                              <a:gd name="T3" fmla="*/ -923 h 63"/>
                              <a:gd name="T4" fmla="+- 0 10591 10591"/>
                              <a:gd name="T5" fmla="*/ T4 w 73"/>
                              <a:gd name="T6" fmla="+- 0 -861 -923"/>
                              <a:gd name="T7" fmla="*/ -861 h 63"/>
                              <a:gd name="T8" fmla="+- 0 10663 10591"/>
                              <a:gd name="T9" fmla="*/ T8 w 73"/>
                              <a:gd name="T10" fmla="+- 0 -861 -923"/>
                              <a:gd name="T11" fmla="*/ -861 h 63"/>
                              <a:gd name="T12" fmla="+- 0 10627 10591"/>
                              <a:gd name="T13" fmla="*/ T12 w 73"/>
                              <a:gd name="T14" fmla="+- 0 -923 -923"/>
                              <a:gd name="T15" fmla="*/ -923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58"/>
                        <wps:cNvSpPr>
                          <a:spLocks/>
                        </wps:cNvSpPr>
                        <wps:spPr bwMode="auto">
                          <a:xfrm>
                            <a:off x="10736" y="-930"/>
                            <a:ext cx="73" cy="63"/>
                          </a:xfrm>
                          <a:custGeom>
                            <a:avLst/>
                            <a:gdLst>
                              <a:gd name="T0" fmla="+- 0 10773 10737"/>
                              <a:gd name="T1" fmla="*/ T0 w 73"/>
                              <a:gd name="T2" fmla="+- 0 -929 -929"/>
                              <a:gd name="T3" fmla="*/ -929 h 63"/>
                              <a:gd name="T4" fmla="+- 0 10737 10737"/>
                              <a:gd name="T5" fmla="*/ T4 w 73"/>
                              <a:gd name="T6" fmla="+- 0 -867 -929"/>
                              <a:gd name="T7" fmla="*/ -867 h 63"/>
                              <a:gd name="T8" fmla="+- 0 10809 10737"/>
                              <a:gd name="T9" fmla="*/ T8 w 73"/>
                              <a:gd name="T10" fmla="+- 0 -867 -929"/>
                              <a:gd name="T11" fmla="*/ -867 h 63"/>
                              <a:gd name="T12" fmla="+- 0 10773 10737"/>
                              <a:gd name="T13" fmla="*/ T12 w 73"/>
                              <a:gd name="T14" fmla="+- 0 -929 -929"/>
                              <a:gd name="T15" fmla="*/ -929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57"/>
                        <wps:cNvSpPr>
                          <a:spLocks/>
                        </wps:cNvSpPr>
                        <wps:spPr bwMode="auto">
                          <a:xfrm>
                            <a:off x="10882" y="-928"/>
                            <a:ext cx="73" cy="63"/>
                          </a:xfrm>
                          <a:custGeom>
                            <a:avLst/>
                            <a:gdLst>
                              <a:gd name="T0" fmla="+- 0 10919 10882"/>
                              <a:gd name="T1" fmla="*/ T0 w 73"/>
                              <a:gd name="T2" fmla="+- 0 -928 -928"/>
                              <a:gd name="T3" fmla="*/ -928 h 63"/>
                              <a:gd name="T4" fmla="+- 0 10882 10882"/>
                              <a:gd name="T5" fmla="*/ T4 w 73"/>
                              <a:gd name="T6" fmla="+- 0 -865 -928"/>
                              <a:gd name="T7" fmla="*/ -865 h 63"/>
                              <a:gd name="T8" fmla="+- 0 10955 10882"/>
                              <a:gd name="T9" fmla="*/ T8 w 73"/>
                              <a:gd name="T10" fmla="+- 0 -865 -928"/>
                              <a:gd name="T11" fmla="*/ -865 h 63"/>
                              <a:gd name="T12" fmla="+- 0 10919 10882"/>
                              <a:gd name="T13" fmla="*/ T12 w 73"/>
                              <a:gd name="T14" fmla="+- 0 -928 -928"/>
                              <a:gd name="T15" fmla="*/ -928 h 63"/>
                            </a:gdLst>
                            <a:ahLst/>
                            <a:cxnLst>
                              <a:cxn ang="0">
                                <a:pos x="T1" y="T3"/>
                              </a:cxn>
                              <a:cxn ang="0">
                                <a:pos x="T5" y="T7"/>
                              </a:cxn>
                              <a:cxn ang="0">
                                <a:pos x="T9" y="T11"/>
                              </a:cxn>
                              <a:cxn ang="0">
                                <a:pos x="T13" y="T15"/>
                              </a:cxn>
                            </a:cxnLst>
                            <a:rect l="0" t="0" r="r" b="b"/>
                            <a:pathLst>
                              <a:path w="73" h="63">
                                <a:moveTo>
                                  <a:pt x="37" y="0"/>
                                </a:moveTo>
                                <a:lnTo>
                                  <a:pt x="0" y="63"/>
                                </a:lnTo>
                                <a:lnTo>
                                  <a:pt x="73" y="63"/>
                                </a:lnTo>
                                <a:lnTo>
                                  <a:pt x="37"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56"/>
                        <wps:cNvSpPr>
                          <a:spLocks/>
                        </wps:cNvSpPr>
                        <wps:spPr bwMode="auto">
                          <a:xfrm>
                            <a:off x="11028" y="-927"/>
                            <a:ext cx="73" cy="63"/>
                          </a:xfrm>
                          <a:custGeom>
                            <a:avLst/>
                            <a:gdLst>
                              <a:gd name="T0" fmla="+- 0 11064 11028"/>
                              <a:gd name="T1" fmla="*/ T0 w 73"/>
                              <a:gd name="T2" fmla="+- 0 -927 -927"/>
                              <a:gd name="T3" fmla="*/ -927 h 63"/>
                              <a:gd name="T4" fmla="+- 0 11028 11028"/>
                              <a:gd name="T5" fmla="*/ T4 w 73"/>
                              <a:gd name="T6" fmla="+- 0 -864 -927"/>
                              <a:gd name="T7" fmla="*/ -864 h 63"/>
                              <a:gd name="T8" fmla="+- 0 11100 11028"/>
                              <a:gd name="T9" fmla="*/ T8 w 73"/>
                              <a:gd name="T10" fmla="+- 0 -864 -927"/>
                              <a:gd name="T11" fmla="*/ -864 h 63"/>
                              <a:gd name="T12" fmla="+- 0 11064 11028"/>
                              <a:gd name="T13" fmla="*/ T12 w 73"/>
                              <a:gd name="T14" fmla="+- 0 -927 -927"/>
                              <a:gd name="T15" fmla="*/ -927 h 63"/>
                            </a:gdLst>
                            <a:ahLst/>
                            <a:cxnLst>
                              <a:cxn ang="0">
                                <a:pos x="T1" y="T3"/>
                              </a:cxn>
                              <a:cxn ang="0">
                                <a:pos x="T5" y="T7"/>
                              </a:cxn>
                              <a:cxn ang="0">
                                <a:pos x="T9" y="T11"/>
                              </a:cxn>
                              <a:cxn ang="0">
                                <a:pos x="T13" y="T15"/>
                              </a:cxn>
                            </a:cxnLst>
                            <a:rect l="0" t="0" r="r" b="b"/>
                            <a:pathLst>
                              <a:path w="73" h="63">
                                <a:moveTo>
                                  <a:pt x="36" y="0"/>
                                </a:moveTo>
                                <a:lnTo>
                                  <a:pt x="0" y="63"/>
                                </a:lnTo>
                                <a:lnTo>
                                  <a:pt x="72" y="63"/>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55"/>
                        <wps:cNvSpPr>
                          <a:spLocks/>
                        </wps:cNvSpPr>
                        <wps:spPr bwMode="auto">
                          <a:xfrm>
                            <a:off x="9752" y="-318"/>
                            <a:ext cx="1312" cy="25"/>
                          </a:xfrm>
                          <a:custGeom>
                            <a:avLst/>
                            <a:gdLst>
                              <a:gd name="T0" fmla="+- 0 9752 9752"/>
                              <a:gd name="T1" fmla="*/ T0 w 1312"/>
                              <a:gd name="T2" fmla="+- 0 -294 -318"/>
                              <a:gd name="T3" fmla="*/ -294 h 25"/>
                              <a:gd name="T4" fmla="+- 0 9898 9752"/>
                              <a:gd name="T5" fmla="*/ T4 w 1312"/>
                              <a:gd name="T6" fmla="+- 0 -318 -318"/>
                              <a:gd name="T7" fmla="*/ -318 h 25"/>
                              <a:gd name="T8" fmla="+- 0 10044 9752"/>
                              <a:gd name="T9" fmla="*/ T8 w 1312"/>
                              <a:gd name="T10" fmla="+- 0 -314 -318"/>
                              <a:gd name="T11" fmla="*/ -314 h 25"/>
                              <a:gd name="T12" fmla="+- 0 10190 9752"/>
                              <a:gd name="T13" fmla="*/ T12 w 1312"/>
                              <a:gd name="T14" fmla="+- 0 -300 -318"/>
                              <a:gd name="T15" fmla="*/ -300 h 25"/>
                              <a:gd name="T16" fmla="+- 0 10335 9752"/>
                              <a:gd name="T17" fmla="*/ T16 w 1312"/>
                              <a:gd name="T18" fmla="+- 0 -314 -318"/>
                              <a:gd name="T19" fmla="*/ -314 h 25"/>
                              <a:gd name="T20" fmla="+- 0 10481 9752"/>
                              <a:gd name="T21" fmla="*/ T20 w 1312"/>
                              <a:gd name="T22" fmla="+- 0 -314 -318"/>
                              <a:gd name="T23" fmla="*/ -314 h 25"/>
                              <a:gd name="T24" fmla="+- 0 10627 9752"/>
                              <a:gd name="T25" fmla="*/ T24 w 1312"/>
                              <a:gd name="T26" fmla="+- 0 -308 -318"/>
                              <a:gd name="T27" fmla="*/ -308 h 25"/>
                              <a:gd name="T28" fmla="+- 0 10773 9752"/>
                              <a:gd name="T29" fmla="*/ T28 w 1312"/>
                              <a:gd name="T30" fmla="+- 0 -315 -318"/>
                              <a:gd name="T31" fmla="*/ -315 h 25"/>
                              <a:gd name="T32" fmla="+- 0 10919 9752"/>
                              <a:gd name="T33" fmla="*/ T32 w 1312"/>
                              <a:gd name="T34" fmla="+- 0 -314 -318"/>
                              <a:gd name="T35" fmla="*/ -314 h 25"/>
                              <a:gd name="T36" fmla="+- 0 11064 9752"/>
                              <a:gd name="T37" fmla="*/ T36 w 1312"/>
                              <a:gd name="T38" fmla="+- 0 -313 -318"/>
                              <a:gd name="T39" fmla="*/ -313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12" h="25">
                                <a:moveTo>
                                  <a:pt x="0" y="24"/>
                                </a:moveTo>
                                <a:lnTo>
                                  <a:pt x="146" y="0"/>
                                </a:lnTo>
                                <a:lnTo>
                                  <a:pt x="292" y="4"/>
                                </a:lnTo>
                                <a:lnTo>
                                  <a:pt x="438" y="18"/>
                                </a:lnTo>
                                <a:lnTo>
                                  <a:pt x="583" y="4"/>
                                </a:lnTo>
                                <a:lnTo>
                                  <a:pt x="729" y="4"/>
                                </a:lnTo>
                                <a:lnTo>
                                  <a:pt x="875" y="10"/>
                                </a:lnTo>
                                <a:lnTo>
                                  <a:pt x="1021" y="3"/>
                                </a:lnTo>
                                <a:lnTo>
                                  <a:pt x="1167" y="4"/>
                                </a:lnTo>
                                <a:lnTo>
                                  <a:pt x="1312" y="5"/>
                                </a:lnTo>
                              </a:path>
                            </a:pathLst>
                          </a:custGeom>
                          <a:noFill/>
                          <a:ln w="11334">
                            <a:solidFill>
                              <a:srgbClr val="ECB0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54"/>
                        <wps:cNvSpPr>
                          <a:spLocks/>
                        </wps:cNvSpPr>
                        <wps:spPr bwMode="auto">
                          <a:xfrm>
                            <a:off x="9721" y="-326"/>
                            <a:ext cx="63" cy="63"/>
                          </a:xfrm>
                          <a:custGeom>
                            <a:avLst/>
                            <a:gdLst>
                              <a:gd name="T0" fmla="+- 0 9784 9721"/>
                              <a:gd name="T1" fmla="*/ T0 w 63"/>
                              <a:gd name="T2" fmla="+- 0 -294 -325"/>
                              <a:gd name="T3" fmla="*/ -294 h 63"/>
                              <a:gd name="T4" fmla="+- 0 9781 9721"/>
                              <a:gd name="T5" fmla="*/ T4 w 63"/>
                              <a:gd name="T6" fmla="+- 0 -306 -325"/>
                              <a:gd name="T7" fmla="*/ -306 h 63"/>
                              <a:gd name="T8" fmla="+- 0 9774 9721"/>
                              <a:gd name="T9" fmla="*/ T8 w 63"/>
                              <a:gd name="T10" fmla="+- 0 -316 -325"/>
                              <a:gd name="T11" fmla="*/ -316 h 63"/>
                              <a:gd name="T12" fmla="+- 0 9765 9721"/>
                              <a:gd name="T13" fmla="*/ T12 w 63"/>
                              <a:gd name="T14" fmla="+- 0 -323 -325"/>
                              <a:gd name="T15" fmla="*/ -323 h 63"/>
                              <a:gd name="T16" fmla="+- 0 9752 9721"/>
                              <a:gd name="T17" fmla="*/ T16 w 63"/>
                              <a:gd name="T18" fmla="+- 0 -325 -325"/>
                              <a:gd name="T19" fmla="*/ -325 h 63"/>
                              <a:gd name="T20" fmla="+- 0 9740 9721"/>
                              <a:gd name="T21" fmla="*/ T20 w 63"/>
                              <a:gd name="T22" fmla="+- 0 -323 -325"/>
                              <a:gd name="T23" fmla="*/ -323 h 63"/>
                              <a:gd name="T24" fmla="+- 0 9730 9721"/>
                              <a:gd name="T25" fmla="*/ T24 w 63"/>
                              <a:gd name="T26" fmla="+- 0 -316 -325"/>
                              <a:gd name="T27" fmla="*/ -316 h 63"/>
                              <a:gd name="T28" fmla="+- 0 9724 9721"/>
                              <a:gd name="T29" fmla="*/ T28 w 63"/>
                              <a:gd name="T30" fmla="+- 0 -306 -325"/>
                              <a:gd name="T31" fmla="*/ -306 h 63"/>
                              <a:gd name="T32" fmla="+- 0 9721 9721"/>
                              <a:gd name="T33" fmla="*/ T32 w 63"/>
                              <a:gd name="T34" fmla="+- 0 -294 -325"/>
                              <a:gd name="T35" fmla="*/ -294 h 63"/>
                              <a:gd name="T36" fmla="+- 0 9724 9721"/>
                              <a:gd name="T37" fmla="*/ T36 w 63"/>
                              <a:gd name="T38" fmla="+- 0 -282 -325"/>
                              <a:gd name="T39" fmla="*/ -282 h 63"/>
                              <a:gd name="T40" fmla="+- 0 9730 9721"/>
                              <a:gd name="T41" fmla="*/ T40 w 63"/>
                              <a:gd name="T42" fmla="+- 0 -272 -325"/>
                              <a:gd name="T43" fmla="*/ -272 h 63"/>
                              <a:gd name="T44" fmla="+- 0 9740 9721"/>
                              <a:gd name="T45" fmla="*/ T44 w 63"/>
                              <a:gd name="T46" fmla="+- 0 -265 -325"/>
                              <a:gd name="T47" fmla="*/ -265 h 63"/>
                              <a:gd name="T48" fmla="+- 0 9752 9721"/>
                              <a:gd name="T49" fmla="*/ T48 w 63"/>
                              <a:gd name="T50" fmla="+- 0 -263 -325"/>
                              <a:gd name="T51" fmla="*/ -263 h 63"/>
                              <a:gd name="T52" fmla="+- 0 9765 9721"/>
                              <a:gd name="T53" fmla="*/ T52 w 63"/>
                              <a:gd name="T54" fmla="+- 0 -265 -325"/>
                              <a:gd name="T55" fmla="*/ -265 h 63"/>
                              <a:gd name="T56" fmla="+- 0 9774 9721"/>
                              <a:gd name="T57" fmla="*/ T56 w 63"/>
                              <a:gd name="T58" fmla="+- 0 -272 -325"/>
                              <a:gd name="T59" fmla="*/ -272 h 63"/>
                              <a:gd name="T60" fmla="+- 0 9781 9721"/>
                              <a:gd name="T61" fmla="*/ T60 w 63"/>
                              <a:gd name="T62" fmla="+- 0 -282 -325"/>
                              <a:gd name="T63" fmla="*/ -282 h 63"/>
                              <a:gd name="T64" fmla="+- 0 9784 9721"/>
                              <a:gd name="T65" fmla="*/ T64 w 63"/>
                              <a:gd name="T66" fmla="+- 0 -294 -325"/>
                              <a:gd name="T67" fmla="*/ -29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60"/>
                                </a:lnTo>
                                <a:lnTo>
                                  <a:pt x="31" y="62"/>
                                </a:lnTo>
                                <a:lnTo>
                                  <a:pt x="44" y="60"/>
                                </a:lnTo>
                                <a:lnTo>
                                  <a:pt x="53"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3"/>
                        <wps:cNvSpPr>
                          <a:spLocks/>
                        </wps:cNvSpPr>
                        <wps:spPr bwMode="auto">
                          <a:xfrm>
                            <a:off x="9866" y="-350"/>
                            <a:ext cx="63" cy="63"/>
                          </a:xfrm>
                          <a:custGeom>
                            <a:avLst/>
                            <a:gdLst>
                              <a:gd name="T0" fmla="+- 0 9929 9867"/>
                              <a:gd name="T1" fmla="*/ T0 w 63"/>
                              <a:gd name="T2" fmla="+- 0 -318 -349"/>
                              <a:gd name="T3" fmla="*/ -318 h 63"/>
                              <a:gd name="T4" fmla="+- 0 9927 9867"/>
                              <a:gd name="T5" fmla="*/ T4 w 63"/>
                              <a:gd name="T6" fmla="+- 0 -330 -349"/>
                              <a:gd name="T7" fmla="*/ -330 h 63"/>
                              <a:gd name="T8" fmla="+- 0 9920 9867"/>
                              <a:gd name="T9" fmla="*/ T8 w 63"/>
                              <a:gd name="T10" fmla="+- 0 -340 -349"/>
                              <a:gd name="T11" fmla="*/ -340 h 63"/>
                              <a:gd name="T12" fmla="+- 0 9910 9867"/>
                              <a:gd name="T13" fmla="*/ T12 w 63"/>
                              <a:gd name="T14" fmla="+- 0 -347 -349"/>
                              <a:gd name="T15" fmla="*/ -347 h 63"/>
                              <a:gd name="T16" fmla="+- 0 9898 9867"/>
                              <a:gd name="T17" fmla="*/ T16 w 63"/>
                              <a:gd name="T18" fmla="+- 0 -349 -349"/>
                              <a:gd name="T19" fmla="*/ -349 h 63"/>
                              <a:gd name="T20" fmla="+- 0 9886 9867"/>
                              <a:gd name="T21" fmla="*/ T20 w 63"/>
                              <a:gd name="T22" fmla="+- 0 -347 -349"/>
                              <a:gd name="T23" fmla="*/ -347 h 63"/>
                              <a:gd name="T24" fmla="+- 0 9876 9867"/>
                              <a:gd name="T25" fmla="*/ T24 w 63"/>
                              <a:gd name="T26" fmla="+- 0 -340 -349"/>
                              <a:gd name="T27" fmla="*/ -340 h 63"/>
                              <a:gd name="T28" fmla="+- 0 9869 9867"/>
                              <a:gd name="T29" fmla="*/ T28 w 63"/>
                              <a:gd name="T30" fmla="+- 0 -330 -349"/>
                              <a:gd name="T31" fmla="*/ -330 h 63"/>
                              <a:gd name="T32" fmla="+- 0 9867 9867"/>
                              <a:gd name="T33" fmla="*/ T32 w 63"/>
                              <a:gd name="T34" fmla="+- 0 -318 -349"/>
                              <a:gd name="T35" fmla="*/ -318 h 63"/>
                              <a:gd name="T36" fmla="+- 0 9869 9867"/>
                              <a:gd name="T37" fmla="*/ T36 w 63"/>
                              <a:gd name="T38" fmla="+- 0 -306 -349"/>
                              <a:gd name="T39" fmla="*/ -306 h 63"/>
                              <a:gd name="T40" fmla="+- 0 9876 9867"/>
                              <a:gd name="T41" fmla="*/ T40 w 63"/>
                              <a:gd name="T42" fmla="+- 0 -296 -349"/>
                              <a:gd name="T43" fmla="*/ -296 h 63"/>
                              <a:gd name="T44" fmla="+- 0 9886 9867"/>
                              <a:gd name="T45" fmla="*/ T44 w 63"/>
                              <a:gd name="T46" fmla="+- 0 -289 -349"/>
                              <a:gd name="T47" fmla="*/ -289 h 63"/>
                              <a:gd name="T48" fmla="+- 0 9898 9867"/>
                              <a:gd name="T49" fmla="*/ T48 w 63"/>
                              <a:gd name="T50" fmla="+- 0 -287 -349"/>
                              <a:gd name="T51" fmla="*/ -287 h 63"/>
                              <a:gd name="T52" fmla="+- 0 9910 9867"/>
                              <a:gd name="T53" fmla="*/ T52 w 63"/>
                              <a:gd name="T54" fmla="+- 0 -289 -349"/>
                              <a:gd name="T55" fmla="*/ -289 h 63"/>
                              <a:gd name="T56" fmla="+- 0 9920 9867"/>
                              <a:gd name="T57" fmla="*/ T56 w 63"/>
                              <a:gd name="T58" fmla="+- 0 -296 -349"/>
                              <a:gd name="T59" fmla="*/ -296 h 63"/>
                              <a:gd name="T60" fmla="+- 0 9927 9867"/>
                              <a:gd name="T61" fmla="*/ T60 w 63"/>
                              <a:gd name="T62" fmla="+- 0 -306 -349"/>
                              <a:gd name="T63" fmla="*/ -306 h 63"/>
                              <a:gd name="T64" fmla="+- 0 9929 9867"/>
                              <a:gd name="T65" fmla="*/ T64 w 63"/>
                              <a:gd name="T66" fmla="+- 0 -318 -349"/>
                              <a:gd name="T67" fmla="*/ -31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52"/>
                        <wps:cNvSpPr>
                          <a:spLocks/>
                        </wps:cNvSpPr>
                        <wps:spPr bwMode="auto">
                          <a:xfrm>
                            <a:off x="10012" y="-346"/>
                            <a:ext cx="63" cy="63"/>
                          </a:xfrm>
                          <a:custGeom>
                            <a:avLst/>
                            <a:gdLst>
                              <a:gd name="T0" fmla="+- 0 10075 10013"/>
                              <a:gd name="T1" fmla="*/ T0 w 63"/>
                              <a:gd name="T2" fmla="+- 0 -314 -346"/>
                              <a:gd name="T3" fmla="*/ -314 h 63"/>
                              <a:gd name="T4" fmla="+- 0 10073 10013"/>
                              <a:gd name="T5" fmla="*/ T4 w 63"/>
                              <a:gd name="T6" fmla="+- 0 -327 -346"/>
                              <a:gd name="T7" fmla="*/ -327 h 63"/>
                              <a:gd name="T8" fmla="+- 0 10066 10013"/>
                              <a:gd name="T9" fmla="*/ T8 w 63"/>
                              <a:gd name="T10" fmla="+- 0 -337 -346"/>
                              <a:gd name="T11" fmla="*/ -337 h 63"/>
                              <a:gd name="T12" fmla="+- 0 10056 10013"/>
                              <a:gd name="T13" fmla="*/ T12 w 63"/>
                              <a:gd name="T14" fmla="+- 0 -343 -346"/>
                              <a:gd name="T15" fmla="*/ -343 h 63"/>
                              <a:gd name="T16" fmla="+- 0 10044 10013"/>
                              <a:gd name="T17" fmla="*/ T16 w 63"/>
                              <a:gd name="T18" fmla="+- 0 -346 -346"/>
                              <a:gd name="T19" fmla="*/ -346 h 63"/>
                              <a:gd name="T20" fmla="+- 0 10032 10013"/>
                              <a:gd name="T21" fmla="*/ T20 w 63"/>
                              <a:gd name="T22" fmla="+- 0 -343 -346"/>
                              <a:gd name="T23" fmla="*/ -343 h 63"/>
                              <a:gd name="T24" fmla="+- 0 10022 10013"/>
                              <a:gd name="T25" fmla="*/ T24 w 63"/>
                              <a:gd name="T26" fmla="+- 0 -337 -346"/>
                              <a:gd name="T27" fmla="*/ -337 h 63"/>
                              <a:gd name="T28" fmla="+- 0 10015 10013"/>
                              <a:gd name="T29" fmla="*/ T28 w 63"/>
                              <a:gd name="T30" fmla="+- 0 -327 -346"/>
                              <a:gd name="T31" fmla="*/ -327 h 63"/>
                              <a:gd name="T32" fmla="+- 0 10013 10013"/>
                              <a:gd name="T33" fmla="*/ T32 w 63"/>
                              <a:gd name="T34" fmla="+- 0 -314 -346"/>
                              <a:gd name="T35" fmla="*/ -314 h 63"/>
                              <a:gd name="T36" fmla="+- 0 10015 10013"/>
                              <a:gd name="T37" fmla="*/ T36 w 63"/>
                              <a:gd name="T38" fmla="+- 0 -302 -346"/>
                              <a:gd name="T39" fmla="*/ -302 h 63"/>
                              <a:gd name="T40" fmla="+- 0 10022 10013"/>
                              <a:gd name="T41" fmla="*/ T40 w 63"/>
                              <a:gd name="T42" fmla="+- 0 -292 -346"/>
                              <a:gd name="T43" fmla="*/ -292 h 63"/>
                              <a:gd name="T44" fmla="+- 0 10032 10013"/>
                              <a:gd name="T45" fmla="*/ T44 w 63"/>
                              <a:gd name="T46" fmla="+- 0 -286 -346"/>
                              <a:gd name="T47" fmla="*/ -286 h 63"/>
                              <a:gd name="T48" fmla="+- 0 10044 10013"/>
                              <a:gd name="T49" fmla="*/ T48 w 63"/>
                              <a:gd name="T50" fmla="+- 0 -283 -346"/>
                              <a:gd name="T51" fmla="*/ -283 h 63"/>
                              <a:gd name="T52" fmla="+- 0 10056 10013"/>
                              <a:gd name="T53" fmla="*/ T52 w 63"/>
                              <a:gd name="T54" fmla="+- 0 -286 -346"/>
                              <a:gd name="T55" fmla="*/ -286 h 63"/>
                              <a:gd name="T56" fmla="+- 0 10066 10013"/>
                              <a:gd name="T57" fmla="*/ T56 w 63"/>
                              <a:gd name="T58" fmla="+- 0 -292 -346"/>
                              <a:gd name="T59" fmla="*/ -292 h 63"/>
                              <a:gd name="T60" fmla="+- 0 10073 10013"/>
                              <a:gd name="T61" fmla="*/ T60 w 63"/>
                              <a:gd name="T62" fmla="+- 0 -302 -346"/>
                              <a:gd name="T63" fmla="*/ -302 h 63"/>
                              <a:gd name="T64" fmla="+- 0 10075 10013"/>
                              <a:gd name="T65" fmla="*/ T64 w 63"/>
                              <a:gd name="T66" fmla="+- 0 -314 -346"/>
                              <a:gd name="T67" fmla="*/ -31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9"/>
                                </a:lnTo>
                                <a:lnTo>
                                  <a:pt x="43" y="3"/>
                                </a:lnTo>
                                <a:lnTo>
                                  <a:pt x="31" y="0"/>
                                </a:lnTo>
                                <a:lnTo>
                                  <a:pt x="19" y="3"/>
                                </a:lnTo>
                                <a:lnTo>
                                  <a:pt x="9" y="9"/>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1"/>
                        <wps:cNvSpPr>
                          <a:spLocks/>
                        </wps:cNvSpPr>
                        <wps:spPr bwMode="auto">
                          <a:xfrm>
                            <a:off x="10158" y="-332"/>
                            <a:ext cx="63" cy="63"/>
                          </a:xfrm>
                          <a:custGeom>
                            <a:avLst/>
                            <a:gdLst>
                              <a:gd name="T0" fmla="+- 0 10221 10158"/>
                              <a:gd name="T1" fmla="*/ T0 w 63"/>
                              <a:gd name="T2" fmla="+- 0 -300 -332"/>
                              <a:gd name="T3" fmla="*/ -300 h 63"/>
                              <a:gd name="T4" fmla="+- 0 10218 10158"/>
                              <a:gd name="T5" fmla="*/ T4 w 63"/>
                              <a:gd name="T6" fmla="+- 0 -312 -332"/>
                              <a:gd name="T7" fmla="*/ -312 h 63"/>
                              <a:gd name="T8" fmla="+- 0 10212 10158"/>
                              <a:gd name="T9" fmla="*/ T8 w 63"/>
                              <a:gd name="T10" fmla="+- 0 -322 -332"/>
                              <a:gd name="T11" fmla="*/ -322 h 63"/>
                              <a:gd name="T12" fmla="+- 0 10202 10158"/>
                              <a:gd name="T13" fmla="*/ T12 w 63"/>
                              <a:gd name="T14" fmla="+- 0 -329 -332"/>
                              <a:gd name="T15" fmla="*/ -329 h 63"/>
                              <a:gd name="T16" fmla="+- 0 10190 10158"/>
                              <a:gd name="T17" fmla="*/ T16 w 63"/>
                              <a:gd name="T18" fmla="+- 0 -332 -332"/>
                              <a:gd name="T19" fmla="*/ -332 h 63"/>
                              <a:gd name="T20" fmla="+- 0 10178 10158"/>
                              <a:gd name="T21" fmla="*/ T20 w 63"/>
                              <a:gd name="T22" fmla="+- 0 -329 -332"/>
                              <a:gd name="T23" fmla="*/ -329 h 63"/>
                              <a:gd name="T24" fmla="+- 0 10168 10158"/>
                              <a:gd name="T25" fmla="*/ T24 w 63"/>
                              <a:gd name="T26" fmla="+- 0 -322 -332"/>
                              <a:gd name="T27" fmla="*/ -322 h 63"/>
                              <a:gd name="T28" fmla="+- 0 10161 10158"/>
                              <a:gd name="T29" fmla="*/ T28 w 63"/>
                              <a:gd name="T30" fmla="+- 0 -312 -332"/>
                              <a:gd name="T31" fmla="*/ -312 h 63"/>
                              <a:gd name="T32" fmla="+- 0 10158 10158"/>
                              <a:gd name="T33" fmla="*/ T32 w 63"/>
                              <a:gd name="T34" fmla="+- 0 -300 -332"/>
                              <a:gd name="T35" fmla="*/ -300 h 63"/>
                              <a:gd name="T36" fmla="+- 0 10161 10158"/>
                              <a:gd name="T37" fmla="*/ T36 w 63"/>
                              <a:gd name="T38" fmla="+- 0 -288 -332"/>
                              <a:gd name="T39" fmla="*/ -288 h 63"/>
                              <a:gd name="T40" fmla="+- 0 10168 10158"/>
                              <a:gd name="T41" fmla="*/ T40 w 63"/>
                              <a:gd name="T42" fmla="+- 0 -278 -332"/>
                              <a:gd name="T43" fmla="*/ -278 h 63"/>
                              <a:gd name="T44" fmla="+- 0 10178 10158"/>
                              <a:gd name="T45" fmla="*/ T44 w 63"/>
                              <a:gd name="T46" fmla="+- 0 -272 -332"/>
                              <a:gd name="T47" fmla="*/ -272 h 63"/>
                              <a:gd name="T48" fmla="+- 0 10190 10158"/>
                              <a:gd name="T49" fmla="*/ T48 w 63"/>
                              <a:gd name="T50" fmla="+- 0 -269 -332"/>
                              <a:gd name="T51" fmla="*/ -269 h 63"/>
                              <a:gd name="T52" fmla="+- 0 10202 10158"/>
                              <a:gd name="T53" fmla="*/ T52 w 63"/>
                              <a:gd name="T54" fmla="+- 0 -272 -332"/>
                              <a:gd name="T55" fmla="*/ -272 h 63"/>
                              <a:gd name="T56" fmla="+- 0 10212 10158"/>
                              <a:gd name="T57" fmla="*/ T56 w 63"/>
                              <a:gd name="T58" fmla="+- 0 -278 -332"/>
                              <a:gd name="T59" fmla="*/ -278 h 63"/>
                              <a:gd name="T60" fmla="+- 0 10218 10158"/>
                              <a:gd name="T61" fmla="*/ T60 w 63"/>
                              <a:gd name="T62" fmla="+- 0 -288 -332"/>
                              <a:gd name="T63" fmla="*/ -288 h 63"/>
                              <a:gd name="T64" fmla="+- 0 10221 10158"/>
                              <a:gd name="T65" fmla="*/ T64 w 63"/>
                              <a:gd name="T66" fmla="+- 0 -300 -332"/>
                              <a:gd name="T67" fmla="*/ -30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4" y="10"/>
                                </a:lnTo>
                                <a:lnTo>
                                  <a:pt x="44" y="3"/>
                                </a:lnTo>
                                <a:lnTo>
                                  <a:pt x="32" y="0"/>
                                </a:lnTo>
                                <a:lnTo>
                                  <a:pt x="20" y="3"/>
                                </a:lnTo>
                                <a:lnTo>
                                  <a:pt x="10" y="10"/>
                                </a:lnTo>
                                <a:lnTo>
                                  <a:pt x="3" y="20"/>
                                </a:lnTo>
                                <a:lnTo>
                                  <a:pt x="0" y="32"/>
                                </a:lnTo>
                                <a:lnTo>
                                  <a:pt x="3" y="44"/>
                                </a:lnTo>
                                <a:lnTo>
                                  <a:pt x="10" y="54"/>
                                </a:lnTo>
                                <a:lnTo>
                                  <a:pt x="20" y="60"/>
                                </a:lnTo>
                                <a:lnTo>
                                  <a:pt x="32" y="63"/>
                                </a:lnTo>
                                <a:lnTo>
                                  <a:pt x="44" y="60"/>
                                </a:lnTo>
                                <a:lnTo>
                                  <a:pt x="54" y="54"/>
                                </a:lnTo>
                                <a:lnTo>
                                  <a:pt x="60" y="44"/>
                                </a:lnTo>
                                <a:lnTo>
                                  <a:pt x="63"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0"/>
                        <wps:cNvSpPr>
                          <a:spLocks/>
                        </wps:cNvSpPr>
                        <wps:spPr bwMode="auto">
                          <a:xfrm>
                            <a:off x="10304" y="-346"/>
                            <a:ext cx="63" cy="63"/>
                          </a:xfrm>
                          <a:custGeom>
                            <a:avLst/>
                            <a:gdLst>
                              <a:gd name="T0" fmla="+- 0 10367 10304"/>
                              <a:gd name="T1" fmla="*/ T0 w 63"/>
                              <a:gd name="T2" fmla="+- 0 -314 -345"/>
                              <a:gd name="T3" fmla="*/ -314 h 63"/>
                              <a:gd name="T4" fmla="+- 0 10364 10304"/>
                              <a:gd name="T5" fmla="*/ T4 w 63"/>
                              <a:gd name="T6" fmla="+- 0 -326 -345"/>
                              <a:gd name="T7" fmla="*/ -326 h 63"/>
                              <a:gd name="T8" fmla="+- 0 10358 10304"/>
                              <a:gd name="T9" fmla="*/ T8 w 63"/>
                              <a:gd name="T10" fmla="+- 0 -336 -345"/>
                              <a:gd name="T11" fmla="*/ -336 h 63"/>
                              <a:gd name="T12" fmla="+- 0 10348 10304"/>
                              <a:gd name="T13" fmla="*/ T12 w 63"/>
                              <a:gd name="T14" fmla="+- 0 -343 -345"/>
                              <a:gd name="T15" fmla="*/ -343 h 63"/>
                              <a:gd name="T16" fmla="+- 0 10335 10304"/>
                              <a:gd name="T17" fmla="*/ T16 w 63"/>
                              <a:gd name="T18" fmla="+- 0 -345 -345"/>
                              <a:gd name="T19" fmla="*/ -345 h 63"/>
                              <a:gd name="T20" fmla="+- 0 10323 10304"/>
                              <a:gd name="T21" fmla="*/ T20 w 63"/>
                              <a:gd name="T22" fmla="+- 0 -343 -345"/>
                              <a:gd name="T23" fmla="*/ -343 h 63"/>
                              <a:gd name="T24" fmla="+- 0 10313 10304"/>
                              <a:gd name="T25" fmla="*/ T24 w 63"/>
                              <a:gd name="T26" fmla="+- 0 -336 -345"/>
                              <a:gd name="T27" fmla="*/ -336 h 63"/>
                              <a:gd name="T28" fmla="+- 0 10307 10304"/>
                              <a:gd name="T29" fmla="*/ T28 w 63"/>
                              <a:gd name="T30" fmla="+- 0 -326 -345"/>
                              <a:gd name="T31" fmla="*/ -326 h 63"/>
                              <a:gd name="T32" fmla="+- 0 10304 10304"/>
                              <a:gd name="T33" fmla="*/ T32 w 63"/>
                              <a:gd name="T34" fmla="+- 0 -314 -345"/>
                              <a:gd name="T35" fmla="*/ -314 h 63"/>
                              <a:gd name="T36" fmla="+- 0 10307 10304"/>
                              <a:gd name="T37" fmla="*/ T36 w 63"/>
                              <a:gd name="T38" fmla="+- 0 -302 -345"/>
                              <a:gd name="T39" fmla="*/ -302 h 63"/>
                              <a:gd name="T40" fmla="+- 0 10313 10304"/>
                              <a:gd name="T41" fmla="*/ T40 w 63"/>
                              <a:gd name="T42" fmla="+- 0 -292 -345"/>
                              <a:gd name="T43" fmla="*/ -292 h 63"/>
                              <a:gd name="T44" fmla="+- 0 10323 10304"/>
                              <a:gd name="T45" fmla="*/ T44 w 63"/>
                              <a:gd name="T46" fmla="+- 0 -285 -345"/>
                              <a:gd name="T47" fmla="*/ -285 h 63"/>
                              <a:gd name="T48" fmla="+- 0 10335 10304"/>
                              <a:gd name="T49" fmla="*/ T48 w 63"/>
                              <a:gd name="T50" fmla="+- 0 -283 -345"/>
                              <a:gd name="T51" fmla="*/ -283 h 63"/>
                              <a:gd name="T52" fmla="+- 0 10348 10304"/>
                              <a:gd name="T53" fmla="*/ T52 w 63"/>
                              <a:gd name="T54" fmla="+- 0 -285 -345"/>
                              <a:gd name="T55" fmla="*/ -285 h 63"/>
                              <a:gd name="T56" fmla="+- 0 10358 10304"/>
                              <a:gd name="T57" fmla="*/ T56 w 63"/>
                              <a:gd name="T58" fmla="+- 0 -292 -345"/>
                              <a:gd name="T59" fmla="*/ -292 h 63"/>
                              <a:gd name="T60" fmla="+- 0 10364 10304"/>
                              <a:gd name="T61" fmla="*/ T60 w 63"/>
                              <a:gd name="T62" fmla="+- 0 -302 -345"/>
                              <a:gd name="T63" fmla="*/ -302 h 63"/>
                              <a:gd name="T64" fmla="+- 0 10367 10304"/>
                              <a:gd name="T65" fmla="*/ T64 w 63"/>
                              <a:gd name="T66" fmla="+- 0 -314 -345"/>
                              <a:gd name="T67" fmla="*/ -31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1" y="0"/>
                                </a:lnTo>
                                <a:lnTo>
                                  <a:pt x="19" y="2"/>
                                </a:lnTo>
                                <a:lnTo>
                                  <a:pt x="9" y="9"/>
                                </a:lnTo>
                                <a:lnTo>
                                  <a:pt x="3" y="19"/>
                                </a:lnTo>
                                <a:lnTo>
                                  <a:pt x="0" y="31"/>
                                </a:lnTo>
                                <a:lnTo>
                                  <a:pt x="3" y="43"/>
                                </a:lnTo>
                                <a:lnTo>
                                  <a:pt x="9" y="53"/>
                                </a:lnTo>
                                <a:lnTo>
                                  <a:pt x="19" y="60"/>
                                </a:lnTo>
                                <a:lnTo>
                                  <a:pt x="31"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49"/>
                        <wps:cNvSpPr>
                          <a:spLocks/>
                        </wps:cNvSpPr>
                        <wps:spPr bwMode="auto">
                          <a:xfrm>
                            <a:off x="10449" y="-346"/>
                            <a:ext cx="63" cy="63"/>
                          </a:xfrm>
                          <a:custGeom>
                            <a:avLst/>
                            <a:gdLst>
                              <a:gd name="T0" fmla="+- 0 10512 10450"/>
                              <a:gd name="T1" fmla="*/ T0 w 63"/>
                              <a:gd name="T2" fmla="+- 0 -314 -345"/>
                              <a:gd name="T3" fmla="*/ -314 h 63"/>
                              <a:gd name="T4" fmla="+- 0 10510 10450"/>
                              <a:gd name="T5" fmla="*/ T4 w 63"/>
                              <a:gd name="T6" fmla="+- 0 -326 -345"/>
                              <a:gd name="T7" fmla="*/ -326 h 63"/>
                              <a:gd name="T8" fmla="+- 0 10503 10450"/>
                              <a:gd name="T9" fmla="*/ T8 w 63"/>
                              <a:gd name="T10" fmla="+- 0 -336 -345"/>
                              <a:gd name="T11" fmla="*/ -336 h 63"/>
                              <a:gd name="T12" fmla="+- 0 10493 10450"/>
                              <a:gd name="T13" fmla="*/ T12 w 63"/>
                              <a:gd name="T14" fmla="+- 0 -343 -345"/>
                              <a:gd name="T15" fmla="*/ -343 h 63"/>
                              <a:gd name="T16" fmla="+- 0 10481 10450"/>
                              <a:gd name="T17" fmla="*/ T16 w 63"/>
                              <a:gd name="T18" fmla="+- 0 -345 -345"/>
                              <a:gd name="T19" fmla="*/ -345 h 63"/>
                              <a:gd name="T20" fmla="+- 0 10469 10450"/>
                              <a:gd name="T21" fmla="*/ T20 w 63"/>
                              <a:gd name="T22" fmla="+- 0 -343 -345"/>
                              <a:gd name="T23" fmla="*/ -343 h 63"/>
                              <a:gd name="T24" fmla="+- 0 10459 10450"/>
                              <a:gd name="T25" fmla="*/ T24 w 63"/>
                              <a:gd name="T26" fmla="+- 0 -336 -345"/>
                              <a:gd name="T27" fmla="*/ -336 h 63"/>
                              <a:gd name="T28" fmla="+- 0 10452 10450"/>
                              <a:gd name="T29" fmla="*/ T28 w 63"/>
                              <a:gd name="T30" fmla="+- 0 -326 -345"/>
                              <a:gd name="T31" fmla="*/ -326 h 63"/>
                              <a:gd name="T32" fmla="+- 0 10450 10450"/>
                              <a:gd name="T33" fmla="*/ T32 w 63"/>
                              <a:gd name="T34" fmla="+- 0 -314 -345"/>
                              <a:gd name="T35" fmla="*/ -314 h 63"/>
                              <a:gd name="T36" fmla="+- 0 10452 10450"/>
                              <a:gd name="T37" fmla="*/ T36 w 63"/>
                              <a:gd name="T38" fmla="+- 0 -302 -345"/>
                              <a:gd name="T39" fmla="*/ -302 h 63"/>
                              <a:gd name="T40" fmla="+- 0 10459 10450"/>
                              <a:gd name="T41" fmla="*/ T40 w 63"/>
                              <a:gd name="T42" fmla="+- 0 -292 -345"/>
                              <a:gd name="T43" fmla="*/ -292 h 63"/>
                              <a:gd name="T44" fmla="+- 0 10469 10450"/>
                              <a:gd name="T45" fmla="*/ T44 w 63"/>
                              <a:gd name="T46" fmla="+- 0 -285 -345"/>
                              <a:gd name="T47" fmla="*/ -285 h 63"/>
                              <a:gd name="T48" fmla="+- 0 10481 10450"/>
                              <a:gd name="T49" fmla="*/ T48 w 63"/>
                              <a:gd name="T50" fmla="+- 0 -283 -345"/>
                              <a:gd name="T51" fmla="*/ -283 h 63"/>
                              <a:gd name="T52" fmla="+- 0 10493 10450"/>
                              <a:gd name="T53" fmla="*/ T52 w 63"/>
                              <a:gd name="T54" fmla="+- 0 -285 -345"/>
                              <a:gd name="T55" fmla="*/ -285 h 63"/>
                              <a:gd name="T56" fmla="+- 0 10503 10450"/>
                              <a:gd name="T57" fmla="*/ T56 w 63"/>
                              <a:gd name="T58" fmla="+- 0 -292 -345"/>
                              <a:gd name="T59" fmla="*/ -292 h 63"/>
                              <a:gd name="T60" fmla="+- 0 10510 10450"/>
                              <a:gd name="T61" fmla="*/ T60 w 63"/>
                              <a:gd name="T62" fmla="+- 0 -302 -345"/>
                              <a:gd name="T63" fmla="*/ -302 h 63"/>
                              <a:gd name="T64" fmla="+- 0 10512 10450"/>
                              <a:gd name="T65" fmla="*/ T64 w 63"/>
                              <a:gd name="T66" fmla="+- 0 -314 -345"/>
                              <a:gd name="T67" fmla="*/ -31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48"/>
                        <wps:cNvSpPr>
                          <a:spLocks/>
                        </wps:cNvSpPr>
                        <wps:spPr bwMode="auto">
                          <a:xfrm>
                            <a:off x="10595" y="-340"/>
                            <a:ext cx="63" cy="63"/>
                          </a:xfrm>
                          <a:custGeom>
                            <a:avLst/>
                            <a:gdLst>
                              <a:gd name="T0" fmla="+- 0 10658 10596"/>
                              <a:gd name="T1" fmla="*/ T0 w 63"/>
                              <a:gd name="T2" fmla="+- 0 -308 -340"/>
                              <a:gd name="T3" fmla="*/ -308 h 63"/>
                              <a:gd name="T4" fmla="+- 0 10656 10596"/>
                              <a:gd name="T5" fmla="*/ T4 w 63"/>
                              <a:gd name="T6" fmla="+- 0 -321 -340"/>
                              <a:gd name="T7" fmla="*/ -321 h 63"/>
                              <a:gd name="T8" fmla="+- 0 10649 10596"/>
                              <a:gd name="T9" fmla="*/ T8 w 63"/>
                              <a:gd name="T10" fmla="+- 0 -330 -340"/>
                              <a:gd name="T11" fmla="*/ -330 h 63"/>
                              <a:gd name="T12" fmla="+- 0 10639 10596"/>
                              <a:gd name="T13" fmla="*/ T12 w 63"/>
                              <a:gd name="T14" fmla="+- 0 -337 -340"/>
                              <a:gd name="T15" fmla="*/ -337 h 63"/>
                              <a:gd name="T16" fmla="+- 0 10627 10596"/>
                              <a:gd name="T17" fmla="*/ T16 w 63"/>
                              <a:gd name="T18" fmla="+- 0 -340 -340"/>
                              <a:gd name="T19" fmla="*/ -340 h 63"/>
                              <a:gd name="T20" fmla="+- 0 10615 10596"/>
                              <a:gd name="T21" fmla="*/ T20 w 63"/>
                              <a:gd name="T22" fmla="+- 0 -337 -340"/>
                              <a:gd name="T23" fmla="*/ -337 h 63"/>
                              <a:gd name="T24" fmla="+- 0 10605 10596"/>
                              <a:gd name="T25" fmla="*/ T24 w 63"/>
                              <a:gd name="T26" fmla="+- 0 -330 -340"/>
                              <a:gd name="T27" fmla="*/ -330 h 63"/>
                              <a:gd name="T28" fmla="+- 0 10598 10596"/>
                              <a:gd name="T29" fmla="*/ T28 w 63"/>
                              <a:gd name="T30" fmla="+- 0 -321 -340"/>
                              <a:gd name="T31" fmla="*/ -321 h 63"/>
                              <a:gd name="T32" fmla="+- 0 10596 10596"/>
                              <a:gd name="T33" fmla="*/ T32 w 63"/>
                              <a:gd name="T34" fmla="+- 0 -308 -340"/>
                              <a:gd name="T35" fmla="*/ -308 h 63"/>
                              <a:gd name="T36" fmla="+- 0 10598 10596"/>
                              <a:gd name="T37" fmla="*/ T36 w 63"/>
                              <a:gd name="T38" fmla="+- 0 -296 -340"/>
                              <a:gd name="T39" fmla="*/ -296 h 63"/>
                              <a:gd name="T40" fmla="+- 0 10605 10596"/>
                              <a:gd name="T41" fmla="*/ T40 w 63"/>
                              <a:gd name="T42" fmla="+- 0 -286 -340"/>
                              <a:gd name="T43" fmla="*/ -286 h 63"/>
                              <a:gd name="T44" fmla="+- 0 10615 10596"/>
                              <a:gd name="T45" fmla="*/ T44 w 63"/>
                              <a:gd name="T46" fmla="+- 0 -280 -340"/>
                              <a:gd name="T47" fmla="*/ -280 h 63"/>
                              <a:gd name="T48" fmla="+- 0 10627 10596"/>
                              <a:gd name="T49" fmla="*/ T48 w 63"/>
                              <a:gd name="T50" fmla="+- 0 -277 -340"/>
                              <a:gd name="T51" fmla="*/ -277 h 63"/>
                              <a:gd name="T52" fmla="+- 0 10639 10596"/>
                              <a:gd name="T53" fmla="*/ T52 w 63"/>
                              <a:gd name="T54" fmla="+- 0 -280 -340"/>
                              <a:gd name="T55" fmla="*/ -280 h 63"/>
                              <a:gd name="T56" fmla="+- 0 10649 10596"/>
                              <a:gd name="T57" fmla="*/ T56 w 63"/>
                              <a:gd name="T58" fmla="+- 0 -286 -340"/>
                              <a:gd name="T59" fmla="*/ -286 h 63"/>
                              <a:gd name="T60" fmla="+- 0 10656 10596"/>
                              <a:gd name="T61" fmla="*/ T60 w 63"/>
                              <a:gd name="T62" fmla="+- 0 -296 -340"/>
                              <a:gd name="T63" fmla="*/ -296 h 63"/>
                              <a:gd name="T64" fmla="+- 0 10658 10596"/>
                              <a:gd name="T65" fmla="*/ T64 w 63"/>
                              <a:gd name="T66" fmla="+- 0 -308 -340"/>
                              <a:gd name="T67" fmla="*/ -30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47"/>
                        <wps:cNvSpPr>
                          <a:spLocks/>
                        </wps:cNvSpPr>
                        <wps:spPr bwMode="auto">
                          <a:xfrm>
                            <a:off x="10741" y="-346"/>
                            <a:ext cx="63" cy="63"/>
                          </a:xfrm>
                          <a:custGeom>
                            <a:avLst/>
                            <a:gdLst>
                              <a:gd name="T0" fmla="+- 0 10804 10742"/>
                              <a:gd name="T1" fmla="*/ T0 w 63"/>
                              <a:gd name="T2" fmla="+- 0 -315 -346"/>
                              <a:gd name="T3" fmla="*/ -315 h 63"/>
                              <a:gd name="T4" fmla="+- 0 10802 10742"/>
                              <a:gd name="T5" fmla="*/ T4 w 63"/>
                              <a:gd name="T6" fmla="+- 0 -327 -346"/>
                              <a:gd name="T7" fmla="*/ -327 h 63"/>
                              <a:gd name="T8" fmla="+- 0 10795 10742"/>
                              <a:gd name="T9" fmla="*/ T8 w 63"/>
                              <a:gd name="T10" fmla="+- 0 -337 -346"/>
                              <a:gd name="T11" fmla="*/ -337 h 63"/>
                              <a:gd name="T12" fmla="+- 0 10785 10742"/>
                              <a:gd name="T13" fmla="*/ T12 w 63"/>
                              <a:gd name="T14" fmla="+- 0 -343 -346"/>
                              <a:gd name="T15" fmla="*/ -343 h 63"/>
                              <a:gd name="T16" fmla="+- 0 10773 10742"/>
                              <a:gd name="T17" fmla="*/ T16 w 63"/>
                              <a:gd name="T18" fmla="+- 0 -346 -346"/>
                              <a:gd name="T19" fmla="*/ -346 h 63"/>
                              <a:gd name="T20" fmla="+- 0 10761 10742"/>
                              <a:gd name="T21" fmla="*/ T20 w 63"/>
                              <a:gd name="T22" fmla="+- 0 -343 -346"/>
                              <a:gd name="T23" fmla="*/ -343 h 63"/>
                              <a:gd name="T24" fmla="+- 0 10751 10742"/>
                              <a:gd name="T25" fmla="*/ T24 w 63"/>
                              <a:gd name="T26" fmla="+- 0 -337 -346"/>
                              <a:gd name="T27" fmla="*/ -337 h 63"/>
                              <a:gd name="T28" fmla="+- 0 10744 10742"/>
                              <a:gd name="T29" fmla="*/ T28 w 63"/>
                              <a:gd name="T30" fmla="+- 0 -327 -346"/>
                              <a:gd name="T31" fmla="*/ -327 h 63"/>
                              <a:gd name="T32" fmla="+- 0 10742 10742"/>
                              <a:gd name="T33" fmla="*/ T32 w 63"/>
                              <a:gd name="T34" fmla="+- 0 -315 -346"/>
                              <a:gd name="T35" fmla="*/ -315 h 63"/>
                              <a:gd name="T36" fmla="+- 0 10744 10742"/>
                              <a:gd name="T37" fmla="*/ T36 w 63"/>
                              <a:gd name="T38" fmla="+- 0 -302 -346"/>
                              <a:gd name="T39" fmla="*/ -302 h 63"/>
                              <a:gd name="T40" fmla="+- 0 10751 10742"/>
                              <a:gd name="T41" fmla="*/ T40 w 63"/>
                              <a:gd name="T42" fmla="+- 0 -293 -346"/>
                              <a:gd name="T43" fmla="*/ -293 h 63"/>
                              <a:gd name="T44" fmla="+- 0 10761 10742"/>
                              <a:gd name="T45" fmla="*/ T44 w 63"/>
                              <a:gd name="T46" fmla="+- 0 -286 -346"/>
                              <a:gd name="T47" fmla="*/ -286 h 63"/>
                              <a:gd name="T48" fmla="+- 0 10773 10742"/>
                              <a:gd name="T49" fmla="*/ T48 w 63"/>
                              <a:gd name="T50" fmla="+- 0 -283 -346"/>
                              <a:gd name="T51" fmla="*/ -283 h 63"/>
                              <a:gd name="T52" fmla="+- 0 10785 10742"/>
                              <a:gd name="T53" fmla="*/ T52 w 63"/>
                              <a:gd name="T54" fmla="+- 0 -286 -346"/>
                              <a:gd name="T55" fmla="*/ -286 h 63"/>
                              <a:gd name="T56" fmla="+- 0 10795 10742"/>
                              <a:gd name="T57" fmla="*/ T56 w 63"/>
                              <a:gd name="T58" fmla="+- 0 -293 -346"/>
                              <a:gd name="T59" fmla="*/ -293 h 63"/>
                              <a:gd name="T60" fmla="+- 0 10802 10742"/>
                              <a:gd name="T61" fmla="*/ T60 w 63"/>
                              <a:gd name="T62" fmla="+- 0 -302 -346"/>
                              <a:gd name="T63" fmla="*/ -302 h 63"/>
                              <a:gd name="T64" fmla="+- 0 10804 10742"/>
                              <a:gd name="T65" fmla="*/ T64 w 63"/>
                              <a:gd name="T66" fmla="+- 0 -315 -346"/>
                              <a:gd name="T67" fmla="*/ -31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3"/>
                                </a:lnTo>
                                <a:lnTo>
                                  <a:pt x="19" y="60"/>
                                </a:lnTo>
                                <a:lnTo>
                                  <a:pt x="31" y="63"/>
                                </a:lnTo>
                                <a:lnTo>
                                  <a:pt x="43" y="60"/>
                                </a:lnTo>
                                <a:lnTo>
                                  <a:pt x="53" y="53"/>
                                </a:lnTo>
                                <a:lnTo>
                                  <a:pt x="60" y="44"/>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46"/>
                        <wps:cNvSpPr>
                          <a:spLocks/>
                        </wps:cNvSpPr>
                        <wps:spPr bwMode="auto">
                          <a:xfrm>
                            <a:off x="10887" y="-346"/>
                            <a:ext cx="63" cy="63"/>
                          </a:xfrm>
                          <a:custGeom>
                            <a:avLst/>
                            <a:gdLst>
                              <a:gd name="T0" fmla="+- 0 10950 10887"/>
                              <a:gd name="T1" fmla="*/ T0 w 63"/>
                              <a:gd name="T2" fmla="+- 0 -314 -345"/>
                              <a:gd name="T3" fmla="*/ -314 h 63"/>
                              <a:gd name="T4" fmla="+- 0 10947 10887"/>
                              <a:gd name="T5" fmla="*/ T4 w 63"/>
                              <a:gd name="T6" fmla="+- 0 -326 -345"/>
                              <a:gd name="T7" fmla="*/ -326 h 63"/>
                              <a:gd name="T8" fmla="+- 0 10941 10887"/>
                              <a:gd name="T9" fmla="*/ T8 w 63"/>
                              <a:gd name="T10" fmla="+- 0 -336 -345"/>
                              <a:gd name="T11" fmla="*/ -336 h 63"/>
                              <a:gd name="T12" fmla="+- 0 10931 10887"/>
                              <a:gd name="T13" fmla="*/ T12 w 63"/>
                              <a:gd name="T14" fmla="+- 0 -343 -345"/>
                              <a:gd name="T15" fmla="*/ -343 h 63"/>
                              <a:gd name="T16" fmla="+- 0 10919 10887"/>
                              <a:gd name="T17" fmla="*/ T16 w 63"/>
                              <a:gd name="T18" fmla="+- 0 -345 -345"/>
                              <a:gd name="T19" fmla="*/ -345 h 63"/>
                              <a:gd name="T20" fmla="+- 0 10906 10887"/>
                              <a:gd name="T21" fmla="*/ T20 w 63"/>
                              <a:gd name="T22" fmla="+- 0 -343 -345"/>
                              <a:gd name="T23" fmla="*/ -343 h 63"/>
                              <a:gd name="T24" fmla="+- 0 10896 10887"/>
                              <a:gd name="T25" fmla="*/ T24 w 63"/>
                              <a:gd name="T26" fmla="+- 0 -336 -345"/>
                              <a:gd name="T27" fmla="*/ -336 h 63"/>
                              <a:gd name="T28" fmla="+- 0 10890 10887"/>
                              <a:gd name="T29" fmla="*/ T28 w 63"/>
                              <a:gd name="T30" fmla="+- 0 -326 -345"/>
                              <a:gd name="T31" fmla="*/ -326 h 63"/>
                              <a:gd name="T32" fmla="+- 0 10887 10887"/>
                              <a:gd name="T33" fmla="*/ T32 w 63"/>
                              <a:gd name="T34" fmla="+- 0 -314 -345"/>
                              <a:gd name="T35" fmla="*/ -314 h 63"/>
                              <a:gd name="T36" fmla="+- 0 10890 10887"/>
                              <a:gd name="T37" fmla="*/ T36 w 63"/>
                              <a:gd name="T38" fmla="+- 0 -302 -345"/>
                              <a:gd name="T39" fmla="*/ -302 h 63"/>
                              <a:gd name="T40" fmla="+- 0 10896 10887"/>
                              <a:gd name="T41" fmla="*/ T40 w 63"/>
                              <a:gd name="T42" fmla="+- 0 -292 -345"/>
                              <a:gd name="T43" fmla="*/ -292 h 63"/>
                              <a:gd name="T44" fmla="+- 0 10906 10887"/>
                              <a:gd name="T45" fmla="*/ T44 w 63"/>
                              <a:gd name="T46" fmla="+- 0 -285 -345"/>
                              <a:gd name="T47" fmla="*/ -285 h 63"/>
                              <a:gd name="T48" fmla="+- 0 10919 10887"/>
                              <a:gd name="T49" fmla="*/ T48 w 63"/>
                              <a:gd name="T50" fmla="+- 0 -283 -345"/>
                              <a:gd name="T51" fmla="*/ -283 h 63"/>
                              <a:gd name="T52" fmla="+- 0 10931 10887"/>
                              <a:gd name="T53" fmla="*/ T52 w 63"/>
                              <a:gd name="T54" fmla="+- 0 -285 -345"/>
                              <a:gd name="T55" fmla="*/ -285 h 63"/>
                              <a:gd name="T56" fmla="+- 0 10941 10887"/>
                              <a:gd name="T57" fmla="*/ T56 w 63"/>
                              <a:gd name="T58" fmla="+- 0 -292 -345"/>
                              <a:gd name="T59" fmla="*/ -292 h 63"/>
                              <a:gd name="T60" fmla="+- 0 10947 10887"/>
                              <a:gd name="T61" fmla="*/ T60 w 63"/>
                              <a:gd name="T62" fmla="+- 0 -302 -345"/>
                              <a:gd name="T63" fmla="*/ -302 h 63"/>
                              <a:gd name="T64" fmla="+- 0 10950 10887"/>
                              <a:gd name="T65" fmla="*/ T64 w 63"/>
                              <a:gd name="T66" fmla="+- 0 -314 -345"/>
                              <a:gd name="T67" fmla="*/ -31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45"/>
                        <wps:cNvSpPr>
                          <a:spLocks/>
                        </wps:cNvSpPr>
                        <wps:spPr bwMode="auto">
                          <a:xfrm>
                            <a:off x="11033" y="-345"/>
                            <a:ext cx="63" cy="63"/>
                          </a:xfrm>
                          <a:custGeom>
                            <a:avLst/>
                            <a:gdLst>
                              <a:gd name="T0" fmla="+- 0 11096 11033"/>
                              <a:gd name="T1" fmla="*/ T0 w 63"/>
                              <a:gd name="T2" fmla="+- 0 -313 -344"/>
                              <a:gd name="T3" fmla="*/ -313 h 63"/>
                              <a:gd name="T4" fmla="+- 0 11093 11033"/>
                              <a:gd name="T5" fmla="*/ T4 w 63"/>
                              <a:gd name="T6" fmla="+- 0 -325 -344"/>
                              <a:gd name="T7" fmla="*/ -325 h 63"/>
                              <a:gd name="T8" fmla="+- 0 11086 11033"/>
                              <a:gd name="T9" fmla="*/ T8 w 63"/>
                              <a:gd name="T10" fmla="+- 0 -335 -344"/>
                              <a:gd name="T11" fmla="*/ -335 h 63"/>
                              <a:gd name="T12" fmla="+- 0 11076 11033"/>
                              <a:gd name="T13" fmla="*/ T12 w 63"/>
                              <a:gd name="T14" fmla="+- 0 -342 -344"/>
                              <a:gd name="T15" fmla="*/ -342 h 63"/>
                              <a:gd name="T16" fmla="+- 0 11064 11033"/>
                              <a:gd name="T17" fmla="*/ T16 w 63"/>
                              <a:gd name="T18" fmla="+- 0 -344 -344"/>
                              <a:gd name="T19" fmla="*/ -344 h 63"/>
                              <a:gd name="T20" fmla="+- 0 11052 11033"/>
                              <a:gd name="T21" fmla="*/ T20 w 63"/>
                              <a:gd name="T22" fmla="+- 0 -342 -344"/>
                              <a:gd name="T23" fmla="*/ -342 h 63"/>
                              <a:gd name="T24" fmla="+- 0 11042 11033"/>
                              <a:gd name="T25" fmla="*/ T24 w 63"/>
                              <a:gd name="T26" fmla="+- 0 -335 -344"/>
                              <a:gd name="T27" fmla="*/ -335 h 63"/>
                              <a:gd name="T28" fmla="+- 0 11036 11033"/>
                              <a:gd name="T29" fmla="*/ T28 w 63"/>
                              <a:gd name="T30" fmla="+- 0 -325 -344"/>
                              <a:gd name="T31" fmla="*/ -325 h 63"/>
                              <a:gd name="T32" fmla="+- 0 11033 11033"/>
                              <a:gd name="T33" fmla="*/ T32 w 63"/>
                              <a:gd name="T34" fmla="+- 0 -313 -344"/>
                              <a:gd name="T35" fmla="*/ -313 h 63"/>
                              <a:gd name="T36" fmla="+- 0 11036 11033"/>
                              <a:gd name="T37" fmla="*/ T36 w 63"/>
                              <a:gd name="T38" fmla="+- 0 -301 -344"/>
                              <a:gd name="T39" fmla="*/ -301 h 63"/>
                              <a:gd name="T40" fmla="+- 0 11042 11033"/>
                              <a:gd name="T41" fmla="*/ T40 w 63"/>
                              <a:gd name="T42" fmla="+- 0 -291 -344"/>
                              <a:gd name="T43" fmla="*/ -291 h 63"/>
                              <a:gd name="T44" fmla="+- 0 11052 11033"/>
                              <a:gd name="T45" fmla="*/ T44 w 63"/>
                              <a:gd name="T46" fmla="+- 0 -284 -344"/>
                              <a:gd name="T47" fmla="*/ -284 h 63"/>
                              <a:gd name="T48" fmla="+- 0 11064 11033"/>
                              <a:gd name="T49" fmla="*/ T48 w 63"/>
                              <a:gd name="T50" fmla="+- 0 -282 -344"/>
                              <a:gd name="T51" fmla="*/ -282 h 63"/>
                              <a:gd name="T52" fmla="+- 0 11076 11033"/>
                              <a:gd name="T53" fmla="*/ T52 w 63"/>
                              <a:gd name="T54" fmla="+- 0 -284 -344"/>
                              <a:gd name="T55" fmla="*/ -284 h 63"/>
                              <a:gd name="T56" fmla="+- 0 11086 11033"/>
                              <a:gd name="T57" fmla="*/ T56 w 63"/>
                              <a:gd name="T58" fmla="+- 0 -291 -344"/>
                              <a:gd name="T59" fmla="*/ -291 h 63"/>
                              <a:gd name="T60" fmla="+- 0 11093 11033"/>
                              <a:gd name="T61" fmla="*/ T60 w 63"/>
                              <a:gd name="T62" fmla="+- 0 -301 -344"/>
                              <a:gd name="T63" fmla="*/ -301 h 63"/>
                              <a:gd name="T64" fmla="+- 0 11096 11033"/>
                              <a:gd name="T65" fmla="*/ T64 w 63"/>
                              <a:gd name="T66" fmla="+- 0 -313 -344"/>
                              <a:gd name="T67" fmla="*/ -31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3" y="19"/>
                                </a:lnTo>
                                <a:lnTo>
                                  <a:pt x="0" y="31"/>
                                </a:lnTo>
                                <a:lnTo>
                                  <a:pt x="3" y="43"/>
                                </a:lnTo>
                                <a:lnTo>
                                  <a:pt x="9" y="53"/>
                                </a:lnTo>
                                <a:lnTo>
                                  <a:pt x="19" y="60"/>
                                </a:lnTo>
                                <a:lnTo>
                                  <a:pt x="31" y="62"/>
                                </a:lnTo>
                                <a:lnTo>
                                  <a:pt x="43" y="60"/>
                                </a:lnTo>
                                <a:lnTo>
                                  <a:pt x="53" y="53"/>
                                </a:lnTo>
                                <a:lnTo>
                                  <a:pt x="60" y="43"/>
                                </a:lnTo>
                                <a:lnTo>
                                  <a:pt x="63"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4E13BC" id="Group 144" o:spid="_x0000_s1026" style="position:absolute;margin-left:485.35pt;margin-top:-59.55pt;width:70.1pt;height:65.2pt;z-index:251809792;mso-position-horizontal-relative:page" coordorigin="9707,-1191" coordsize="140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">
                <v:shape id="AutoShape 178" o:spid="_x0000_s1027" style="position:absolute;left:43640;top:6327;width:5880;height:5820;visibility:visible;mso-wrap-style:square;v-text-anchor:top" coordsize="588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" path="m-33888,-6219r1312,m-33888,-6219r,-13m-33596,-6219r,-13m-33305,-6219r,-13m-33013,-6219r,-13m-32721,-6219r,-13m-33888,-7517r1312,m-33888,-7517r,13m-33596,-7517r,13m-33305,-7517r,13m-33013,-7517r,13m-32721,-7517r,13m-33888,-6219r,-1298m-32576,-6219r,-1298m-33888,-7153r13,m-32576,-7153r-13,m-33888,-6528r7,m-33888,-7153r7,m-32576,-6528r-6,m-32576,-7153r-6,e" filled="f" strokecolor="#252525" strokeweight=".07872mm">
                  <v:path arrowok="t" o:connecttype="custom" o:connectlocs="-33888,109;-32576,109;-33888,109;-33888,96;-33596,109;-33596,96;-33305,109;-33305,96;-33013,109;-33013,96;-32721,109;-32721,96;-33888,-1189;-32576,-1189;-33888,-1189;-33888,-1176;-33596,-1189;-33596,-1176;-33305,-1189;-33305,-1176;-33013,-1189;-33013,-1176;-32721,-1189;-32721,-1176;-33888,109;-33888,-1189;-32576,109;-32576,-1189;-33888,-825;-33875,-825;-32576,-825;-32589,-825;-33888,-200;-33881,-200;-33888,-825;-33881,-825;-32576,-200;-32582,-200;-32576,-825;-32582,-825" o:connectangles="0,0,0,0,0,0,0,0,0,0,0,0,0,0,0,0,0,0,0,0,0,0,0,0,0,0,0,0,0,0,0,0,0,0,0,0,0,0,0,0"/>
                </v:shape>
                <v:shape id="Freeform 177" o:spid="_x0000_s1028" style="position:absolute;left:9752;top:-225;width:1312;height:36;visibility:visible;mso-wrap-style:square;v-text-anchor:top" coordsize="13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" path="m,35l146,11r146,l438,14,583,,729,,875,6,1021,r146,l1312,e" filled="f" strokecolor="#0072bd" strokeweight=".31483mm">
                  <v:path arrowok="t" o:connecttype="custom" o:connectlocs="0,-189;146,-213;292,-213;438,-210;583,-224;729,-224;875,-218;1021,-224;1167,-224;1312,-224" o:connectangles="0,0,0,0,0,0,0,0,0,0"/>
                </v:shape>
                <v:shape id="AutoShape 176" o:spid="_x0000_s1029"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" path="m9892,-13448r,62m9861,-13417r63,e" filled="f" strokecolor="#0072bd" strokeweight=".31483mm">
                  <v:path arrowok="t" o:connecttype="custom" o:connectlocs="9892,-220;9892,-158;9861,-189;9924,-189" o:connectangles="0,0,0,0"/>
                </v:shape>
                <v:shape id="AutoShape 175" o:spid="_x0000_s1030"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" path="m10038,-13472r,63m10007,-13441r62,e" filled="f" strokecolor="#0072bd" strokeweight=".31483mm">
                  <v:path arrowok="t" o:connecttype="custom" o:connectlocs="10038,-244;10038,-181;10007,-213;10069,-213" o:connectangles="0,0,0,0"/>
                </v:shape>
                <v:shape id="AutoShape 174" o:spid="_x0000_s1031"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" path="m10184,-13472r,63m10153,-13441r62,e" filled="f" strokecolor="#0072bd" strokeweight=".31483mm">
                  <v:path arrowok="t" o:connecttype="custom" o:connectlocs="10184,-244;10184,-181;10153,-213;10215,-213" o:connectangles="0,0,0,0"/>
                </v:shape>
                <v:shape id="AutoShape 173" o:spid="_x0000_s1032"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" path="m10330,-13469r,62m10298,-13438r63,e" filled="f" strokecolor="#0072bd" strokeweight=".31483mm">
                  <v:path arrowok="t" o:connecttype="custom" o:connectlocs="10330,-241;10330,-179;10298,-210;10361,-210" o:connectangles="0,0,0,0"/>
                </v:shape>
                <v:shape id="AutoShape 172" o:spid="_x0000_s1033"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" path="m10475,-13483r,62m10444,-13452r63,e" filled="f" strokecolor="#0072bd" strokeweight=".31483mm">
                  <v:path arrowok="t" o:connecttype="custom" o:connectlocs="10475,-255;10475,-193;10444,-224;10507,-224" o:connectangles="0,0,0,0"/>
                </v:shape>
                <v:shape id="AutoShape 171" o:spid="_x0000_s1034"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" path="m10621,-13483r,62m10590,-13452r62,e" filled="f" strokecolor="#0072bd" strokeweight=".31483mm">
                  <v:path arrowok="t" o:connecttype="custom" o:connectlocs="10621,-255;10621,-193;10590,-224;10652,-224" o:connectangles="0,0,0,0"/>
                </v:shape>
                <v:shape id="AutoShape 170" o:spid="_x0000_s1035"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" path="m10767,-13478r,63m10736,-13446r62,e" filled="f" strokecolor="#0072bd" strokeweight=".31483mm">
                  <v:path arrowok="t" o:connecttype="custom" o:connectlocs="10767,-250;10767,-187;10736,-218;10798,-218" o:connectangles="0,0,0,0"/>
                </v:shape>
                <v:shape id="AutoShape 169" o:spid="_x0000_s1036"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" path="m10913,-13483r,62m10882,-13452r62,e" filled="f" strokecolor="#0072bd" strokeweight=".31483mm">
                  <v:path arrowok="t" o:connecttype="custom" o:connectlocs="10913,-255;10913,-193;10882,-224;10944,-224" o:connectangles="0,0,0,0"/>
                </v:shape>
                <v:shape id="AutoShape 168" o:spid="_x0000_s1037"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" path="m11059,-13483r,62m11027,-13452r63,e" filled="f" strokecolor="#0072bd" strokeweight=".31483mm">
                  <v:path arrowok="t" o:connecttype="custom" o:connectlocs="11059,-255;11059,-193;11027,-224;11090,-224" o:connectangles="0,0,0,0"/>
                </v:shape>
                <v:shape id="AutoShape 167" o:spid="_x0000_s1038" style="position:absolute;left:-140;top:1322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" path="m11204,-13484r,63m11173,-13452r63,e" filled="f" strokecolor="#0072bd" strokeweight=".31483mm">
                  <v:path arrowok="t" o:connecttype="custom" o:connectlocs="11204,-256;11204,-193;11173,-224;11236,-224" o:connectangles="0,0,0,0"/>
                </v:shape>
                <v:shape id="Freeform 166" o:spid="_x0000_s1039" style="position:absolute;left:9752;top:-891;width:1312;height:17;visibility:visible;mso-wrap-style:square;v-text-anchor:top" coordsize="13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" path="m,15l146,7r146,4l438,17,583,,729,9r146,1l1021,3r146,2l1312,6e" filled="f" strokecolor="#d95318" strokeweight=".31483mm">
                  <v:stroke dashstyle="longDash"/>
                  <v:path arrowok="t" o:connecttype="custom" o:connectlocs="0,-876;146,-884;292,-880;438,-874;583,-891;729,-882;875,-881;1021,-888;1167,-886;1312,-885" o:connectangles="0,0,0,0,0,0,0,0,0,0"/>
                </v:shape>
                <v:shape id="Freeform 165" o:spid="_x0000_s1040" style="position:absolute;left:9716;top:-91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" path="m36,l,63r72,l36,xe" filled="f" strokecolor="#d95318" strokeweight=".31483mm">
                  <v:path arrowok="t" o:connecttype="custom" o:connectlocs="36,-918;0,-855;72,-855;36,-918" o:connectangles="0,0,0,0"/>
                </v:shape>
                <v:shape id="Freeform 164" o:spid="_x0000_s1041" style="position:absolute;left:9862;top:-926;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" path="m36,l,63r72,l36,xe" filled="f" strokecolor="#d95318" strokeweight=".31483mm">
                  <v:path arrowok="t" o:connecttype="custom" o:connectlocs="36,-926;0,-863;72,-863;36,-926" o:connectangles="0,0,0,0"/>
                </v:shape>
                <v:shape id="Freeform 163" o:spid="_x0000_s1042" style="position:absolute;left:10007;top:-922;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" path="m36,l,62r72,l36,xe" filled="f" strokecolor="#d95318" strokeweight=".31483mm">
                  <v:path arrowok="t" o:connecttype="custom" o:connectlocs="36,-921;0,-859;72,-859;36,-921" o:connectangles="0,0,0,0"/>
                </v:shape>
                <v:shape id="Freeform 162" o:spid="_x0000_s1043" style="position:absolute;left:10153;top:-916;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" path="m36,l,63r72,l36,xe" filled="f" strokecolor="#d95318" strokeweight=".31483mm">
                  <v:path arrowok="t" o:connecttype="custom" o:connectlocs="36,-916;0,-853;72,-853;36,-916" o:connectangles="0,0,0,0"/>
                </v:shape>
                <v:shape id="Freeform 161" o:spid="_x0000_s1044" style="position:absolute;left:10299;top:-933;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" path="m36,l,62r73,l36,xe" filled="f" strokecolor="#d95318" strokeweight=".31483mm">
                  <v:path arrowok="t" o:connecttype="custom" o:connectlocs="36,-932;0,-870;73,-870;36,-932" o:connectangles="0,0,0,0"/>
                </v:shape>
                <v:shape id="Freeform 160" o:spid="_x0000_s1045" style="position:absolute;left:10445;top:-924;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" path="m36,l,63r72,l36,xe" filled="f" strokecolor="#d95318" strokeweight=".31483mm">
                  <v:path arrowok="t" o:connecttype="custom" o:connectlocs="36,-924;0,-861;72,-861;36,-924" o:connectangles="0,0,0,0"/>
                </v:shape>
                <v:shape id="Freeform 159" o:spid="_x0000_s1046" style="position:absolute;left:10590;top:-924;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" path="m36,l,62r72,l36,xe" filled="f" strokecolor="#d95318" strokeweight=".31483mm">
                  <v:path arrowok="t" o:connecttype="custom" o:connectlocs="36,-923;0,-861;72,-861;36,-923" o:connectangles="0,0,0,0"/>
                </v:shape>
                <v:shape id="Freeform 158" o:spid="_x0000_s1047" style="position:absolute;left:10736;top:-930;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" path="m36,l,62r72,l36,xe" filled="f" strokecolor="#d95318" strokeweight=".31483mm">
                  <v:path arrowok="t" o:connecttype="custom" o:connectlocs="36,-929;0,-867;72,-867;36,-929" o:connectangles="0,0,0,0"/>
                </v:shape>
                <v:shape id="Freeform 157" o:spid="_x0000_s1048" style="position:absolute;left:10882;top:-928;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" path="m37,l,63r73,l37,xe" filled="f" strokecolor="#d95318" strokeweight=".31483mm">
                  <v:path arrowok="t" o:connecttype="custom" o:connectlocs="37,-928;0,-865;73,-865;37,-928" o:connectangles="0,0,0,0"/>
                </v:shape>
                <v:shape id="Freeform 156" o:spid="_x0000_s1049" style="position:absolute;left:11028;top:-927;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" path="m36,l,63r72,l36,xe" filled="f" strokecolor="#d95318" strokeweight=".31483mm">
                  <v:path arrowok="t" o:connecttype="custom" o:connectlocs="36,-927;0,-864;72,-864;36,-927" o:connectangles="0,0,0,0"/>
                </v:shape>
                <v:shape id="Freeform 155" o:spid="_x0000_s1050" style="position:absolute;left:9752;top:-318;width:1312;height:25;visibility:visible;mso-wrap-style:square;v-text-anchor:top" coordsize="13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" path="m,24l146,,292,4,438,18,583,4r146,l875,10,1021,3r146,1l1312,5e" filled="f" strokecolor="#ecb020" strokeweight=".31483mm">
                  <v:stroke dashstyle="longDash"/>
                  <v:path arrowok="t" o:connecttype="custom" o:connectlocs="0,-294;146,-318;292,-314;438,-300;583,-314;729,-314;875,-308;1021,-315;1167,-314;1312,-313" o:connectangles="0,0,0,0,0,0,0,0,0,0"/>
                </v:shape>
                <v:shape id="Freeform 154" o:spid="_x0000_s1051" style="position:absolute;left:9721;top:-32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" path="m63,31l60,19,53,9,44,2,31,,19,2,9,9,3,19,,31,3,43,9,53r10,7l31,62,44,60r9,-7l60,43,63,31xe" filled="f" strokecolor="#ecb020" strokeweight=".31483mm">
                  <v:path arrowok="t" o:connecttype="custom" o:connectlocs="63,-294;60,-306;53,-316;44,-323;31,-325;19,-323;9,-316;3,-306;0,-294;3,-282;9,-272;19,-265;31,-263;44,-265;53,-272;60,-282;63,-294" o:connectangles="0,0,0,0,0,0,0,0,0,0,0,0,0,0,0,0,0"/>
                </v:shape>
                <v:shape id="Freeform 153" o:spid="_x0000_s1052" style="position:absolute;left:9866;top:-35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" path="m62,31l60,19,53,9,43,2,31,,19,2,9,9,2,19,,31,2,43,9,53r10,7l31,62,43,60,53,53,60,43,62,31xe" filled="f" strokecolor="#ecb020" strokeweight=".31483mm">
                  <v:path arrowok="t" o:connecttype="custom" o:connectlocs="62,-318;60,-330;53,-340;43,-347;31,-349;19,-347;9,-340;2,-330;0,-318;2,-306;9,-296;19,-289;31,-287;43,-289;53,-296;60,-306;62,-318" o:connectangles="0,0,0,0,0,0,0,0,0,0,0,0,0,0,0,0,0"/>
                </v:shape>
                <v:shape id="Freeform 152" o:spid="_x0000_s1053" style="position:absolute;left:10012;top:-34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" path="m62,32l60,19,53,9,43,3,31,,19,3,9,9,2,19,,32,2,44,9,54r10,6l31,63,43,60,53,54,60,44,62,32xe" filled="f" strokecolor="#ecb020" strokeweight=".31483mm">
                  <v:path arrowok="t" o:connecttype="custom" o:connectlocs="62,-314;60,-327;53,-337;43,-343;31,-346;19,-343;9,-337;2,-327;0,-314;2,-302;9,-292;19,-286;31,-283;43,-286;53,-292;60,-302;62,-314" o:connectangles="0,0,0,0,0,0,0,0,0,0,0,0,0,0,0,0,0"/>
                </v:shape>
                <v:shape id="Freeform 151" o:spid="_x0000_s1054" style="position:absolute;left:10158;top:-33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" path="m63,32l60,20,54,10,44,3,32,,20,3,10,10,3,20,,32,3,44r7,10l20,60r12,3l44,60,54,54,60,44,63,32xe" filled="f" strokecolor="#ecb020" strokeweight=".31483mm">
                  <v:path arrowok="t" o:connecttype="custom" o:connectlocs="63,-300;60,-312;54,-322;44,-329;32,-332;20,-329;10,-322;3,-312;0,-300;3,-288;10,-278;20,-272;32,-269;44,-272;54,-278;60,-288;63,-300" o:connectangles="0,0,0,0,0,0,0,0,0,0,0,0,0,0,0,0,0"/>
                </v:shape>
                <v:shape id="Freeform 150" o:spid="_x0000_s1055" style="position:absolute;left:10304;top:-34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" path="m63,31l60,19,54,9,44,2,31,,19,2,9,9,3,19,,31,3,43,9,53r10,7l31,62,44,60,54,53,60,43,63,31xe" filled="f" strokecolor="#ecb020" strokeweight=".31483mm">
                  <v:path arrowok="t" o:connecttype="custom" o:connectlocs="63,-314;60,-326;54,-336;44,-343;31,-345;19,-343;9,-336;3,-326;0,-314;3,-302;9,-292;19,-285;31,-283;44,-285;54,-292;60,-302;63,-314" o:connectangles="0,0,0,0,0,0,0,0,0,0,0,0,0,0,0,0,0"/>
                </v:shape>
                <v:shape id="Freeform 149" o:spid="_x0000_s1056" style="position:absolute;left:10449;top:-34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" path="m62,31l60,19,53,9,43,2,31,,19,2,9,9,2,19,,31,2,43,9,53r10,7l31,62,43,60,53,53,60,43,62,31xe" filled="f" strokecolor="#ecb020" strokeweight=".31483mm">
                  <v:path arrowok="t" o:connecttype="custom" o:connectlocs="62,-314;60,-326;53,-336;43,-343;31,-345;19,-343;9,-336;2,-326;0,-314;2,-302;9,-292;19,-285;31,-283;43,-285;53,-292;60,-302;62,-314" o:connectangles="0,0,0,0,0,0,0,0,0,0,0,0,0,0,0,0,0"/>
                </v:shape>
                <v:shape id="Freeform 148" o:spid="_x0000_s1057" style="position:absolute;left:10595;top:-34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" path="m62,32l60,19,53,10,43,3,31,,19,3,9,10,2,19,,32,2,44,9,54r10,6l31,63,43,60,53,54,60,44,62,32xe" filled="f" strokecolor="#ecb020" strokeweight=".31483mm">
                  <v:path arrowok="t" o:connecttype="custom" o:connectlocs="62,-308;60,-321;53,-330;43,-337;31,-340;19,-337;9,-330;2,-321;0,-308;2,-296;9,-286;19,-280;31,-277;43,-280;53,-286;60,-296;62,-308" o:connectangles="0,0,0,0,0,0,0,0,0,0,0,0,0,0,0,0,0"/>
                </v:shape>
                <v:shape id="Freeform 147" o:spid="_x0000_s1058" style="position:absolute;left:10741;top:-34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" path="m62,31l60,19,53,9,43,3,31,,19,3,9,9,2,19,,31,2,44r7,9l19,60r12,3l43,60,53,53r7,-9l62,31xe" filled="f" strokecolor="#ecb020" strokeweight=".31483mm">
                  <v:path arrowok="t" o:connecttype="custom" o:connectlocs="62,-315;60,-327;53,-337;43,-343;31,-346;19,-343;9,-337;2,-327;0,-315;2,-302;9,-293;19,-286;31,-283;43,-286;53,-293;60,-302;62,-315" o:connectangles="0,0,0,0,0,0,0,0,0,0,0,0,0,0,0,0,0"/>
                </v:shape>
                <v:shape id="Freeform 146" o:spid="_x0000_s1059" style="position:absolute;left:10887;top:-34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" path="m63,31l60,19,54,9,44,2,32,,19,2,9,9,3,19,,31,3,43,9,53r10,7l32,62,44,60,54,53,60,43,63,31xe" filled="f" strokecolor="#ecb020" strokeweight=".31483mm">
                  <v:path arrowok="t" o:connecttype="custom" o:connectlocs="63,-314;60,-326;54,-336;44,-343;32,-345;19,-343;9,-336;3,-326;0,-314;3,-302;9,-292;19,-285;32,-283;44,-285;54,-292;60,-302;63,-314" o:connectangles="0,0,0,0,0,0,0,0,0,0,0,0,0,0,0,0,0"/>
                </v:shape>
                <v:shape id="Freeform 145" o:spid="_x0000_s1060" style="position:absolute;left:11033;top:-34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" path="m63,31l60,19,53,9,43,2,31,,19,2,9,9,3,19,,31,3,43,9,53r10,7l31,62,43,60,53,53,60,43,63,31xe" filled="f" strokecolor="#ecb020" strokeweight=".31483mm">
                  <v:path arrowok="t" o:connecttype="custom" o:connectlocs="63,-313;60,-325;53,-335;43,-342;31,-344;19,-342;9,-335;3,-325;0,-313;3,-301;9,-291;19,-284;31,-282;43,-284;53,-291;60,-301;63,-313" o:connectangles="0,0,0,0,0,0,0,0,0,0,0,0,0,0,0,0,0"/>
                </v:shape>
                <w10:wrap anchorx="page"/>
              </v:group>
            </w:pict>
          </mc:Fallback>
        </mc:AlternateContent>
      </w:r>
      <w:r w:rsidR="00105EDE">
        <w:rPr>
          <w:color w:val="252525"/>
          <w:sz w:val="18"/>
        </w:rPr>
        <w:t>10   30   50   70</w:t>
      </w:r>
      <w:r w:rsidR="00105EDE">
        <w:rPr>
          <w:color w:val="252525"/>
          <w:spacing w:val="-6"/>
          <w:sz w:val="18"/>
        </w:rPr>
        <w:t xml:space="preserve"> </w:t>
      </w:r>
      <w:r w:rsidR="00105EDE">
        <w:rPr>
          <w:color w:val="252525"/>
          <w:sz w:val="18"/>
        </w:rPr>
        <w:t>90</w:t>
      </w:r>
    </w:p>
    <w:p w14:paraId="3474495E" w14:textId="77777777" w:rsidR="00187908" w:rsidRDefault="00105EDE">
      <w:pPr>
        <w:spacing w:before="6"/>
        <w:ind w:right="1236"/>
        <w:jc w:val="right"/>
        <w:rPr>
          <w:sz w:val="18"/>
        </w:rPr>
      </w:pPr>
      <w:r>
        <w:rPr>
          <w:color w:val="252525"/>
          <w:sz w:val="18"/>
        </w:rPr>
        <w:t>Degree rank</w:t>
      </w:r>
      <w:r>
        <w:rPr>
          <w:color w:val="252525"/>
          <w:spacing w:val="-12"/>
          <w:sz w:val="18"/>
        </w:rPr>
        <w:t xml:space="preserve"> </w:t>
      </w:r>
      <w:r>
        <w:rPr>
          <w:color w:val="252525"/>
          <w:sz w:val="18"/>
        </w:rPr>
        <w:t>(%)</w:t>
      </w:r>
    </w:p>
    <w:p w14:paraId="6C2F62ED" w14:textId="77777777" w:rsidR="00187908" w:rsidRDefault="00187908">
      <w:pPr>
        <w:jc w:val="right"/>
        <w:rPr>
          <w:sz w:val="18"/>
        </w:rPr>
        <w:sectPr w:rsidR="00187908">
          <w:type w:val="continuous"/>
          <w:pgSz w:w="12240" w:h="15840"/>
          <w:pgMar w:top="900" w:right="0" w:bottom="280" w:left="820" w:header="720" w:footer="720" w:gutter="0"/>
          <w:cols w:num="5" w:space="720" w:equalWidth="0">
            <w:col w:w="2236" w:space="40"/>
            <w:col w:w="1950" w:space="39"/>
            <w:col w:w="1947" w:space="40"/>
            <w:col w:w="1950" w:space="39"/>
            <w:col w:w="3179"/>
          </w:cols>
        </w:sectPr>
      </w:pPr>
    </w:p>
    <w:p w14:paraId="70F31EBF" w14:textId="025AFA20" w:rsidR="00187908" w:rsidRDefault="00F51443">
      <w:pPr>
        <w:tabs>
          <w:tab w:val="left" w:pos="2733"/>
          <w:tab w:val="left" w:pos="5302"/>
        </w:tabs>
        <w:spacing w:before="20"/>
        <w:ind w:right="2046"/>
        <w:jc w:val="right"/>
        <w:rPr>
          <w:sz w:val="18"/>
        </w:rPr>
      </w:pPr>
      <w:r>
        <w:rPr>
          <w:noProof/>
          <w:lang w:val="en-IN" w:eastAsia="en-IN" w:bidi="hi-IN"/>
        </w:rPr>
        <mc:AlternateContent>
          <mc:Choice Requires="wpg">
            <w:drawing>
              <wp:anchor distT="0" distB="0" distL="114300" distR="114300" simplePos="0" relativeHeight="251810816" behindDoc="0" locked="0" layoutInCell="1" allowOverlap="1" wp14:anchorId="194137ED" wp14:editId="778D49F3">
                <wp:simplePos x="0" y="0"/>
                <wp:positionH relativeFrom="page">
                  <wp:posOffset>1299210</wp:posOffset>
                </wp:positionH>
                <wp:positionV relativeFrom="paragraph">
                  <wp:posOffset>58420</wp:posOffset>
                </wp:positionV>
                <wp:extent cx="226695" cy="40005"/>
                <wp:effectExtent l="0" t="0" r="0" b="0"/>
                <wp:wrapNone/>
                <wp:docPr id="142"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 cy="40005"/>
                          <a:chOff x="2046" y="92"/>
                          <a:chExt cx="357" cy="63"/>
                        </a:xfrm>
                      </wpg:grpSpPr>
                      <wps:wsp>
                        <wps:cNvPr id="143" name="Line 143"/>
                        <wps:cNvCnPr>
                          <a:cxnSpLocks noChangeShapeType="1"/>
                        </wps:cNvCnPr>
                        <wps:spPr bwMode="auto">
                          <a:xfrm>
                            <a:off x="2046" y="123"/>
                            <a:ext cx="357" cy="0"/>
                          </a:xfrm>
                          <a:prstGeom prst="line">
                            <a:avLst/>
                          </a:prstGeom>
                          <a:noFill/>
                          <a:ln w="11334">
                            <a:solidFill>
                              <a:srgbClr val="0072BD"/>
                            </a:solidFill>
                            <a:prstDash val="solid"/>
                            <a:round/>
                            <a:headEnd/>
                            <a:tailEnd/>
                          </a:ln>
                          <a:extLst>
                            <a:ext uri="{909E8E84-426E-40DD-AFC4-6F175D3DCCD1}">
                              <a14:hiddenFill xmlns:a14="http://schemas.microsoft.com/office/drawing/2010/main">
                                <a:noFill/>
                              </a14:hiddenFill>
                            </a:ext>
                          </a:extLst>
                        </wps:spPr>
                        <wps:bodyPr/>
                      </wps:wsp>
                      <wps:wsp>
                        <wps:cNvPr id="144" name="AutoShape 142"/>
                        <wps:cNvSpPr>
                          <a:spLocks/>
                        </wps:cNvSpPr>
                        <wps:spPr bwMode="auto">
                          <a:xfrm>
                            <a:off x="-140" y="12641"/>
                            <a:ext cx="280" cy="280"/>
                          </a:xfrm>
                          <a:custGeom>
                            <a:avLst/>
                            <a:gdLst>
                              <a:gd name="T0" fmla="+- 0 2224 -140"/>
                              <a:gd name="T1" fmla="*/ T0 w 280"/>
                              <a:gd name="T2" fmla="+- 0 92 12642"/>
                              <a:gd name="T3" fmla="*/ 92 h 280"/>
                              <a:gd name="T4" fmla="+- 0 2224 -140"/>
                              <a:gd name="T5" fmla="*/ T4 w 280"/>
                              <a:gd name="T6" fmla="+- 0 155 12642"/>
                              <a:gd name="T7" fmla="*/ 155 h 280"/>
                              <a:gd name="T8" fmla="+- 0 2193 -140"/>
                              <a:gd name="T9" fmla="*/ T8 w 280"/>
                              <a:gd name="T10" fmla="+- 0 123 12642"/>
                              <a:gd name="T11" fmla="*/ 123 h 280"/>
                              <a:gd name="T12" fmla="+- 0 2255 -140"/>
                              <a:gd name="T13" fmla="*/ T12 w 280"/>
                              <a:gd name="T14" fmla="+- 0 123 12642"/>
                              <a:gd name="T15" fmla="*/ 123 h 280"/>
                            </a:gdLst>
                            <a:ahLst/>
                            <a:cxnLst>
                              <a:cxn ang="0">
                                <a:pos x="T1" y="T3"/>
                              </a:cxn>
                              <a:cxn ang="0">
                                <a:pos x="T5" y="T7"/>
                              </a:cxn>
                              <a:cxn ang="0">
                                <a:pos x="T9" y="T11"/>
                              </a:cxn>
                              <a:cxn ang="0">
                                <a:pos x="T13" y="T15"/>
                              </a:cxn>
                            </a:cxnLst>
                            <a:rect l="0" t="0" r="r" b="b"/>
                            <a:pathLst>
                              <a:path w="280" h="280">
                                <a:moveTo>
                                  <a:pt x="2364" y="-12550"/>
                                </a:moveTo>
                                <a:lnTo>
                                  <a:pt x="2364" y="-12487"/>
                                </a:lnTo>
                                <a:moveTo>
                                  <a:pt x="2333" y="-12519"/>
                                </a:moveTo>
                                <a:lnTo>
                                  <a:pt x="2395" y="-1251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A82137" id="Group 141" o:spid="_x0000_s1026" style="position:absolute;margin-left:102.3pt;margin-top:4.6pt;width:17.85pt;height:3.15pt;z-index:251810816;mso-position-horizontal-relative:page" coordorigin="2046,92" coordsize="3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">
                <v:line id="Line 143" o:spid="_x0000_s1027" style="position:absolute;visibility:visible;mso-wrap-style:square" from="2046,123" to="240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" strokecolor="#0072bd" strokeweight=".31483mm"/>
                <v:shape id="AutoShape 142" o:spid="_x0000_s1028" style="position:absolute;left:-140;top:12641;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" path="m2364,-12550r,63m2333,-12519r62,e" filled="f" strokecolor="#0072bd" strokeweight=".31483mm">
                  <v:path arrowok="t" o:connecttype="custom" o:connectlocs="2364,92;2364,155;2333,123;2395,123" o:connectangles="0,0,0,0"/>
                </v:shape>
                <w10:wrap anchorx="page"/>
              </v:group>
            </w:pict>
          </mc:Fallback>
        </mc:AlternateContent>
      </w:r>
      <w:r>
        <w:rPr>
          <w:noProof/>
          <w:lang w:val="en-IN" w:eastAsia="en-IN" w:bidi="hi-IN"/>
        </w:rPr>
        <mc:AlternateContent>
          <mc:Choice Requires="wpg">
            <w:drawing>
              <wp:anchor distT="0" distB="0" distL="114300" distR="114300" simplePos="0" relativeHeight="250065920" behindDoc="1" locked="0" layoutInCell="1" allowOverlap="1" wp14:anchorId="760B4800" wp14:editId="38B7F574">
                <wp:simplePos x="0" y="0"/>
                <wp:positionH relativeFrom="page">
                  <wp:posOffset>3035300</wp:posOffset>
                </wp:positionH>
                <wp:positionV relativeFrom="paragraph">
                  <wp:posOffset>46355</wp:posOffset>
                </wp:positionV>
                <wp:extent cx="226695" cy="51435"/>
                <wp:effectExtent l="0" t="0" r="0" b="0"/>
                <wp:wrapNone/>
                <wp:docPr id="13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 cy="51435"/>
                          <a:chOff x="4780" y="73"/>
                          <a:chExt cx="357" cy="81"/>
                        </a:xfrm>
                      </wpg:grpSpPr>
                      <wps:wsp>
                        <wps:cNvPr id="140" name="Line 140"/>
                        <wps:cNvCnPr>
                          <a:cxnSpLocks noChangeShapeType="1"/>
                        </wps:cNvCnPr>
                        <wps:spPr bwMode="auto">
                          <a:xfrm>
                            <a:off x="4780" y="123"/>
                            <a:ext cx="357" cy="0"/>
                          </a:xfrm>
                          <a:prstGeom prst="line">
                            <a:avLst/>
                          </a:prstGeom>
                          <a:noFill/>
                          <a:ln w="11334">
                            <a:solidFill>
                              <a:srgbClr val="D95318"/>
                            </a:solidFill>
                            <a:prstDash val="lgDash"/>
                            <a:round/>
                            <a:headEnd/>
                            <a:tailEnd/>
                          </a:ln>
                          <a:extLst>
                            <a:ext uri="{909E8E84-426E-40DD-AFC4-6F175D3DCCD1}">
                              <a14:hiddenFill xmlns:a14="http://schemas.microsoft.com/office/drawing/2010/main">
                                <a:noFill/>
                              </a14:hiddenFill>
                            </a:ext>
                          </a:extLst>
                        </wps:spPr>
                        <wps:bodyPr/>
                      </wps:wsp>
                      <wps:wsp>
                        <wps:cNvPr id="141" name="Freeform 139"/>
                        <wps:cNvSpPr>
                          <a:spLocks/>
                        </wps:cNvSpPr>
                        <wps:spPr bwMode="auto">
                          <a:xfrm>
                            <a:off x="4922" y="81"/>
                            <a:ext cx="73" cy="63"/>
                          </a:xfrm>
                          <a:custGeom>
                            <a:avLst/>
                            <a:gdLst>
                              <a:gd name="T0" fmla="+- 0 4958 4922"/>
                              <a:gd name="T1" fmla="*/ T0 w 73"/>
                              <a:gd name="T2" fmla="+- 0 82 82"/>
                              <a:gd name="T3" fmla="*/ 82 h 63"/>
                              <a:gd name="T4" fmla="+- 0 4922 4922"/>
                              <a:gd name="T5" fmla="*/ T4 w 73"/>
                              <a:gd name="T6" fmla="+- 0 144 82"/>
                              <a:gd name="T7" fmla="*/ 144 h 63"/>
                              <a:gd name="T8" fmla="+- 0 4994 4922"/>
                              <a:gd name="T9" fmla="*/ T8 w 73"/>
                              <a:gd name="T10" fmla="+- 0 144 82"/>
                              <a:gd name="T11" fmla="*/ 144 h 63"/>
                              <a:gd name="T12" fmla="+- 0 4958 4922"/>
                              <a:gd name="T13" fmla="*/ T12 w 73"/>
                              <a:gd name="T14" fmla="+- 0 82 82"/>
                              <a:gd name="T15" fmla="*/ 82 h 63"/>
                            </a:gdLst>
                            <a:ahLst/>
                            <a:cxnLst>
                              <a:cxn ang="0">
                                <a:pos x="T1" y="T3"/>
                              </a:cxn>
                              <a:cxn ang="0">
                                <a:pos x="T5" y="T7"/>
                              </a:cxn>
                              <a:cxn ang="0">
                                <a:pos x="T9" y="T11"/>
                              </a:cxn>
                              <a:cxn ang="0">
                                <a:pos x="T13" y="T15"/>
                              </a:cxn>
                            </a:cxnLst>
                            <a:rect l="0" t="0" r="r" b="b"/>
                            <a:pathLst>
                              <a:path w="73" h="63">
                                <a:moveTo>
                                  <a:pt x="36" y="0"/>
                                </a:moveTo>
                                <a:lnTo>
                                  <a:pt x="0" y="62"/>
                                </a:lnTo>
                                <a:lnTo>
                                  <a:pt x="72" y="62"/>
                                </a:lnTo>
                                <a:lnTo>
                                  <a:pt x="36" y="0"/>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09185D7" id="Group 138" o:spid="_x0000_s1026" style="position:absolute;margin-left:239pt;margin-top:3.65pt;width:17.85pt;height:4.05pt;z-index:-253250560;mso-position-horizontal-relative:page" coordorigin="4780,73" coordsize="3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">
                <v:line id="Line 140" o:spid="_x0000_s1027" style="position:absolute;visibility:visible;mso-wrap-style:square" from="4780,123" to="5137,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" strokecolor="#d95318" strokeweight=".31483mm">
                  <v:stroke dashstyle="longDash"/>
                </v:line>
                <v:shape id="Freeform 139" o:spid="_x0000_s1028" style="position:absolute;left:4922;top:81;width:73;height:63;visibility:visible;mso-wrap-style:square;v-text-anchor:top" coordsize="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" path="m36,l,62r72,l36,xe" filled="f" strokecolor="#d95318" strokeweight=".31483mm">
                  <v:path arrowok="t" o:connecttype="custom" o:connectlocs="36,82;0,144;72,144;36,82" o:connectangles="0,0,0,0"/>
                </v:shape>
                <w10:wrap anchorx="page"/>
              </v:group>
            </w:pict>
          </mc:Fallback>
        </mc:AlternateContent>
      </w:r>
      <w:r>
        <w:rPr>
          <w:noProof/>
          <w:lang w:val="en-IN" w:eastAsia="en-IN" w:bidi="hi-IN"/>
        </w:rPr>
        <mc:AlternateContent>
          <mc:Choice Requires="wpg">
            <w:drawing>
              <wp:anchor distT="0" distB="0" distL="114300" distR="114300" simplePos="0" relativeHeight="250066944" behindDoc="1" locked="0" layoutInCell="1" allowOverlap="1" wp14:anchorId="29D61E17" wp14:editId="67738B6F">
                <wp:simplePos x="0" y="0"/>
                <wp:positionH relativeFrom="page">
                  <wp:posOffset>4666615</wp:posOffset>
                </wp:positionH>
                <wp:positionV relativeFrom="paragraph">
                  <wp:posOffset>52705</wp:posOffset>
                </wp:positionV>
                <wp:extent cx="226695" cy="51435"/>
                <wp:effectExtent l="0" t="0" r="0" b="0"/>
                <wp:wrapNone/>
                <wp:docPr id="136"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 cy="51435"/>
                          <a:chOff x="7349" y="83"/>
                          <a:chExt cx="357" cy="81"/>
                        </a:xfrm>
                      </wpg:grpSpPr>
                      <wps:wsp>
                        <wps:cNvPr id="137" name="Line 137"/>
                        <wps:cNvCnPr>
                          <a:cxnSpLocks noChangeShapeType="1"/>
                        </wps:cNvCnPr>
                        <wps:spPr bwMode="auto">
                          <a:xfrm>
                            <a:off x="7349" y="123"/>
                            <a:ext cx="356" cy="0"/>
                          </a:xfrm>
                          <a:prstGeom prst="line">
                            <a:avLst/>
                          </a:prstGeom>
                          <a:noFill/>
                          <a:ln w="11334">
                            <a:solidFill>
                              <a:srgbClr val="ECB020"/>
                            </a:solidFill>
                            <a:prstDash val="lgDash"/>
                            <a:round/>
                            <a:headEnd/>
                            <a:tailEnd/>
                          </a:ln>
                          <a:extLst>
                            <a:ext uri="{909E8E84-426E-40DD-AFC4-6F175D3DCCD1}">
                              <a14:hiddenFill xmlns:a14="http://schemas.microsoft.com/office/drawing/2010/main">
                                <a:noFill/>
                              </a14:hiddenFill>
                            </a:ext>
                          </a:extLst>
                        </wps:spPr>
                        <wps:bodyPr/>
                      </wps:wsp>
                      <wps:wsp>
                        <wps:cNvPr id="138" name="Freeform 136"/>
                        <wps:cNvSpPr>
                          <a:spLocks/>
                        </wps:cNvSpPr>
                        <wps:spPr bwMode="auto">
                          <a:xfrm>
                            <a:off x="7495" y="92"/>
                            <a:ext cx="63" cy="63"/>
                          </a:xfrm>
                          <a:custGeom>
                            <a:avLst/>
                            <a:gdLst>
                              <a:gd name="T0" fmla="+- 0 7558 7496"/>
                              <a:gd name="T1" fmla="*/ T0 w 63"/>
                              <a:gd name="T2" fmla="+- 0 123 92"/>
                              <a:gd name="T3" fmla="*/ 123 h 63"/>
                              <a:gd name="T4" fmla="+- 0 7556 7496"/>
                              <a:gd name="T5" fmla="*/ T4 w 63"/>
                              <a:gd name="T6" fmla="+- 0 111 92"/>
                              <a:gd name="T7" fmla="*/ 111 h 63"/>
                              <a:gd name="T8" fmla="+- 0 7549 7496"/>
                              <a:gd name="T9" fmla="*/ T8 w 63"/>
                              <a:gd name="T10" fmla="+- 0 101 92"/>
                              <a:gd name="T11" fmla="*/ 101 h 63"/>
                              <a:gd name="T12" fmla="+- 0 7539 7496"/>
                              <a:gd name="T13" fmla="*/ T12 w 63"/>
                              <a:gd name="T14" fmla="+- 0 95 92"/>
                              <a:gd name="T15" fmla="*/ 95 h 63"/>
                              <a:gd name="T16" fmla="+- 0 7527 7496"/>
                              <a:gd name="T17" fmla="*/ T16 w 63"/>
                              <a:gd name="T18" fmla="+- 0 92 92"/>
                              <a:gd name="T19" fmla="*/ 92 h 63"/>
                              <a:gd name="T20" fmla="+- 0 7515 7496"/>
                              <a:gd name="T21" fmla="*/ T20 w 63"/>
                              <a:gd name="T22" fmla="+- 0 95 92"/>
                              <a:gd name="T23" fmla="*/ 95 h 63"/>
                              <a:gd name="T24" fmla="+- 0 7505 7496"/>
                              <a:gd name="T25" fmla="*/ T24 w 63"/>
                              <a:gd name="T26" fmla="+- 0 101 92"/>
                              <a:gd name="T27" fmla="*/ 101 h 63"/>
                              <a:gd name="T28" fmla="+- 0 7498 7496"/>
                              <a:gd name="T29" fmla="*/ T28 w 63"/>
                              <a:gd name="T30" fmla="+- 0 111 92"/>
                              <a:gd name="T31" fmla="*/ 111 h 63"/>
                              <a:gd name="T32" fmla="+- 0 7496 7496"/>
                              <a:gd name="T33" fmla="*/ T32 w 63"/>
                              <a:gd name="T34" fmla="+- 0 123 92"/>
                              <a:gd name="T35" fmla="*/ 123 h 63"/>
                              <a:gd name="T36" fmla="+- 0 7498 7496"/>
                              <a:gd name="T37" fmla="*/ T36 w 63"/>
                              <a:gd name="T38" fmla="+- 0 136 92"/>
                              <a:gd name="T39" fmla="*/ 136 h 63"/>
                              <a:gd name="T40" fmla="+- 0 7505 7496"/>
                              <a:gd name="T41" fmla="*/ T40 w 63"/>
                              <a:gd name="T42" fmla="+- 0 145 92"/>
                              <a:gd name="T43" fmla="*/ 145 h 63"/>
                              <a:gd name="T44" fmla="+- 0 7515 7496"/>
                              <a:gd name="T45" fmla="*/ T44 w 63"/>
                              <a:gd name="T46" fmla="+- 0 152 92"/>
                              <a:gd name="T47" fmla="*/ 152 h 63"/>
                              <a:gd name="T48" fmla="+- 0 7527 7496"/>
                              <a:gd name="T49" fmla="*/ T48 w 63"/>
                              <a:gd name="T50" fmla="+- 0 155 92"/>
                              <a:gd name="T51" fmla="*/ 155 h 63"/>
                              <a:gd name="T52" fmla="+- 0 7539 7496"/>
                              <a:gd name="T53" fmla="*/ T52 w 63"/>
                              <a:gd name="T54" fmla="+- 0 152 92"/>
                              <a:gd name="T55" fmla="*/ 152 h 63"/>
                              <a:gd name="T56" fmla="+- 0 7549 7496"/>
                              <a:gd name="T57" fmla="*/ T56 w 63"/>
                              <a:gd name="T58" fmla="+- 0 145 92"/>
                              <a:gd name="T59" fmla="*/ 145 h 63"/>
                              <a:gd name="T60" fmla="+- 0 7556 7496"/>
                              <a:gd name="T61" fmla="*/ T60 w 63"/>
                              <a:gd name="T62" fmla="+- 0 136 92"/>
                              <a:gd name="T63" fmla="*/ 136 h 63"/>
                              <a:gd name="T64" fmla="+- 0 7558 7496"/>
                              <a:gd name="T65" fmla="*/ T64 w 63"/>
                              <a:gd name="T66" fmla="+- 0 123 92"/>
                              <a:gd name="T67" fmla="*/ 12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3"/>
                                </a:lnTo>
                                <a:lnTo>
                                  <a:pt x="19" y="60"/>
                                </a:lnTo>
                                <a:lnTo>
                                  <a:pt x="31" y="63"/>
                                </a:lnTo>
                                <a:lnTo>
                                  <a:pt x="43" y="60"/>
                                </a:lnTo>
                                <a:lnTo>
                                  <a:pt x="53" y="53"/>
                                </a:lnTo>
                                <a:lnTo>
                                  <a:pt x="60" y="44"/>
                                </a:lnTo>
                                <a:lnTo>
                                  <a:pt x="62" y="31"/>
                                </a:lnTo>
                                <a:close/>
                              </a:path>
                            </a:pathLst>
                          </a:custGeom>
                          <a:noFill/>
                          <a:ln w="11334">
                            <a:solidFill>
                              <a:srgbClr val="ECB0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17A6E5" id="Group 135" o:spid="_x0000_s1026" style="position:absolute;margin-left:367.45pt;margin-top:4.15pt;width:17.85pt;height:4.05pt;z-index:-253249536;mso-position-horizontal-relative:page" coordorigin="7349,83" coordsize="3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">
                <v:line id="Line 137" o:spid="_x0000_s1027" style="position:absolute;visibility:visible;mso-wrap-style:square" from="7349,123" to="7705,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" strokecolor="#ecb020" strokeweight=".31483mm">
                  <v:stroke dashstyle="longDash"/>
                </v:line>
                <v:shape id="Freeform 136" o:spid="_x0000_s1028" style="position:absolute;left:7495;top:9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" path="m62,31l60,19,53,9,43,3,31,,19,3,9,9,2,19,,31,2,44r7,9l19,60r12,3l43,60,53,53r7,-9l62,31xe" filled="f" strokecolor="#ecb020" strokeweight=".31483mm">
                  <v:path arrowok="t" o:connecttype="custom" o:connectlocs="62,123;60,111;53,101;43,95;31,92;19,95;9,101;2,111;0,123;2,136;9,145;19,152;31,155;43,152;53,145;60,136;62,123" o:connectangles="0,0,0,0,0,0,0,0,0,0,0,0,0,0,0,0,0"/>
                </v:shape>
                <w10:wrap anchorx="page"/>
              </v:group>
            </w:pict>
          </mc:Fallback>
        </mc:AlternateContent>
      </w:r>
      <w:r w:rsidR="00105EDE">
        <w:rPr>
          <w:sz w:val="18"/>
        </w:rPr>
        <w:t>SingleV Query on</w:t>
      </w:r>
      <w:r w:rsidR="00105EDE">
        <w:rPr>
          <w:spacing w:val="-12"/>
          <w:sz w:val="18"/>
        </w:rPr>
        <w:t xml:space="preserve"> </w:t>
      </w:r>
      <w:r w:rsidR="00105EDE">
        <w:rPr>
          <w:sz w:val="18"/>
        </w:rPr>
        <w:t>2-level</w:t>
      </w:r>
      <w:r w:rsidR="00105EDE">
        <w:rPr>
          <w:spacing w:val="-4"/>
          <w:sz w:val="18"/>
        </w:rPr>
        <w:t xml:space="preserve"> </w:t>
      </w:r>
      <w:r w:rsidR="00105EDE">
        <w:rPr>
          <w:sz w:val="18"/>
        </w:rPr>
        <w:t>index</w:t>
      </w:r>
      <w:r w:rsidR="00105EDE">
        <w:rPr>
          <w:sz w:val="18"/>
        </w:rPr>
        <w:tab/>
        <w:t>SingleV Query on</w:t>
      </w:r>
      <w:r w:rsidR="00105EDE">
        <w:rPr>
          <w:spacing w:val="-10"/>
          <w:sz w:val="18"/>
        </w:rPr>
        <w:t xml:space="preserve"> </w:t>
      </w:r>
      <w:r w:rsidR="00105EDE">
        <w:rPr>
          <w:sz w:val="18"/>
        </w:rPr>
        <w:t>TCP</w:t>
      </w:r>
      <w:r w:rsidR="00105EDE">
        <w:rPr>
          <w:spacing w:val="-4"/>
          <w:sz w:val="18"/>
        </w:rPr>
        <w:t xml:space="preserve"> </w:t>
      </w:r>
      <w:r w:rsidR="00105EDE">
        <w:rPr>
          <w:sz w:val="18"/>
        </w:rPr>
        <w:t>index</w:t>
      </w:r>
      <w:r w:rsidR="00105EDE">
        <w:rPr>
          <w:sz w:val="18"/>
        </w:rPr>
        <w:tab/>
        <w:t>SingleV Query on Equitruss</w:t>
      </w:r>
      <w:r w:rsidR="00105EDE">
        <w:rPr>
          <w:spacing w:val="-23"/>
          <w:sz w:val="18"/>
        </w:rPr>
        <w:t xml:space="preserve"> </w:t>
      </w:r>
      <w:r w:rsidR="00105EDE">
        <w:rPr>
          <w:sz w:val="18"/>
        </w:rPr>
        <w:t>index</w:t>
      </w:r>
    </w:p>
    <w:p w14:paraId="39EF80F2" w14:textId="77777777" w:rsidR="00187908" w:rsidRDefault="00187908">
      <w:pPr>
        <w:pStyle w:val="BodyText"/>
        <w:rPr>
          <w:sz w:val="16"/>
        </w:rPr>
      </w:pPr>
    </w:p>
    <w:p w14:paraId="34328B9F" w14:textId="77777777" w:rsidR="00187908" w:rsidRDefault="00105EDE">
      <w:pPr>
        <w:ind w:right="2040"/>
        <w:jc w:val="right"/>
        <w:rPr>
          <w:sz w:val="16"/>
        </w:rPr>
      </w:pPr>
      <w:r>
        <w:rPr>
          <w:sz w:val="16"/>
        </w:rPr>
        <w:t>Fig.</w:t>
      </w:r>
      <w:r>
        <w:rPr>
          <w:spacing w:val="12"/>
          <w:sz w:val="16"/>
        </w:rPr>
        <w:t xml:space="preserve"> </w:t>
      </w:r>
      <w:r>
        <w:rPr>
          <w:sz w:val="16"/>
        </w:rPr>
        <w:t xml:space="preserve">5. </w:t>
      </w:r>
      <w:r>
        <w:rPr>
          <w:spacing w:val="26"/>
          <w:sz w:val="16"/>
        </w:rPr>
        <w:t xml:space="preserve"> </w:t>
      </w:r>
      <w:bookmarkStart w:id="933" w:name="_bookmark18"/>
      <w:bookmarkEnd w:id="933"/>
      <w:r>
        <w:rPr>
          <w:sz w:val="16"/>
        </w:rPr>
        <w:t>Comparison</w:t>
      </w:r>
      <w:r>
        <w:rPr>
          <w:spacing w:val="13"/>
          <w:sz w:val="16"/>
        </w:rPr>
        <w:t xml:space="preserve"> </w:t>
      </w:r>
      <w:r>
        <w:rPr>
          <w:sz w:val="16"/>
        </w:rPr>
        <w:t>of</w:t>
      </w:r>
      <w:r>
        <w:rPr>
          <w:spacing w:val="13"/>
          <w:sz w:val="16"/>
        </w:rPr>
        <w:t xml:space="preserve"> </w:t>
      </w:r>
      <w:r>
        <w:rPr>
          <w:sz w:val="16"/>
        </w:rPr>
        <w:t>single</w:t>
      </w:r>
      <w:r>
        <w:rPr>
          <w:spacing w:val="12"/>
          <w:sz w:val="16"/>
        </w:rPr>
        <w:t xml:space="preserve"> </w:t>
      </w:r>
      <w:r>
        <w:rPr>
          <w:sz w:val="16"/>
        </w:rPr>
        <w:t>vertex</w:t>
      </w:r>
      <w:r>
        <w:rPr>
          <w:spacing w:val="13"/>
          <w:sz w:val="16"/>
        </w:rPr>
        <w:t xml:space="preserve"> </w:t>
      </w:r>
      <w:r>
        <w:rPr>
          <w:sz w:val="16"/>
        </w:rPr>
        <w:t>k-truss</w:t>
      </w:r>
      <w:r>
        <w:rPr>
          <w:spacing w:val="12"/>
          <w:sz w:val="16"/>
        </w:rPr>
        <w:t xml:space="preserve"> </w:t>
      </w:r>
      <w:r>
        <w:rPr>
          <w:sz w:val="16"/>
        </w:rPr>
        <w:t>community</w:t>
      </w:r>
      <w:r>
        <w:rPr>
          <w:spacing w:val="13"/>
          <w:sz w:val="16"/>
        </w:rPr>
        <w:t xml:space="preserve"> </w:t>
      </w:r>
      <w:r>
        <w:rPr>
          <w:sz w:val="16"/>
        </w:rPr>
        <w:t>search</w:t>
      </w:r>
      <w:r>
        <w:rPr>
          <w:spacing w:val="13"/>
          <w:sz w:val="16"/>
        </w:rPr>
        <w:t xml:space="preserve"> </w:t>
      </w:r>
      <w:r>
        <w:rPr>
          <w:sz w:val="16"/>
        </w:rPr>
        <w:t>of</w:t>
      </w:r>
      <w:r>
        <w:rPr>
          <w:spacing w:val="12"/>
          <w:sz w:val="16"/>
        </w:rPr>
        <w:t xml:space="preserve"> </w:t>
      </w:r>
      <w:r>
        <w:rPr>
          <w:sz w:val="16"/>
        </w:rPr>
        <w:t>the</w:t>
      </w:r>
      <w:r>
        <w:rPr>
          <w:spacing w:val="13"/>
          <w:sz w:val="16"/>
        </w:rPr>
        <w:t xml:space="preserve"> </w:t>
      </w:r>
      <w:r>
        <w:rPr>
          <w:sz w:val="16"/>
        </w:rPr>
        <w:t>2-level</w:t>
      </w:r>
      <w:r>
        <w:rPr>
          <w:spacing w:val="12"/>
          <w:sz w:val="16"/>
        </w:rPr>
        <w:t xml:space="preserve"> </w:t>
      </w:r>
      <w:r>
        <w:rPr>
          <w:sz w:val="16"/>
        </w:rPr>
        <w:t>index,</w:t>
      </w:r>
      <w:r>
        <w:rPr>
          <w:spacing w:val="13"/>
          <w:sz w:val="16"/>
        </w:rPr>
        <w:t xml:space="preserve"> </w:t>
      </w:r>
      <w:r>
        <w:rPr>
          <w:sz w:val="16"/>
        </w:rPr>
        <w:t>the</w:t>
      </w:r>
      <w:r>
        <w:rPr>
          <w:spacing w:val="13"/>
          <w:sz w:val="16"/>
        </w:rPr>
        <w:t xml:space="preserve"> </w:t>
      </w:r>
      <w:r>
        <w:rPr>
          <w:sz w:val="16"/>
        </w:rPr>
        <w:t>TCP</w:t>
      </w:r>
      <w:r>
        <w:rPr>
          <w:spacing w:val="12"/>
          <w:sz w:val="16"/>
        </w:rPr>
        <w:t xml:space="preserve"> </w:t>
      </w:r>
      <w:r>
        <w:rPr>
          <w:sz w:val="16"/>
        </w:rPr>
        <w:t>index</w:t>
      </w:r>
      <w:r>
        <w:rPr>
          <w:spacing w:val="13"/>
          <w:sz w:val="16"/>
        </w:rPr>
        <w:t xml:space="preserve"> </w:t>
      </w:r>
      <w:r>
        <w:rPr>
          <w:sz w:val="16"/>
        </w:rPr>
        <w:t>and</w:t>
      </w:r>
      <w:r>
        <w:rPr>
          <w:spacing w:val="13"/>
          <w:sz w:val="16"/>
        </w:rPr>
        <w:t xml:space="preserve"> </w:t>
      </w:r>
      <w:r>
        <w:rPr>
          <w:sz w:val="16"/>
        </w:rPr>
        <w:t>the</w:t>
      </w:r>
      <w:r>
        <w:rPr>
          <w:spacing w:val="12"/>
          <w:sz w:val="16"/>
        </w:rPr>
        <w:t xml:space="preserve"> </w:t>
      </w:r>
      <w:r>
        <w:rPr>
          <w:sz w:val="16"/>
        </w:rPr>
        <w:t>Equitruss</w:t>
      </w:r>
      <w:r>
        <w:rPr>
          <w:spacing w:val="13"/>
          <w:sz w:val="16"/>
        </w:rPr>
        <w:t xml:space="preserve"> </w:t>
      </w:r>
      <w:r>
        <w:rPr>
          <w:sz w:val="16"/>
        </w:rPr>
        <w:t>index.</w:t>
      </w:r>
    </w:p>
    <w:p w14:paraId="12232616" w14:textId="77777777" w:rsidR="00187908" w:rsidRDefault="00187908">
      <w:pPr>
        <w:pStyle w:val="BodyText"/>
        <w:spacing w:before="7"/>
        <w:rPr>
          <w:sz w:val="18"/>
        </w:rPr>
      </w:pPr>
    </w:p>
    <w:p w14:paraId="6978CCDE" w14:textId="77777777" w:rsidR="00187908" w:rsidRDefault="00187908">
      <w:pPr>
        <w:rPr>
          <w:sz w:val="18"/>
        </w:rPr>
        <w:sectPr w:rsidR="00187908">
          <w:type w:val="continuous"/>
          <w:pgSz w:w="12240" w:h="15840"/>
          <w:pgMar w:top="900" w:right="0" w:bottom="280" w:left="820" w:header="720" w:footer="720" w:gutter="0"/>
          <w:cols w:space="720"/>
        </w:sectPr>
      </w:pPr>
    </w:p>
    <w:p w14:paraId="5A58474D" w14:textId="77777777" w:rsidR="00187908" w:rsidRDefault="00187908">
      <w:pPr>
        <w:pStyle w:val="BodyText"/>
        <w:spacing w:before="6"/>
        <w:rPr>
          <w:sz w:val="24"/>
        </w:rPr>
      </w:pPr>
    </w:p>
    <w:p w14:paraId="07B428F9" w14:textId="6799E8C7" w:rsidR="00187908" w:rsidRDefault="00F51443">
      <w:pPr>
        <w:jc w:val="right"/>
        <w:rPr>
          <w:sz w:val="14"/>
        </w:rPr>
      </w:pPr>
      <w:r>
        <w:rPr>
          <w:noProof/>
          <w:lang w:val="en-IN" w:eastAsia="en-IN" w:bidi="hi-IN"/>
        </w:rPr>
        <mc:AlternateContent>
          <mc:Choice Requires="wps">
            <w:drawing>
              <wp:anchor distT="0" distB="0" distL="114300" distR="114300" simplePos="0" relativeHeight="251821056" behindDoc="0" locked="0" layoutInCell="1" allowOverlap="1" wp14:anchorId="164D1606" wp14:editId="5AA42E87">
                <wp:simplePos x="0" y="0"/>
                <wp:positionH relativeFrom="page">
                  <wp:posOffset>756285</wp:posOffset>
                </wp:positionH>
                <wp:positionV relativeFrom="paragraph">
                  <wp:posOffset>51435</wp:posOffset>
                </wp:positionV>
                <wp:extent cx="151130" cy="787400"/>
                <wp:effectExtent l="0" t="0" r="0" b="0"/>
                <wp:wrapNone/>
                <wp:docPr id="135"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CE9A6"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4D1606" id="Text Box 134" o:spid="_x0000_s1172" type="#_x0000_t202" style="position:absolute;left:0;text-align:left;margin-left:59.55pt;margin-top:4.05pt;width:11.9pt;height:62pt;z-index:25182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5FStQ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" filled="f" stroked="f">
                <v:textbox style="layout-flow:vertical;mso-layout-flow-alt:bottom-to-top" inset="0,0,0,0">
                  <w:txbxContent>
                    <w:p w14:paraId="45ECE9A6"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25947D53" w14:textId="77777777" w:rsidR="00187908" w:rsidRDefault="00105EDE">
      <w:pPr>
        <w:spacing w:before="97"/>
        <w:ind w:left="408"/>
        <w:rPr>
          <w:b/>
          <w:sz w:val="19"/>
        </w:rPr>
      </w:pPr>
      <w:r>
        <w:br w:type="column"/>
      </w:r>
      <w:r>
        <w:rPr>
          <w:b/>
          <w:w w:val="105"/>
          <w:sz w:val="19"/>
        </w:rPr>
        <w:t>Skitter</w:t>
      </w:r>
    </w:p>
    <w:p w14:paraId="4C989AB7" w14:textId="77777777" w:rsidR="00187908" w:rsidRDefault="00105EDE">
      <w:pPr>
        <w:pStyle w:val="BodyText"/>
        <w:rPr>
          <w:b/>
          <w:sz w:val="26"/>
        </w:rPr>
      </w:pPr>
      <w:r>
        <w:br w:type="column"/>
      </w:r>
    </w:p>
    <w:p w14:paraId="157435DA" w14:textId="6BE3726A" w:rsidR="00187908" w:rsidRDefault="00F51443">
      <w:pPr>
        <w:spacing w:before="220"/>
        <w:jc w:val="right"/>
        <w:rPr>
          <w:sz w:val="14"/>
        </w:rPr>
      </w:pPr>
      <w:r>
        <w:rPr>
          <w:noProof/>
          <w:lang w:val="en-IN" w:eastAsia="en-IN" w:bidi="hi-IN"/>
        </w:rPr>
        <mc:AlternateContent>
          <mc:Choice Requires="wpg">
            <w:drawing>
              <wp:anchor distT="0" distB="0" distL="114300" distR="114300" simplePos="0" relativeHeight="251813888" behindDoc="0" locked="0" layoutInCell="1" allowOverlap="1" wp14:anchorId="2652AA77" wp14:editId="06B51496">
                <wp:simplePos x="0" y="0"/>
                <wp:positionH relativeFrom="page">
                  <wp:posOffset>1086485</wp:posOffset>
                </wp:positionH>
                <wp:positionV relativeFrom="paragraph">
                  <wp:posOffset>20320</wp:posOffset>
                </wp:positionV>
                <wp:extent cx="915670" cy="828040"/>
                <wp:effectExtent l="0" t="0" r="0" b="0"/>
                <wp:wrapNone/>
                <wp:docPr id="11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828040"/>
                          <a:chOff x="1711" y="32"/>
                          <a:chExt cx="1442" cy="1304"/>
                        </a:xfrm>
                      </wpg:grpSpPr>
                      <wps:wsp>
                        <wps:cNvPr id="112" name="AutoShape 133"/>
                        <wps:cNvSpPr>
                          <a:spLocks/>
                        </wps:cNvSpPr>
                        <wps:spPr bwMode="auto">
                          <a:xfrm>
                            <a:off x="7780" y="4634"/>
                            <a:ext cx="6100" cy="5820"/>
                          </a:xfrm>
                          <a:custGeom>
                            <a:avLst/>
                            <a:gdLst>
                              <a:gd name="T0" fmla="+- 0 1751 7780"/>
                              <a:gd name="T1" fmla="*/ T0 w 6100"/>
                              <a:gd name="T2" fmla="+- 0 1333 4634"/>
                              <a:gd name="T3" fmla="*/ 1333 h 5820"/>
                              <a:gd name="T4" fmla="+- 0 3112 7780"/>
                              <a:gd name="T5" fmla="*/ T4 w 6100"/>
                              <a:gd name="T6" fmla="+- 0 1333 4634"/>
                              <a:gd name="T7" fmla="*/ 1333 h 5820"/>
                              <a:gd name="T8" fmla="+- 0 1751 7780"/>
                              <a:gd name="T9" fmla="*/ T8 w 6100"/>
                              <a:gd name="T10" fmla="+- 0 1333 4634"/>
                              <a:gd name="T11" fmla="*/ 1333 h 5820"/>
                              <a:gd name="T12" fmla="+- 0 1751 7780"/>
                              <a:gd name="T13" fmla="*/ T12 w 6100"/>
                              <a:gd name="T14" fmla="+- 0 1320 4634"/>
                              <a:gd name="T15" fmla="*/ 1320 h 5820"/>
                              <a:gd name="T16" fmla="+- 0 2054 7780"/>
                              <a:gd name="T17" fmla="*/ T16 w 6100"/>
                              <a:gd name="T18" fmla="+- 0 1333 4634"/>
                              <a:gd name="T19" fmla="*/ 1333 h 5820"/>
                              <a:gd name="T20" fmla="+- 0 2054 7780"/>
                              <a:gd name="T21" fmla="*/ T20 w 6100"/>
                              <a:gd name="T22" fmla="+- 0 1320 4634"/>
                              <a:gd name="T23" fmla="*/ 1320 h 5820"/>
                              <a:gd name="T24" fmla="+- 0 2356 7780"/>
                              <a:gd name="T25" fmla="*/ T24 w 6100"/>
                              <a:gd name="T26" fmla="+- 0 1333 4634"/>
                              <a:gd name="T27" fmla="*/ 1333 h 5820"/>
                              <a:gd name="T28" fmla="+- 0 2356 7780"/>
                              <a:gd name="T29" fmla="*/ T28 w 6100"/>
                              <a:gd name="T30" fmla="+- 0 1320 4634"/>
                              <a:gd name="T31" fmla="*/ 1320 h 5820"/>
                              <a:gd name="T32" fmla="+- 0 2659 7780"/>
                              <a:gd name="T33" fmla="*/ T32 w 6100"/>
                              <a:gd name="T34" fmla="+- 0 1333 4634"/>
                              <a:gd name="T35" fmla="*/ 1333 h 5820"/>
                              <a:gd name="T36" fmla="+- 0 2659 7780"/>
                              <a:gd name="T37" fmla="*/ T36 w 6100"/>
                              <a:gd name="T38" fmla="+- 0 1320 4634"/>
                              <a:gd name="T39" fmla="*/ 1320 h 5820"/>
                              <a:gd name="T40" fmla="+- 0 2961 7780"/>
                              <a:gd name="T41" fmla="*/ T40 w 6100"/>
                              <a:gd name="T42" fmla="+- 0 1333 4634"/>
                              <a:gd name="T43" fmla="*/ 1333 h 5820"/>
                              <a:gd name="T44" fmla="+- 0 2961 7780"/>
                              <a:gd name="T45" fmla="*/ T44 w 6100"/>
                              <a:gd name="T46" fmla="+- 0 1320 4634"/>
                              <a:gd name="T47" fmla="*/ 1320 h 5820"/>
                              <a:gd name="T48" fmla="+- 0 1751 7780"/>
                              <a:gd name="T49" fmla="*/ T48 w 6100"/>
                              <a:gd name="T50" fmla="+- 0 35 4634"/>
                              <a:gd name="T51" fmla="*/ 35 h 5820"/>
                              <a:gd name="T52" fmla="+- 0 3112 7780"/>
                              <a:gd name="T53" fmla="*/ T52 w 6100"/>
                              <a:gd name="T54" fmla="+- 0 35 4634"/>
                              <a:gd name="T55" fmla="*/ 35 h 5820"/>
                              <a:gd name="T56" fmla="+- 0 1751 7780"/>
                              <a:gd name="T57" fmla="*/ T56 w 6100"/>
                              <a:gd name="T58" fmla="+- 0 35 4634"/>
                              <a:gd name="T59" fmla="*/ 35 h 5820"/>
                              <a:gd name="T60" fmla="+- 0 1751 7780"/>
                              <a:gd name="T61" fmla="*/ T60 w 6100"/>
                              <a:gd name="T62" fmla="+- 0 48 4634"/>
                              <a:gd name="T63" fmla="*/ 48 h 5820"/>
                              <a:gd name="T64" fmla="+- 0 2054 7780"/>
                              <a:gd name="T65" fmla="*/ T64 w 6100"/>
                              <a:gd name="T66" fmla="+- 0 35 4634"/>
                              <a:gd name="T67" fmla="*/ 35 h 5820"/>
                              <a:gd name="T68" fmla="+- 0 2054 7780"/>
                              <a:gd name="T69" fmla="*/ T68 w 6100"/>
                              <a:gd name="T70" fmla="+- 0 48 4634"/>
                              <a:gd name="T71" fmla="*/ 48 h 5820"/>
                              <a:gd name="T72" fmla="+- 0 2356 7780"/>
                              <a:gd name="T73" fmla="*/ T72 w 6100"/>
                              <a:gd name="T74" fmla="+- 0 35 4634"/>
                              <a:gd name="T75" fmla="*/ 35 h 5820"/>
                              <a:gd name="T76" fmla="+- 0 2356 7780"/>
                              <a:gd name="T77" fmla="*/ T76 w 6100"/>
                              <a:gd name="T78" fmla="+- 0 48 4634"/>
                              <a:gd name="T79" fmla="*/ 48 h 5820"/>
                              <a:gd name="T80" fmla="+- 0 2659 7780"/>
                              <a:gd name="T81" fmla="*/ T80 w 6100"/>
                              <a:gd name="T82" fmla="+- 0 35 4634"/>
                              <a:gd name="T83" fmla="*/ 35 h 5820"/>
                              <a:gd name="T84" fmla="+- 0 2659 7780"/>
                              <a:gd name="T85" fmla="*/ T84 w 6100"/>
                              <a:gd name="T86" fmla="+- 0 48 4634"/>
                              <a:gd name="T87" fmla="*/ 48 h 5820"/>
                              <a:gd name="T88" fmla="+- 0 2961 7780"/>
                              <a:gd name="T89" fmla="*/ T88 w 6100"/>
                              <a:gd name="T90" fmla="+- 0 35 4634"/>
                              <a:gd name="T91" fmla="*/ 35 h 5820"/>
                              <a:gd name="T92" fmla="+- 0 2961 7780"/>
                              <a:gd name="T93" fmla="*/ T92 w 6100"/>
                              <a:gd name="T94" fmla="+- 0 48 4634"/>
                              <a:gd name="T95" fmla="*/ 48 h 5820"/>
                              <a:gd name="T96" fmla="+- 0 1751 7780"/>
                              <a:gd name="T97" fmla="*/ T96 w 6100"/>
                              <a:gd name="T98" fmla="+- 0 1333 4634"/>
                              <a:gd name="T99" fmla="*/ 1333 h 5820"/>
                              <a:gd name="T100" fmla="+- 0 1751 7780"/>
                              <a:gd name="T101" fmla="*/ T100 w 6100"/>
                              <a:gd name="T102" fmla="+- 0 35 4634"/>
                              <a:gd name="T103" fmla="*/ 35 h 5820"/>
                              <a:gd name="T104" fmla="+- 0 3112 7780"/>
                              <a:gd name="T105" fmla="*/ T104 w 6100"/>
                              <a:gd name="T106" fmla="+- 0 1333 4634"/>
                              <a:gd name="T107" fmla="*/ 1333 h 5820"/>
                              <a:gd name="T108" fmla="+- 0 3112 7780"/>
                              <a:gd name="T109" fmla="*/ T108 w 6100"/>
                              <a:gd name="T110" fmla="+- 0 35 4634"/>
                              <a:gd name="T111" fmla="*/ 35 h 5820"/>
                              <a:gd name="T112" fmla="+- 0 1751 7780"/>
                              <a:gd name="T113" fmla="*/ T112 w 6100"/>
                              <a:gd name="T114" fmla="+- 0 110 4634"/>
                              <a:gd name="T115" fmla="*/ 110 h 5820"/>
                              <a:gd name="T116" fmla="+- 0 1765 7780"/>
                              <a:gd name="T117" fmla="*/ T116 w 6100"/>
                              <a:gd name="T118" fmla="+- 0 110 4634"/>
                              <a:gd name="T119" fmla="*/ 110 h 5820"/>
                              <a:gd name="T120" fmla="+- 0 3112 7780"/>
                              <a:gd name="T121" fmla="*/ T120 w 6100"/>
                              <a:gd name="T122" fmla="+- 0 110 4634"/>
                              <a:gd name="T123" fmla="*/ 110 h 5820"/>
                              <a:gd name="T124" fmla="+- 0 3099 7780"/>
                              <a:gd name="T125" fmla="*/ T124 w 6100"/>
                              <a:gd name="T126" fmla="+- 0 110 4634"/>
                              <a:gd name="T127" fmla="*/ 110 h 5820"/>
                              <a:gd name="T128" fmla="+- 0 1751 7780"/>
                              <a:gd name="T129" fmla="*/ T128 w 6100"/>
                              <a:gd name="T130" fmla="+- 0 1124 4634"/>
                              <a:gd name="T131" fmla="*/ 1124 h 5820"/>
                              <a:gd name="T132" fmla="+- 0 1758 7780"/>
                              <a:gd name="T133" fmla="*/ T132 w 6100"/>
                              <a:gd name="T134" fmla="+- 0 1124 4634"/>
                              <a:gd name="T135" fmla="*/ 1124 h 5820"/>
                              <a:gd name="T136" fmla="+- 0 1751 7780"/>
                              <a:gd name="T137" fmla="*/ T136 w 6100"/>
                              <a:gd name="T138" fmla="+- 0 871 4634"/>
                              <a:gd name="T139" fmla="*/ 871 h 5820"/>
                              <a:gd name="T140" fmla="+- 0 1758 7780"/>
                              <a:gd name="T141" fmla="*/ T140 w 6100"/>
                              <a:gd name="T142" fmla="+- 0 871 4634"/>
                              <a:gd name="T143" fmla="*/ 871 h 5820"/>
                              <a:gd name="T144" fmla="+- 0 1751 7780"/>
                              <a:gd name="T145" fmla="*/ T144 w 6100"/>
                              <a:gd name="T146" fmla="+- 0 617 4634"/>
                              <a:gd name="T147" fmla="*/ 617 h 5820"/>
                              <a:gd name="T148" fmla="+- 0 1758 7780"/>
                              <a:gd name="T149" fmla="*/ T148 w 6100"/>
                              <a:gd name="T150" fmla="+- 0 617 4634"/>
                              <a:gd name="T151" fmla="*/ 617 h 5820"/>
                              <a:gd name="T152" fmla="+- 0 1751 7780"/>
                              <a:gd name="T153" fmla="*/ T152 w 6100"/>
                              <a:gd name="T154" fmla="+- 0 363 4634"/>
                              <a:gd name="T155" fmla="*/ 363 h 5820"/>
                              <a:gd name="T156" fmla="+- 0 1758 7780"/>
                              <a:gd name="T157" fmla="*/ T156 w 6100"/>
                              <a:gd name="T158" fmla="+- 0 363 4634"/>
                              <a:gd name="T159" fmla="*/ 363 h 5820"/>
                              <a:gd name="T160" fmla="+- 0 1751 7780"/>
                              <a:gd name="T161" fmla="*/ T160 w 6100"/>
                              <a:gd name="T162" fmla="+- 0 110 4634"/>
                              <a:gd name="T163" fmla="*/ 110 h 5820"/>
                              <a:gd name="T164" fmla="+- 0 1758 7780"/>
                              <a:gd name="T165" fmla="*/ T164 w 6100"/>
                              <a:gd name="T166" fmla="+- 0 110 4634"/>
                              <a:gd name="T167" fmla="*/ 110 h 5820"/>
                              <a:gd name="T168" fmla="+- 0 3112 7780"/>
                              <a:gd name="T169" fmla="*/ T168 w 6100"/>
                              <a:gd name="T170" fmla="+- 0 1124 4634"/>
                              <a:gd name="T171" fmla="*/ 1124 h 5820"/>
                              <a:gd name="T172" fmla="+- 0 3106 7780"/>
                              <a:gd name="T173" fmla="*/ T172 w 6100"/>
                              <a:gd name="T174" fmla="+- 0 1124 4634"/>
                              <a:gd name="T175" fmla="*/ 1124 h 5820"/>
                              <a:gd name="T176" fmla="+- 0 3112 7780"/>
                              <a:gd name="T177" fmla="*/ T176 w 6100"/>
                              <a:gd name="T178" fmla="+- 0 871 4634"/>
                              <a:gd name="T179" fmla="*/ 871 h 5820"/>
                              <a:gd name="T180" fmla="+- 0 3106 7780"/>
                              <a:gd name="T181" fmla="*/ T180 w 6100"/>
                              <a:gd name="T182" fmla="+- 0 871 4634"/>
                              <a:gd name="T183" fmla="*/ 871 h 5820"/>
                              <a:gd name="T184" fmla="+- 0 3112 7780"/>
                              <a:gd name="T185" fmla="*/ T184 w 6100"/>
                              <a:gd name="T186" fmla="+- 0 617 4634"/>
                              <a:gd name="T187" fmla="*/ 617 h 5820"/>
                              <a:gd name="T188" fmla="+- 0 3106 7780"/>
                              <a:gd name="T189" fmla="*/ T188 w 6100"/>
                              <a:gd name="T190" fmla="+- 0 617 4634"/>
                              <a:gd name="T191" fmla="*/ 617 h 5820"/>
                              <a:gd name="T192" fmla="+- 0 3112 7780"/>
                              <a:gd name="T193" fmla="*/ T192 w 6100"/>
                              <a:gd name="T194" fmla="+- 0 363 4634"/>
                              <a:gd name="T195" fmla="*/ 363 h 5820"/>
                              <a:gd name="T196" fmla="+- 0 3106 7780"/>
                              <a:gd name="T197" fmla="*/ T196 w 6100"/>
                              <a:gd name="T198" fmla="+- 0 363 4634"/>
                              <a:gd name="T199" fmla="*/ 363 h 5820"/>
                              <a:gd name="T200" fmla="+- 0 3112 7780"/>
                              <a:gd name="T201" fmla="*/ T200 w 6100"/>
                              <a:gd name="T202" fmla="+- 0 110 4634"/>
                              <a:gd name="T203" fmla="*/ 110 h 5820"/>
                              <a:gd name="T204" fmla="+- 0 3106 7780"/>
                              <a:gd name="T205" fmla="*/ T204 w 6100"/>
                              <a:gd name="T206" fmla="+- 0 110 4634"/>
                              <a:gd name="T207" fmla="*/ 110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100" h="5820">
                                <a:moveTo>
                                  <a:pt x="-6029" y="-3301"/>
                                </a:moveTo>
                                <a:lnTo>
                                  <a:pt x="-4668" y="-3301"/>
                                </a:lnTo>
                                <a:moveTo>
                                  <a:pt x="-6029" y="-3301"/>
                                </a:moveTo>
                                <a:lnTo>
                                  <a:pt x="-6029" y="-3314"/>
                                </a:lnTo>
                                <a:moveTo>
                                  <a:pt x="-5726" y="-3301"/>
                                </a:moveTo>
                                <a:lnTo>
                                  <a:pt x="-5726" y="-3314"/>
                                </a:lnTo>
                                <a:moveTo>
                                  <a:pt x="-5424" y="-3301"/>
                                </a:moveTo>
                                <a:lnTo>
                                  <a:pt x="-5424" y="-3314"/>
                                </a:lnTo>
                                <a:moveTo>
                                  <a:pt x="-5121" y="-3301"/>
                                </a:moveTo>
                                <a:lnTo>
                                  <a:pt x="-5121" y="-3314"/>
                                </a:lnTo>
                                <a:moveTo>
                                  <a:pt x="-4819" y="-3301"/>
                                </a:moveTo>
                                <a:lnTo>
                                  <a:pt x="-4819" y="-3314"/>
                                </a:lnTo>
                                <a:moveTo>
                                  <a:pt x="-6029" y="-4599"/>
                                </a:moveTo>
                                <a:lnTo>
                                  <a:pt x="-4668" y="-4599"/>
                                </a:lnTo>
                                <a:moveTo>
                                  <a:pt x="-6029" y="-4599"/>
                                </a:moveTo>
                                <a:lnTo>
                                  <a:pt x="-6029" y="-4586"/>
                                </a:lnTo>
                                <a:moveTo>
                                  <a:pt x="-5726" y="-4599"/>
                                </a:moveTo>
                                <a:lnTo>
                                  <a:pt x="-5726" y="-4586"/>
                                </a:lnTo>
                                <a:moveTo>
                                  <a:pt x="-5424" y="-4599"/>
                                </a:moveTo>
                                <a:lnTo>
                                  <a:pt x="-5424" y="-4586"/>
                                </a:lnTo>
                                <a:moveTo>
                                  <a:pt x="-5121" y="-4599"/>
                                </a:moveTo>
                                <a:lnTo>
                                  <a:pt x="-5121" y="-4586"/>
                                </a:lnTo>
                                <a:moveTo>
                                  <a:pt x="-4819" y="-4599"/>
                                </a:moveTo>
                                <a:lnTo>
                                  <a:pt x="-4819" y="-4586"/>
                                </a:lnTo>
                                <a:moveTo>
                                  <a:pt x="-6029" y="-3301"/>
                                </a:moveTo>
                                <a:lnTo>
                                  <a:pt x="-6029" y="-4599"/>
                                </a:lnTo>
                                <a:moveTo>
                                  <a:pt x="-4668" y="-3301"/>
                                </a:moveTo>
                                <a:lnTo>
                                  <a:pt x="-4668" y="-4599"/>
                                </a:lnTo>
                                <a:moveTo>
                                  <a:pt x="-6029" y="-4524"/>
                                </a:moveTo>
                                <a:lnTo>
                                  <a:pt x="-6015" y="-4524"/>
                                </a:lnTo>
                                <a:moveTo>
                                  <a:pt x="-4668" y="-4524"/>
                                </a:moveTo>
                                <a:lnTo>
                                  <a:pt x="-4681" y="-4524"/>
                                </a:lnTo>
                                <a:moveTo>
                                  <a:pt x="-6029" y="-3510"/>
                                </a:moveTo>
                                <a:lnTo>
                                  <a:pt x="-6022" y="-3510"/>
                                </a:lnTo>
                                <a:moveTo>
                                  <a:pt x="-6029" y="-3763"/>
                                </a:moveTo>
                                <a:lnTo>
                                  <a:pt x="-6022" y="-3763"/>
                                </a:lnTo>
                                <a:moveTo>
                                  <a:pt x="-6029" y="-4017"/>
                                </a:moveTo>
                                <a:lnTo>
                                  <a:pt x="-6022" y="-4017"/>
                                </a:lnTo>
                                <a:moveTo>
                                  <a:pt x="-6029" y="-4271"/>
                                </a:moveTo>
                                <a:lnTo>
                                  <a:pt x="-6022" y="-4271"/>
                                </a:lnTo>
                                <a:moveTo>
                                  <a:pt x="-6029" y="-4524"/>
                                </a:moveTo>
                                <a:lnTo>
                                  <a:pt x="-6022" y="-4524"/>
                                </a:lnTo>
                                <a:moveTo>
                                  <a:pt x="-4668" y="-3510"/>
                                </a:moveTo>
                                <a:lnTo>
                                  <a:pt x="-4674" y="-3510"/>
                                </a:lnTo>
                                <a:moveTo>
                                  <a:pt x="-4668" y="-3763"/>
                                </a:moveTo>
                                <a:lnTo>
                                  <a:pt x="-4674" y="-3763"/>
                                </a:lnTo>
                                <a:moveTo>
                                  <a:pt x="-4668" y="-4017"/>
                                </a:moveTo>
                                <a:lnTo>
                                  <a:pt x="-4674" y="-4017"/>
                                </a:lnTo>
                                <a:moveTo>
                                  <a:pt x="-4668" y="-4271"/>
                                </a:moveTo>
                                <a:lnTo>
                                  <a:pt x="-4674" y="-4271"/>
                                </a:lnTo>
                                <a:moveTo>
                                  <a:pt x="-4668" y="-4524"/>
                                </a:moveTo>
                                <a:lnTo>
                                  <a:pt x="-4674" y="-4524"/>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32"/>
                        <wps:cNvSpPr>
                          <a:spLocks/>
                        </wps:cNvSpPr>
                        <wps:spPr bwMode="auto">
                          <a:xfrm>
                            <a:off x="1751" y="864"/>
                            <a:ext cx="1362" cy="348"/>
                          </a:xfrm>
                          <a:custGeom>
                            <a:avLst/>
                            <a:gdLst>
                              <a:gd name="T0" fmla="+- 0 1751 1751"/>
                              <a:gd name="T1" fmla="*/ T0 w 1362"/>
                              <a:gd name="T2" fmla="+- 0 1212 865"/>
                              <a:gd name="T3" fmla="*/ 1212 h 348"/>
                              <a:gd name="T4" fmla="+- 0 1903 1751"/>
                              <a:gd name="T5" fmla="*/ T4 w 1362"/>
                              <a:gd name="T6" fmla="+- 0 1208 865"/>
                              <a:gd name="T7" fmla="*/ 1208 h 348"/>
                              <a:gd name="T8" fmla="+- 0 2054 1751"/>
                              <a:gd name="T9" fmla="*/ T8 w 1362"/>
                              <a:gd name="T10" fmla="+- 0 1191 865"/>
                              <a:gd name="T11" fmla="*/ 1191 h 348"/>
                              <a:gd name="T12" fmla="+- 0 2205 1751"/>
                              <a:gd name="T13" fmla="*/ T12 w 1362"/>
                              <a:gd name="T14" fmla="+- 0 1189 865"/>
                              <a:gd name="T15" fmla="*/ 1189 h 348"/>
                              <a:gd name="T16" fmla="+- 0 2356 1751"/>
                              <a:gd name="T17" fmla="*/ T16 w 1362"/>
                              <a:gd name="T18" fmla="+- 0 1172 865"/>
                              <a:gd name="T19" fmla="*/ 1172 h 348"/>
                              <a:gd name="T20" fmla="+- 0 2507 1751"/>
                              <a:gd name="T21" fmla="*/ T20 w 1362"/>
                              <a:gd name="T22" fmla="+- 0 1153 865"/>
                              <a:gd name="T23" fmla="*/ 1153 h 348"/>
                              <a:gd name="T24" fmla="+- 0 2659 1751"/>
                              <a:gd name="T25" fmla="*/ T24 w 1362"/>
                              <a:gd name="T26" fmla="+- 0 1126 865"/>
                              <a:gd name="T27" fmla="*/ 1126 h 348"/>
                              <a:gd name="T28" fmla="+- 0 2810 1751"/>
                              <a:gd name="T29" fmla="*/ T28 w 1362"/>
                              <a:gd name="T30" fmla="+- 0 1110 865"/>
                              <a:gd name="T31" fmla="*/ 1110 h 348"/>
                              <a:gd name="T32" fmla="+- 0 2961 1751"/>
                              <a:gd name="T33" fmla="*/ T32 w 1362"/>
                              <a:gd name="T34" fmla="+- 0 1061 865"/>
                              <a:gd name="T35" fmla="*/ 1061 h 348"/>
                              <a:gd name="T36" fmla="+- 0 3112 1751"/>
                              <a:gd name="T37" fmla="*/ T36 w 1362"/>
                              <a:gd name="T38" fmla="+- 0 865 865"/>
                              <a:gd name="T39" fmla="*/ 865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2" h="348">
                                <a:moveTo>
                                  <a:pt x="0" y="347"/>
                                </a:moveTo>
                                <a:lnTo>
                                  <a:pt x="152" y="343"/>
                                </a:lnTo>
                                <a:lnTo>
                                  <a:pt x="303" y="326"/>
                                </a:lnTo>
                                <a:lnTo>
                                  <a:pt x="454" y="324"/>
                                </a:lnTo>
                                <a:lnTo>
                                  <a:pt x="605" y="307"/>
                                </a:lnTo>
                                <a:lnTo>
                                  <a:pt x="756" y="288"/>
                                </a:lnTo>
                                <a:lnTo>
                                  <a:pt x="908" y="261"/>
                                </a:lnTo>
                                <a:lnTo>
                                  <a:pt x="1059" y="245"/>
                                </a:lnTo>
                                <a:lnTo>
                                  <a:pt x="1210" y="196"/>
                                </a:lnTo>
                                <a:lnTo>
                                  <a:pt x="1361"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131"/>
                        <wps:cNvSpPr>
                          <a:spLocks/>
                        </wps:cNvSpPr>
                        <wps:spPr bwMode="auto">
                          <a:xfrm>
                            <a:off x="-140" y="11534"/>
                            <a:ext cx="280" cy="280"/>
                          </a:xfrm>
                          <a:custGeom>
                            <a:avLst/>
                            <a:gdLst>
                              <a:gd name="T0" fmla="+- 0 1751 -140"/>
                              <a:gd name="T1" fmla="*/ T0 w 280"/>
                              <a:gd name="T2" fmla="+- 0 1181 11534"/>
                              <a:gd name="T3" fmla="*/ 1181 h 280"/>
                              <a:gd name="T4" fmla="+- 0 1751 -140"/>
                              <a:gd name="T5" fmla="*/ T4 w 280"/>
                              <a:gd name="T6" fmla="+- 0 1243 11534"/>
                              <a:gd name="T7" fmla="*/ 1243 h 280"/>
                              <a:gd name="T8" fmla="+- 0 1720 -140"/>
                              <a:gd name="T9" fmla="*/ T8 w 280"/>
                              <a:gd name="T10" fmla="+- 0 1212 11534"/>
                              <a:gd name="T11" fmla="*/ 1212 h 280"/>
                              <a:gd name="T12" fmla="+- 0 1783 -140"/>
                              <a:gd name="T13" fmla="*/ T12 w 280"/>
                              <a:gd name="T14" fmla="+- 0 1212 11534"/>
                              <a:gd name="T15" fmla="*/ 1212 h 280"/>
                            </a:gdLst>
                            <a:ahLst/>
                            <a:cxnLst>
                              <a:cxn ang="0">
                                <a:pos x="T1" y="T3"/>
                              </a:cxn>
                              <a:cxn ang="0">
                                <a:pos x="T5" y="T7"/>
                              </a:cxn>
                              <a:cxn ang="0">
                                <a:pos x="T9" y="T11"/>
                              </a:cxn>
                              <a:cxn ang="0">
                                <a:pos x="T13" y="T15"/>
                              </a:cxn>
                            </a:cxnLst>
                            <a:rect l="0" t="0" r="r" b="b"/>
                            <a:pathLst>
                              <a:path w="280" h="280">
                                <a:moveTo>
                                  <a:pt x="1891" y="-10353"/>
                                </a:moveTo>
                                <a:lnTo>
                                  <a:pt x="1891" y="-10291"/>
                                </a:lnTo>
                                <a:moveTo>
                                  <a:pt x="1860" y="-10322"/>
                                </a:moveTo>
                                <a:lnTo>
                                  <a:pt x="1923" y="-1032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30"/>
                        <wps:cNvSpPr>
                          <a:spLocks/>
                        </wps:cNvSpPr>
                        <wps:spPr bwMode="auto">
                          <a:xfrm>
                            <a:off x="-140" y="11534"/>
                            <a:ext cx="280" cy="280"/>
                          </a:xfrm>
                          <a:custGeom>
                            <a:avLst/>
                            <a:gdLst>
                              <a:gd name="T0" fmla="+- 0 1903 -140"/>
                              <a:gd name="T1" fmla="*/ T0 w 280"/>
                              <a:gd name="T2" fmla="+- 0 1177 11534"/>
                              <a:gd name="T3" fmla="*/ 1177 h 280"/>
                              <a:gd name="T4" fmla="+- 0 1903 -140"/>
                              <a:gd name="T5" fmla="*/ T4 w 280"/>
                              <a:gd name="T6" fmla="+- 0 1239 11534"/>
                              <a:gd name="T7" fmla="*/ 1239 h 280"/>
                              <a:gd name="T8" fmla="+- 0 1871 -140"/>
                              <a:gd name="T9" fmla="*/ T8 w 280"/>
                              <a:gd name="T10" fmla="+- 0 1208 11534"/>
                              <a:gd name="T11" fmla="*/ 1208 h 280"/>
                              <a:gd name="T12" fmla="+- 0 1934 -140"/>
                              <a:gd name="T13" fmla="*/ T12 w 280"/>
                              <a:gd name="T14" fmla="+- 0 1208 11534"/>
                              <a:gd name="T15" fmla="*/ 1208 h 280"/>
                            </a:gdLst>
                            <a:ahLst/>
                            <a:cxnLst>
                              <a:cxn ang="0">
                                <a:pos x="T1" y="T3"/>
                              </a:cxn>
                              <a:cxn ang="0">
                                <a:pos x="T5" y="T7"/>
                              </a:cxn>
                              <a:cxn ang="0">
                                <a:pos x="T9" y="T11"/>
                              </a:cxn>
                              <a:cxn ang="0">
                                <a:pos x="T13" y="T15"/>
                              </a:cxn>
                            </a:cxnLst>
                            <a:rect l="0" t="0" r="r" b="b"/>
                            <a:pathLst>
                              <a:path w="280" h="280">
                                <a:moveTo>
                                  <a:pt x="2043" y="-10357"/>
                                </a:moveTo>
                                <a:lnTo>
                                  <a:pt x="2043" y="-10295"/>
                                </a:lnTo>
                                <a:moveTo>
                                  <a:pt x="2011" y="-10326"/>
                                </a:moveTo>
                                <a:lnTo>
                                  <a:pt x="2074" y="-1032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utoShape 129"/>
                        <wps:cNvSpPr>
                          <a:spLocks/>
                        </wps:cNvSpPr>
                        <wps:spPr bwMode="auto">
                          <a:xfrm>
                            <a:off x="-140" y="11534"/>
                            <a:ext cx="280" cy="280"/>
                          </a:xfrm>
                          <a:custGeom>
                            <a:avLst/>
                            <a:gdLst>
                              <a:gd name="T0" fmla="+- 0 2054 -140"/>
                              <a:gd name="T1" fmla="*/ T0 w 280"/>
                              <a:gd name="T2" fmla="+- 0 1160 11534"/>
                              <a:gd name="T3" fmla="*/ 1160 h 280"/>
                              <a:gd name="T4" fmla="+- 0 2054 -140"/>
                              <a:gd name="T5" fmla="*/ T4 w 280"/>
                              <a:gd name="T6" fmla="+- 0 1222 11534"/>
                              <a:gd name="T7" fmla="*/ 1222 h 280"/>
                              <a:gd name="T8" fmla="+- 0 2022 -140"/>
                              <a:gd name="T9" fmla="*/ T8 w 280"/>
                              <a:gd name="T10" fmla="+- 0 1191 11534"/>
                              <a:gd name="T11" fmla="*/ 1191 h 280"/>
                              <a:gd name="T12" fmla="+- 0 2085 -140"/>
                              <a:gd name="T13" fmla="*/ T12 w 280"/>
                              <a:gd name="T14" fmla="+- 0 1191 11534"/>
                              <a:gd name="T15" fmla="*/ 1191 h 280"/>
                            </a:gdLst>
                            <a:ahLst/>
                            <a:cxnLst>
                              <a:cxn ang="0">
                                <a:pos x="T1" y="T3"/>
                              </a:cxn>
                              <a:cxn ang="0">
                                <a:pos x="T5" y="T7"/>
                              </a:cxn>
                              <a:cxn ang="0">
                                <a:pos x="T9" y="T11"/>
                              </a:cxn>
                              <a:cxn ang="0">
                                <a:pos x="T13" y="T15"/>
                              </a:cxn>
                            </a:cxnLst>
                            <a:rect l="0" t="0" r="r" b="b"/>
                            <a:pathLst>
                              <a:path w="280" h="280">
                                <a:moveTo>
                                  <a:pt x="2194" y="-10374"/>
                                </a:moveTo>
                                <a:lnTo>
                                  <a:pt x="2194" y="-10312"/>
                                </a:lnTo>
                                <a:moveTo>
                                  <a:pt x="2162" y="-10343"/>
                                </a:moveTo>
                                <a:lnTo>
                                  <a:pt x="2225" y="-1034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28"/>
                        <wps:cNvSpPr>
                          <a:spLocks/>
                        </wps:cNvSpPr>
                        <wps:spPr bwMode="auto">
                          <a:xfrm>
                            <a:off x="-140" y="11534"/>
                            <a:ext cx="280" cy="280"/>
                          </a:xfrm>
                          <a:custGeom>
                            <a:avLst/>
                            <a:gdLst>
                              <a:gd name="T0" fmla="+- 0 2205 -140"/>
                              <a:gd name="T1" fmla="*/ T0 w 280"/>
                              <a:gd name="T2" fmla="+- 0 1157 11534"/>
                              <a:gd name="T3" fmla="*/ 1157 h 280"/>
                              <a:gd name="T4" fmla="+- 0 2205 -140"/>
                              <a:gd name="T5" fmla="*/ T4 w 280"/>
                              <a:gd name="T6" fmla="+- 0 1220 11534"/>
                              <a:gd name="T7" fmla="*/ 1220 h 280"/>
                              <a:gd name="T8" fmla="+- 0 2174 -140"/>
                              <a:gd name="T9" fmla="*/ T8 w 280"/>
                              <a:gd name="T10" fmla="+- 0 1189 11534"/>
                              <a:gd name="T11" fmla="*/ 1189 h 280"/>
                              <a:gd name="T12" fmla="+- 0 2236 -140"/>
                              <a:gd name="T13" fmla="*/ T12 w 280"/>
                              <a:gd name="T14" fmla="+- 0 1189 11534"/>
                              <a:gd name="T15" fmla="*/ 1189 h 280"/>
                            </a:gdLst>
                            <a:ahLst/>
                            <a:cxnLst>
                              <a:cxn ang="0">
                                <a:pos x="T1" y="T3"/>
                              </a:cxn>
                              <a:cxn ang="0">
                                <a:pos x="T5" y="T7"/>
                              </a:cxn>
                              <a:cxn ang="0">
                                <a:pos x="T9" y="T11"/>
                              </a:cxn>
                              <a:cxn ang="0">
                                <a:pos x="T13" y="T15"/>
                              </a:cxn>
                            </a:cxnLst>
                            <a:rect l="0" t="0" r="r" b="b"/>
                            <a:pathLst>
                              <a:path w="280" h="280">
                                <a:moveTo>
                                  <a:pt x="2345" y="-10377"/>
                                </a:moveTo>
                                <a:lnTo>
                                  <a:pt x="2345" y="-10314"/>
                                </a:lnTo>
                                <a:moveTo>
                                  <a:pt x="2314" y="-10345"/>
                                </a:moveTo>
                                <a:lnTo>
                                  <a:pt x="2376" y="-1034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127"/>
                        <wps:cNvSpPr>
                          <a:spLocks/>
                        </wps:cNvSpPr>
                        <wps:spPr bwMode="auto">
                          <a:xfrm>
                            <a:off x="-140" y="11534"/>
                            <a:ext cx="280" cy="280"/>
                          </a:xfrm>
                          <a:custGeom>
                            <a:avLst/>
                            <a:gdLst>
                              <a:gd name="T0" fmla="+- 0 2356 -140"/>
                              <a:gd name="T1" fmla="*/ T0 w 280"/>
                              <a:gd name="T2" fmla="+- 0 1141 11534"/>
                              <a:gd name="T3" fmla="*/ 1141 h 280"/>
                              <a:gd name="T4" fmla="+- 0 2356 -140"/>
                              <a:gd name="T5" fmla="*/ T4 w 280"/>
                              <a:gd name="T6" fmla="+- 0 1204 11534"/>
                              <a:gd name="T7" fmla="*/ 1204 h 280"/>
                              <a:gd name="T8" fmla="+- 0 2325 -140"/>
                              <a:gd name="T9" fmla="*/ T8 w 280"/>
                              <a:gd name="T10" fmla="+- 0 1172 11534"/>
                              <a:gd name="T11" fmla="*/ 1172 h 280"/>
                              <a:gd name="T12" fmla="+- 0 2387 -140"/>
                              <a:gd name="T13" fmla="*/ T12 w 280"/>
                              <a:gd name="T14" fmla="+- 0 1172 11534"/>
                              <a:gd name="T15" fmla="*/ 1172 h 280"/>
                            </a:gdLst>
                            <a:ahLst/>
                            <a:cxnLst>
                              <a:cxn ang="0">
                                <a:pos x="T1" y="T3"/>
                              </a:cxn>
                              <a:cxn ang="0">
                                <a:pos x="T5" y="T7"/>
                              </a:cxn>
                              <a:cxn ang="0">
                                <a:pos x="T9" y="T11"/>
                              </a:cxn>
                              <a:cxn ang="0">
                                <a:pos x="T13" y="T15"/>
                              </a:cxn>
                            </a:cxnLst>
                            <a:rect l="0" t="0" r="r" b="b"/>
                            <a:pathLst>
                              <a:path w="280" h="280">
                                <a:moveTo>
                                  <a:pt x="2496" y="-10393"/>
                                </a:moveTo>
                                <a:lnTo>
                                  <a:pt x="2496" y="-10330"/>
                                </a:lnTo>
                                <a:moveTo>
                                  <a:pt x="2465" y="-10362"/>
                                </a:moveTo>
                                <a:lnTo>
                                  <a:pt x="2527" y="-1036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126"/>
                        <wps:cNvSpPr>
                          <a:spLocks/>
                        </wps:cNvSpPr>
                        <wps:spPr bwMode="auto">
                          <a:xfrm>
                            <a:off x="-140" y="11534"/>
                            <a:ext cx="280" cy="280"/>
                          </a:xfrm>
                          <a:custGeom>
                            <a:avLst/>
                            <a:gdLst>
                              <a:gd name="T0" fmla="+- 0 2507 -140"/>
                              <a:gd name="T1" fmla="*/ T0 w 280"/>
                              <a:gd name="T2" fmla="+- 0 1122 11534"/>
                              <a:gd name="T3" fmla="*/ 1122 h 280"/>
                              <a:gd name="T4" fmla="+- 0 2507 -140"/>
                              <a:gd name="T5" fmla="*/ T4 w 280"/>
                              <a:gd name="T6" fmla="+- 0 1184 11534"/>
                              <a:gd name="T7" fmla="*/ 1184 h 280"/>
                              <a:gd name="T8" fmla="+- 0 2476 -140"/>
                              <a:gd name="T9" fmla="*/ T8 w 280"/>
                              <a:gd name="T10" fmla="+- 0 1153 11534"/>
                              <a:gd name="T11" fmla="*/ 1153 h 280"/>
                              <a:gd name="T12" fmla="+- 0 2539 -140"/>
                              <a:gd name="T13" fmla="*/ T12 w 280"/>
                              <a:gd name="T14" fmla="+- 0 1153 11534"/>
                              <a:gd name="T15" fmla="*/ 1153 h 280"/>
                            </a:gdLst>
                            <a:ahLst/>
                            <a:cxnLst>
                              <a:cxn ang="0">
                                <a:pos x="T1" y="T3"/>
                              </a:cxn>
                              <a:cxn ang="0">
                                <a:pos x="T5" y="T7"/>
                              </a:cxn>
                              <a:cxn ang="0">
                                <a:pos x="T9" y="T11"/>
                              </a:cxn>
                              <a:cxn ang="0">
                                <a:pos x="T13" y="T15"/>
                              </a:cxn>
                            </a:cxnLst>
                            <a:rect l="0" t="0" r="r" b="b"/>
                            <a:pathLst>
                              <a:path w="280" h="280">
                                <a:moveTo>
                                  <a:pt x="2647" y="-10412"/>
                                </a:moveTo>
                                <a:lnTo>
                                  <a:pt x="2647" y="-10350"/>
                                </a:lnTo>
                                <a:moveTo>
                                  <a:pt x="2616" y="-10381"/>
                                </a:moveTo>
                                <a:lnTo>
                                  <a:pt x="2679" y="-1038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utoShape 125"/>
                        <wps:cNvSpPr>
                          <a:spLocks/>
                        </wps:cNvSpPr>
                        <wps:spPr bwMode="auto">
                          <a:xfrm>
                            <a:off x="-140" y="11534"/>
                            <a:ext cx="280" cy="280"/>
                          </a:xfrm>
                          <a:custGeom>
                            <a:avLst/>
                            <a:gdLst>
                              <a:gd name="T0" fmla="+- 0 2659 -140"/>
                              <a:gd name="T1" fmla="*/ T0 w 280"/>
                              <a:gd name="T2" fmla="+- 0 1094 11534"/>
                              <a:gd name="T3" fmla="*/ 1094 h 280"/>
                              <a:gd name="T4" fmla="+- 0 2659 -140"/>
                              <a:gd name="T5" fmla="*/ T4 w 280"/>
                              <a:gd name="T6" fmla="+- 0 1157 11534"/>
                              <a:gd name="T7" fmla="*/ 1157 h 280"/>
                              <a:gd name="T8" fmla="+- 0 2627 -140"/>
                              <a:gd name="T9" fmla="*/ T8 w 280"/>
                              <a:gd name="T10" fmla="+- 0 1126 11534"/>
                              <a:gd name="T11" fmla="*/ 1126 h 280"/>
                              <a:gd name="T12" fmla="+- 0 2690 -140"/>
                              <a:gd name="T13" fmla="*/ T12 w 280"/>
                              <a:gd name="T14" fmla="+- 0 1126 11534"/>
                              <a:gd name="T15" fmla="*/ 1126 h 280"/>
                            </a:gdLst>
                            <a:ahLst/>
                            <a:cxnLst>
                              <a:cxn ang="0">
                                <a:pos x="T1" y="T3"/>
                              </a:cxn>
                              <a:cxn ang="0">
                                <a:pos x="T5" y="T7"/>
                              </a:cxn>
                              <a:cxn ang="0">
                                <a:pos x="T9" y="T11"/>
                              </a:cxn>
                              <a:cxn ang="0">
                                <a:pos x="T13" y="T15"/>
                              </a:cxn>
                            </a:cxnLst>
                            <a:rect l="0" t="0" r="r" b="b"/>
                            <a:pathLst>
                              <a:path w="280" h="280">
                                <a:moveTo>
                                  <a:pt x="2799" y="-10440"/>
                                </a:moveTo>
                                <a:lnTo>
                                  <a:pt x="2799" y="-10377"/>
                                </a:lnTo>
                                <a:moveTo>
                                  <a:pt x="2767" y="-10408"/>
                                </a:moveTo>
                                <a:lnTo>
                                  <a:pt x="2830" y="-1040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AutoShape 124"/>
                        <wps:cNvSpPr>
                          <a:spLocks/>
                        </wps:cNvSpPr>
                        <wps:spPr bwMode="auto">
                          <a:xfrm>
                            <a:off x="-140" y="11534"/>
                            <a:ext cx="280" cy="280"/>
                          </a:xfrm>
                          <a:custGeom>
                            <a:avLst/>
                            <a:gdLst>
                              <a:gd name="T0" fmla="+- 0 2810 -140"/>
                              <a:gd name="T1" fmla="*/ T0 w 280"/>
                              <a:gd name="T2" fmla="+- 0 1078 11534"/>
                              <a:gd name="T3" fmla="*/ 1078 h 280"/>
                              <a:gd name="T4" fmla="+- 0 2810 -140"/>
                              <a:gd name="T5" fmla="*/ T4 w 280"/>
                              <a:gd name="T6" fmla="+- 0 1141 11534"/>
                              <a:gd name="T7" fmla="*/ 1141 h 280"/>
                              <a:gd name="T8" fmla="+- 0 2779 -140"/>
                              <a:gd name="T9" fmla="*/ T8 w 280"/>
                              <a:gd name="T10" fmla="+- 0 1110 11534"/>
                              <a:gd name="T11" fmla="*/ 1110 h 280"/>
                              <a:gd name="T12" fmla="+- 0 2841 -140"/>
                              <a:gd name="T13" fmla="*/ T12 w 280"/>
                              <a:gd name="T14" fmla="+- 0 1110 11534"/>
                              <a:gd name="T15" fmla="*/ 1110 h 280"/>
                            </a:gdLst>
                            <a:ahLst/>
                            <a:cxnLst>
                              <a:cxn ang="0">
                                <a:pos x="T1" y="T3"/>
                              </a:cxn>
                              <a:cxn ang="0">
                                <a:pos x="T5" y="T7"/>
                              </a:cxn>
                              <a:cxn ang="0">
                                <a:pos x="T9" y="T11"/>
                              </a:cxn>
                              <a:cxn ang="0">
                                <a:pos x="T13" y="T15"/>
                              </a:cxn>
                            </a:cxnLst>
                            <a:rect l="0" t="0" r="r" b="b"/>
                            <a:pathLst>
                              <a:path w="280" h="280">
                                <a:moveTo>
                                  <a:pt x="2950" y="-10456"/>
                                </a:moveTo>
                                <a:lnTo>
                                  <a:pt x="2950" y="-10393"/>
                                </a:lnTo>
                                <a:moveTo>
                                  <a:pt x="2919" y="-10424"/>
                                </a:moveTo>
                                <a:lnTo>
                                  <a:pt x="2981" y="-1042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123"/>
                        <wps:cNvSpPr>
                          <a:spLocks/>
                        </wps:cNvSpPr>
                        <wps:spPr bwMode="auto">
                          <a:xfrm>
                            <a:off x="-140" y="11534"/>
                            <a:ext cx="280" cy="280"/>
                          </a:xfrm>
                          <a:custGeom>
                            <a:avLst/>
                            <a:gdLst>
                              <a:gd name="T0" fmla="+- 0 2961 -140"/>
                              <a:gd name="T1" fmla="*/ T0 w 280"/>
                              <a:gd name="T2" fmla="+- 0 1030 11534"/>
                              <a:gd name="T3" fmla="*/ 1030 h 280"/>
                              <a:gd name="T4" fmla="+- 0 2961 -140"/>
                              <a:gd name="T5" fmla="*/ T4 w 280"/>
                              <a:gd name="T6" fmla="+- 0 1093 11534"/>
                              <a:gd name="T7" fmla="*/ 1093 h 280"/>
                              <a:gd name="T8" fmla="+- 0 2930 -140"/>
                              <a:gd name="T9" fmla="*/ T8 w 280"/>
                              <a:gd name="T10" fmla="+- 0 1061 11534"/>
                              <a:gd name="T11" fmla="*/ 1061 h 280"/>
                              <a:gd name="T12" fmla="+- 0 2992 -140"/>
                              <a:gd name="T13" fmla="*/ T12 w 280"/>
                              <a:gd name="T14" fmla="+- 0 1061 11534"/>
                              <a:gd name="T15" fmla="*/ 1061 h 280"/>
                            </a:gdLst>
                            <a:ahLst/>
                            <a:cxnLst>
                              <a:cxn ang="0">
                                <a:pos x="T1" y="T3"/>
                              </a:cxn>
                              <a:cxn ang="0">
                                <a:pos x="T5" y="T7"/>
                              </a:cxn>
                              <a:cxn ang="0">
                                <a:pos x="T9" y="T11"/>
                              </a:cxn>
                              <a:cxn ang="0">
                                <a:pos x="T13" y="T15"/>
                              </a:cxn>
                            </a:cxnLst>
                            <a:rect l="0" t="0" r="r" b="b"/>
                            <a:pathLst>
                              <a:path w="280" h="280">
                                <a:moveTo>
                                  <a:pt x="3101" y="-10504"/>
                                </a:moveTo>
                                <a:lnTo>
                                  <a:pt x="3101" y="-10441"/>
                                </a:lnTo>
                                <a:moveTo>
                                  <a:pt x="3070" y="-10473"/>
                                </a:moveTo>
                                <a:lnTo>
                                  <a:pt x="3132" y="-1047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22"/>
                        <wps:cNvSpPr>
                          <a:spLocks/>
                        </wps:cNvSpPr>
                        <wps:spPr bwMode="auto">
                          <a:xfrm>
                            <a:off x="-140" y="11534"/>
                            <a:ext cx="280" cy="280"/>
                          </a:xfrm>
                          <a:custGeom>
                            <a:avLst/>
                            <a:gdLst>
                              <a:gd name="T0" fmla="+- 0 3112 -140"/>
                              <a:gd name="T1" fmla="*/ T0 w 280"/>
                              <a:gd name="T2" fmla="+- 0 833 11534"/>
                              <a:gd name="T3" fmla="*/ 833 h 280"/>
                              <a:gd name="T4" fmla="+- 0 3112 -140"/>
                              <a:gd name="T5" fmla="*/ T4 w 280"/>
                              <a:gd name="T6" fmla="+- 0 896 11534"/>
                              <a:gd name="T7" fmla="*/ 896 h 280"/>
                              <a:gd name="T8" fmla="+- 0 3081 -140"/>
                              <a:gd name="T9" fmla="*/ T8 w 280"/>
                              <a:gd name="T10" fmla="+- 0 865 11534"/>
                              <a:gd name="T11" fmla="*/ 865 h 280"/>
                              <a:gd name="T12" fmla="+- 0 3144 -140"/>
                              <a:gd name="T13" fmla="*/ T12 w 280"/>
                              <a:gd name="T14" fmla="+- 0 865 11534"/>
                              <a:gd name="T15" fmla="*/ 865 h 280"/>
                            </a:gdLst>
                            <a:ahLst/>
                            <a:cxnLst>
                              <a:cxn ang="0">
                                <a:pos x="T1" y="T3"/>
                              </a:cxn>
                              <a:cxn ang="0">
                                <a:pos x="T5" y="T7"/>
                              </a:cxn>
                              <a:cxn ang="0">
                                <a:pos x="T9" y="T11"/>
                              </a:cxn>
                              <a:cxn ang="0">
                                <a:pos x="T13" y="T15"/>
                              </a:cxn>
                            </a:cxnLst>
                            <a:rect l="0" t="0" r="r" b="b"/>
                            <a:pathLst>
                              <a:path w="280" h="280">
                                <a:moveTo>
                                  <a:pt x="3252" y="-10701"/>
                                </a:moveTo>
                                <a:lnTo>
                                  <a:pt x="3252" y="-10638"/>
                                </a:lnTo>
                                <a:moveTo>
                                  <a:pt x="3221" y="-10669"/>
                                </a:moveTo>
                                <a:lnTo>
                                  <a:pt x="3284" y="-1066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121"/>
                        <wps:cNvSpPr>
                          <a:spLocks/>
                        </wps:cNvSpPr>
                        <wps:spPr bwMode="auto">
                          <a:xfrm>
                            <a:off x="1751" y="155"/>
                            <a:ext cx="1362" cy="138"/>
                          </a:xfrm>
                          <a:custGeom>
                            <a:avLst/>
                            <a:gdLst>
                              <a:gd name="T0" fmla="+- 0 1751 1751"/>
                              <a:gd name="T1" fmla="*/ T0 w 1362"/>
                              <a:gd name="T2" fmla="+- 0 293 156"/>
                              <a:gd name="T3" fmla="*/ 293 h 138"/>
                              <a:gd name="T4" fmla="+- 0 1903 1751"/>
                              <a:gd name="T5" fmla="*/ T4 w 1362"/>
                              <a:gd name="T6" fmla="+- 0 290 156"/>
                              <a:gd name="T7" fmla="*/ 290 h 138"/>
                              <a:gd name="T8" fmla="+- 0 2054 1751"/>
                              <a:gd name="T9" fmla="*/ T8 w 1362"/>
                              <a:gd name="T10" fmla="+- 0 236 156"/>
                              <a:gd name="T11" fmla="*/ 236 h 138"/>
                              <a:gd name="T12" fmla="+- 0 2205 1751"/>
                              <a:gd name="T13" fmla="*/ T12 w 1362"/>
                              <a:gd name="T14" fmla="+- 0 270 156"/>
                              <a:gd name="T15" fmla="*/ 270 h 138"/>
                              <a:gd name="T16" fmla="+- 0 2356 1751"/>
                              <a:gd name="T17" fmla="*/ T16 w 1362"/>
                              <a:gd name="T18" fmla="+- 0 243 156"/>
                              <a:gd name="T19" fmla="*/ 243 h 138"/>
                              <a:gd name="T20" fmla="+- 0 2507 1751"/>
                              <a:gd name="T21" fmla="*/ T20 w 1362"/>
                              <a:gd name="T22" fmla="+- 0 189 156"/>
                              <a:gd name="T23" fmla="*/ 189 h 138"/>
                              <a:gd name="T24" fmla="+- 0 2659 1751"/>
                              <a:gd name="T25" fmla="*/ T24 w 1362"/>
                              <a:gd name="T26" fmla="+- 0 157 156"/>
                              <a:gd name="T27" fmla="*/ 157 h 138"/>
                              <a:gd name="T28" fmla="+- 0 2810 1751"/>
                              <a:gd name="T29" fmla="*/ T28 w 1362"/>
                              <a:gd name="T30" fmla="+- 0 214 156"/>
                              <a:gd name="T31" fmla="*/ 214 h 138"/>
                              <a:gd name="T32" fmla="+- 0 2961 1751"/>
                              <a:gd name="T33" fmla="*/ T32 w 1362"/>
                              <a:gd name="T34" fmla="+- 0 220 156"/>
                              <a:gd name="T35" fmla="*/ 220 h 138"/>
                              <a:gd name="T36" fmla="+- 0 3112 1751"/>
                              <a:gd name="T37" fmla="*/ T36 w 1362"/>
                              <a:gd name="T38" fmla="+- 0 156 156"/>
                              <a:gd name="T39" fmla="*/ 156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2" h="138">
                                <a:moveTo>
                                  <a:pt x="0" y="137"/>
                                </a:moveTo>
                                <a:lnTo>
                                  <a:pt x="152" y="134"/>
                                </a:lnTo>
                                <a:lnTo>
                                  <a:pt x="303" y="80"/>
                                </a:lnTo>
                                <a:lnTo>
                                  <a:pt x="454" y="114"/>
                                </a:lnTo>
                                <a:lnTo>
                                  <a:pt x="605" y="87"/>
                                </a:lnTo>
                                <a:lnTo>
                                  <a:pt x="756" y="33"/>
                                </a:lnTo>
                                <a:lnTo>
                                  <a:pt x="908" y="1"/>
                                </a:lnTo>
                                <a:lnTo>
                                  <a:pt x="1059" y="58"/>
                                </a:lnTo>
                                <a:lnTo>
                                  <a:pt x="1210" y="64"/>
                                </a:lnTo>
                                <a:lnTo>
                                  <a:pt x="1361" y="0"/>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0"/>
                        <wps:cNvSpPr>
                          <a:spLocks/>
                        </wps:cNvSpPr>
                        <wps:spPr bwMode="auto">
                          <a:xfrm>
                            <a:off x="1720" y="261"/>
                            <a:ext cx="63" cy="63"/>
                          </a:xfrm>
                          <a:custGeom>
                            <a:avLst/>
                            <a:gdLst>
                              <a:gd name="T0" fmla="+- 0 1783 1720"/>
                              <a:gd name="T1" fmla="*/ T0 w 63"/>
                              <a:gd name="T2" fmla="+- 0 293 262"/>
                              <a:gd name="T3" fmla="*/ 293 h 63"/>
                              <a:gd name="T4" fmla="+- 0 1780 1720"/>
                              <a:gd name="T5" fmla="*/ T4 w 63"/>
                              <a:gd name="T6" fmla="+- 0 281 262"/>
                              <a:gd name="T7" fmla="*/ 281 h 63"/>
                              <a:gd name="T8" fmla="+- 0 1773 1720"/>
                              <a:gd name="T9" fmla="*/ T8 w 63"/>
                              <a:gd name="T10" fmla="+- 0 271 262"/>
                              <a:gd name="T11" fmla="*/ 271 h 63"/>
                              <a:gd name="T12" fmla="+- 0 1763 1720"/>
                              <a:gd name="T13" fmla="*/ T12 w 63"/>
                              <a:gd name="T14" fmla="+- 0 264 262"/>
                              <a:gd name="T15" fmla="*/ 264 h 63"/>
                              <a:gd name="T16" fmla="+- 0 1751 1720"/>
                              <a:gd name="T17" fmla="*/ T16 w 63"/>
                              <a:gd name="T18" fmla="+- 0 262 262"/>
                              <a:gd name="T19" fmla="*/ 262 h 63"/>
                              <a:gd name="T20" fmla="+- 0 1739 1720"/>
                              <a:gd name="T21" fmla="*/ T20 w 63"/>
                              <a:gd name="T22" fmla="+- 0 264 262"/>
                              <a:gd name="T23" fmla="*/ 264 h 63"/>
                              <a:gd name="T24" fmla="+- 0 1729 1720"/>
                              <a:gd name="T25" fmla="*/ T24 w 63"/>
                              <a:gd name="T26" fmla="+- 0 271 262"/>
                              <a:gd name="T27" fmla="*/ 271 h 63"/>
                              <a:gd name="T28" fmla="+- 0 1722 1720"/>
                              <a:gd name="T29" fmla="*/ T28 w 63"/>
                              <a:gd name="T30" fmla="+- 0 281 262"/>
                              <a:gd name="T31" fmla="*/ 281 h 63"/>
                              <a:gd name="T32" fmla="+- 0 1720 1720"/>
                              <a:gd name="T33" fmla="*/ T32 w 63"/>
                              <a:gd name="T34" fmla="+- 0 293 262"/>
                              <a:gd name="T35" fmla="*/ 293 h 63"/>
                              <a:gd name="T36" fmla="+- 0 1722 1720"/>
                              <a:gd name="T37" fmla="*/ T36 w 63"/>
                              <a:gd name="T38" fmla="+- 0 305 262"/>
                              <a:gd name="T39" fmla="*/ 305 h 63"/>
                              <a:gd name="T40" fmla="+- 0 1729 1720"/>
                              <a:gd name="T41" fmla="*/ T40 w 63"/>
                              <a:gd name="T42" fmla="+- 0 315 262"/>
                              <a:gd name="T43" fmla="*/ 315 h 63"/>
                              <a:gd name="T44" fmla="+- 0 1739 1720"/>
                              <a:gd name="T45" fmla="*/ T44 w 63"/>
                              <a:gd name="T46" fmla="+- 0 322 262"/>
                              <a:gd name="T47" fmla="*/ 322 h 63"/>
                              <a:gd name="T48" fmla="+- 0 1751 1720"/>
                              <a:gd name="T49" fmla="*/ T48 w 63"/>
                              <a:gd name="T50" fmla="+- 0 324 262"/>
                              <a:gd name="T51" fmla="*/ 324 h 63"/>
                              <a:gd name="T52" fmla="+- 0 1763 1720"/>
                              <a:gd name="T53" fmla="*/ T52 w 63"/>
                              <a:gd name="T54" fmla="+- 0 322 262"/>
                              <a:gd name="T55" fmla="*/ 322 h 63"/>
                              <a:gd name="T56" fmla="+- 0 1773 1720"/>
                              <a:gd name="T57" fmla="*/ T56 w 63"/>
                              <a:gd name="T58" fmla="+- 0 315 262"/>
                              <a:gd name="T59" fmla="*/ 315 h 63"/>
                              <a:gd name="T60" fmla="+- 0 1780 1720"/>
                              <a:gd name="T61" fmla="*/ T60 w 63"/>
                              <a:gd name="T62" fmla="+- 0 305 262"/>
                              <a:gd name="T63" fmla="*/ 305 h 63"/>
                              <a:gd name="T64" fmla="+- 0 1783 1720"/>
                              <a:gd name="T65" fmla="*/ T64 w 63"/>
                              <a:gd name="T66" fmla="+- 0 293 262"/>
                              <a:gd name="T67" fmla="*/ 29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19"/>
                        <wps:cNvSpPr>
                          <a:spLocks/>
                        </wps:cNvSpPr>
                        <wps:spPr bwMode="auto">
                          <a:xfrm>
                            <a:off x="1871" y="258"/>
                            <a:ext cx="63" cy="63"/>
                          </a:xfrm>
                          <a:custGeom>
                            <a:avLst/>
                            <a:gdLst>
                              <a:gd name="T0" fmla="+- 0 1934 1871"/>
                              <a:gd name="T1" fmla="*/ T0 w 63"/>
                              <a:gd name="T2" fmla="+- 0 290 259"/>
                              <a:gd name="T3" fmla="*/ 290 h 63"/>
                              <a:gd name="T4" fmla="+- 0 1931 1871"/>
                              <a:gd name="T5" fmla="*/ T4 w 63"/>
                              <a:gd name="T6" fmla="+- 0 278 259"/>
                              <a:gd name="T7" fmla="*/ 278 h 63"/>
                              <a:gd name="T8" fmla="+- 0 1925 1871"/>
                              <a:gd name="T9" fmla="*/ T8 w 63"/>
                              <a:gd name="T10" fmla="+- 0 268 259"/>
                              <a:gd name="T11" fmla="*/ 268 h 63"/>
                              <a:gd name="T12" fmla="+- 0 1915 1871"/>
                              <a:gd name="T13" fmla="*/ T12 w 63"/>
                              <a:gd name="T14" fmla="+- 0 261 259"/>
                              <a:gd name="T15" fmla="*/ 261 h 63"/>
                              <a:gd name="T16" fmla="+- 0 1903 1871"/>
                              <a:gd name="T17" fmla="*/ T16 w 63"/>
                              <a:gd name="T18" fmla="+- 0 259 259"/>
                              <a:gd name="T19" fmla="*/ 259 h 63"/>
                              <a:gd name="T20" fmla="+- 0 1890 1871"/>
                              <a:gd name="T21" fmla="*/ T20 w 63"/>
                              <a:gd name="T22" fmla="+- 0 261 259"/>
                              <a:gd name="T23" fmla="*/ 261 h 63"/>
                              <a:gd name="T24" fmla="+- 0 1880 1871"/>
                              <a:gd name="T25" fmla="*/ T24 w 63"/>
                              <a:gd name="T26" fmla="+- 0 268 259"/>
                              <a:gd name="T27" fmla="*/ 268 h 63"/>
                              <a:gd name="T28" fmla="+- 0 1874 1871"/>
                              <a:gd name="T29" fmla="*/ T28 w 63"/>
                              <a:gd name="T30" fmla="+- 0 278 259"/>
                              <a:gd name="T31" fmla="*/ 278 h 63"/>
                              <a:gd name="T32" fmla="+- 0 1871 1871"/>
                              <a:gd name="T33" fmla="*/ T32 w 63"/>
                              <a:gd name="T34" fmla="+- 0 290 259"/>
                              <a:gd name="T35" fmla="*/ 290 h 63"/>
                              <a:gd name="T36" fmla="+- 0 1874 1871"/>
                              <a:gd name="T37" fmla="*/ T36 w 63"/>
                              <a:gd name="T38" fmla="+- 0 302 259"/>
                              <a:gd name="T39" fmla="*/ 302 h 63"/>
                              <a:gd name="T40" fmla="+- 0 1880 1871"/>
                              <a:gd name="T41" fmla="*/ T40 w 63"/>
                              <a:gd name="T42" fmla="+- 0 312 259"/>
                              <a:gd name="T43" fmla="*/ 312 h 63"/>
                              <a:gd name="T44" fmla="+- 0 1890 1871"/>
                              <a:gd name="T45" fmla="*/ T44 w 63"/>
                              <a:gd name="T46" fmla="+- 0 319 259"/>
                              <a:gd name="T47" fmla="*/ 319 h 63"/>
                              <a:gd name="T48" fmla="+- 0 1903 1871"/>
                              <a:gd name="T49" fmla="*/ T48 w 63"/>
                              <a:gd name="T50" fmla="+- 0 321 259"/>
                              <a:gd name="T51" fmla="*/ 321 h 63"/>
                              <a:gd name="T52" fmla="+- 0 1915 1871"/>
                              <a:gd name="T53" fmla="*/ T52 w 63"/>
                              <a:gd name="T54" fmla="+- 0 319 259"/>
                              <a:gd name="T55" fmla="*/ 319 h 63"/>
                              <a:gd name="T56" fmla="+- 0 1925 1871"/>
                              <a:gd name="T57" fmla="*/ T56 w 63"/>
                              <a:gd name="T58" fmla="+- 0 312 259"/>
                              <a:gd name="T59" fmla="*/ 312 h 63"/>
                              <a:gd name="T60" fmla="+- 0 1931 1871"/>
                              <a:gd name="T61" fmla="*/ T60 w 63"/>
                              <a:gd name="T62" fmla="+- 0 302 259"/>
                              <a:gd name="T63" fmla="*/ 302 h 63"/>
                              <a:gd name="T64" fmla="+- 0 1934 1871"/>
                              <a:gd name="T65" fmla="*/ T64 w 63"/>
                              <a:gd name="T66" fmla="+- 0 290 259"/>
                              <a:gd name="T67" fmla="*/ 29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18"/>
                        <wps:cNvSpPr>
                          <a:spLocks/>
                        </wps:cNvSpPr>
                        <wps:spPr bwMode="auto">
                          <a:xfrm>
                            <a:off x="2022" y="204"/>
                            <a:ext cx="63" cy="63"/>
                          </a:xfrm>
                          <a:custGeom>
                            <a:avLst/>
                            <a:gdLst>
                              <a:gd name="T0" fmla="+- 0 2085 2022"/>
                              <a:gd name="T1" fmla="*/ T0 w 63"/>
                              <a:gd name="T2" fmla="+- 0 236 204"/>
                              <a:gd name="T3" fmla="*/ 236 h 63"/>
                              <a:gd name="T4" fmla="+- 0 2083 2022"/>
                              <a:gd name="T5" fmla="*/ T4 w 63"/>
                              <a:gd name="T6" fmla="+- 0 223 204"/>
                              <a:gd name="T7" fmla="*/ 223 h 63"/>
                              <a:gd name="T8" fmla="+- 0 2076 2022"/>
                              <a:gd name="T9" fmla="*/ T8 w 63"/>
                              <a:gd name="T10" fmla="+- 0 214 204"/>
                              <a:gd name="T11" fmla="*/ 214 h 63"/>
                              <a:gd name="T12" fmla="+- 0 2066 2022"/>
                              <a:gd name="T13" fmla="*/ T12 w 63"/>
                              <a:gd name="T14" fmla="+- 0 207 204"/>
                              <a:gd name="T15" fmla="*/ 207 h 63"/>
                              <a:gd name="T16" fmla="+- 0 2054 2022"/>
                              <a:gd name="T17" fmla="*/ T16 w 63"/>
                              <a:gd name="T18" fmla="+- 0 204 204"/>
                              <a:gd name="T19" fmla="*/ 204 h 63"/>
                              <a:gd name="T20" fmla="+- 0 2042 2022"/>
                              <a:gd name="T21" fmla="*/ T20 w 63"/>
                              <a:gd name="T22" fmla="+- 0 207 204"/>
                              <a:gd name="T23" fmla="*/ 207 h 63"/>
                              <a:gd name="T24" fmla="+- 0 2032 2022"/>
                              <a:gd name="T25" fmla="*/ T24 w 63"/>
                              <a:gd name="T26" fmla="+- 0 214 204"/>
                              <a:gd name="T27" fmla="*/ 214 h 63"/>
                              <a:gd name="T28" fmla="+- 0 2025 2022"/>
                              <a:gd name="T29" fmla="*/ T28 w 63"/>
                              <a:gd name="T30" fmla="+- 0 223 204"/>
                              <a:gd name="T31" fmla="*/ 223 h 63"/>
                              <a:gd name="T32" fmla="+- 0 2022 2022"/>
                              <a:gd name="T33" fmla="*/ T32 w 63"/>
                              <a:gd name="T34" fmla="+- 0 236 204"/>
                              <a:gd name="T35" fmla="*/ 236 h 63"/>
                              <a:gd name="T36" fmla="+- 0 2025 2022"/>
                              <a:gd name="T37" fmla="*/ T36 w 63"/>
                              <a:gd name="T38" fmla="+- 0 248 204"/>
                              <a:gd name="T39" fmla="*/ 248 h 63"/>
                              <a:gd name="T40" fmla="+- 0 2032 2022"/>
                              <a:gd name="T41" fmla="*/ T40 w 63"/>
                              <a:gd name="T42" fmla="+- 0 258 204"/>
                              <a:gd name="T43" fmla="*/ 258 h 63"/>
                              <a:gd name="T44" fmla="+- 0 2042 2022"/>
                              <a:gd name="T45" fmla="*/ T44 w 63"/>
                              <a:gd name="T46" fmla="+- 0 264 204"/>
                              <a:gd name="T47" fmla="*/ 264 h 63"/>
                              <a:gd name="T48" fmla="+- 0 2054 2022"/>
                              <a:gd name="T49" fmla="*/ T48 w 63"/>
                              <a:gd name="T50" fmla="+- 0 267 204"/>
                              <a:gd name="T51" fmla="*/ 267 h 63"/>
                              <a:gd name="T52" fmla="+- 0 2066 2022"/>
                              <a:gd name="T53" fmla="*/ T52 w 63"/>
                              <a:gd name="T54" fmla="+- 0 264 204"/>
                              <a:gd name="T55" fmla="*/ 264 h 63"/>
                              <a:gd name="T56" fmla="+- 0 2076 2022"/>
                              <a:gd name="T57" fmla="*/ T56 w 63"/>
                              <a:gd name="T58" fmla="+- 0 258 204"/>
                              <a:gd name="T59" fmla="*/ 258 h 63"/>
                              <a:gd name="T60" fmla="+- 0 2083 2022"/>
                              <a:gd name="T61" fmla="*/ T60 w 63"/>
                              <a:gd name="T62" fmla="+- 0 248 204"/>
                              <a:gd name="T63" fmla="*/ 248 h 63"/>
                              <a:gd name="T64" fmla="+- 0 2085 2022"/>
                              <a:gd name="T65" fmla="*/ T64 w 63"/>
                              <a:gd name="T66" fmla="+- 0 236 204"/>
                              <a:gd name="T67" fmla="*/ 23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1" y="19"/>
                                </a:lnTo>
                                <a:lnTo>
                                  <a:pt x="54" y="10"/>
                                </a:lnTo>
                                <a:lnTo>
                                  <a:pt x="44" y="3"/>
                                </a:lnTo>
                                <a:lnTo>
                                  <a:pt x="32" y="0"/>
                                </a:lnTo>
                                <a:lnTo>
                                  <a:pt x="20" y="3"/>
                                </a:lnTo>
                                <a:lnTo>
                                  <a:pt x="10" y="10"/>
                                </a:lnTo>
                                <a:lnTo>
                                  <a:pt x="3" y="19"/>
                                </a:lnTo>
                                <a:lnTo>
                                  <a:pt x="0" y="32"/>
                                </a:lnTo>
                                <a:lnTo>
                                  <a:pt x="3" y="44"/>
                                </a:lnTo>
                                <a:lnTo>
                                  <a:pt x="10" y="54"/>
                                </a:lnTo>
                                <a:lnTo>
                                  <a:pt x="20" y="60"/>
                                </a:lnTo>
                                <a:lnTo>
                                  <a:pt x="32" y="63"/>
                                </a:lnTo>
                                <a:lnTo>
                                  <a:pt x="44" y="60"/>
                                </a:lnTo>
                                <a:lnTo>
                                  <a:pt x="54" y="54"/>
                                </a:lnTo>
                                <a:lnTo>
                                  <a:pt x="61"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117"/>
                        <wps:cNvSpPr>
                          <a:spLocks/>
                        </wps:cNvSpPr>
                        <wps:spPr bwMode="auto">
                          <a:xfrm>
                            <a:off x="2173" y="239"/>
                            <a:ext cx="63" cy="63"/>
                          </a:xfrm>
                          <a:custGeom>
                            <a:avLst/>
                            <a:gdLst>
                              <a:gd name="T0" fmla="+- 0 2236 2174"/>
                              <a:gd name="T1" fmla="*/ T0 w 63"/>
                              <a:gd name="T2" fmla="+- 0 270 239"/>
                              <a:gd name="T3" fmla="*/ 270 h 63"/>
                              <a:gd name="T4" fmla="+- 0 2234 2174"/>
                              <a:gd name="T5" fmla="*/ T4 w 63"/>
                              <a:gd name="T6" fmla="+- 0 258 239"/>
                              <a:gd name="T7" fmla="*/ 258 h 63"/>
                              <a:gd name="T8" fmla="+- 0 2227 2174"/>
                              <a:gd name="T9" fmla="*/ T8 w 63"/>
                              <a:gd name="T10" fmla="+- 0 248 239"/>
                              <a:gd name="T11" fmla="*/ 248 h 63"/>
                              <a:gd name="T12" fmla="+- 0 2217 2174"/>
                              <a:gd name="T13" fmla="*/ T12 w 63"/>
                              <a:gd name="T14" fmla="+- 0 242 239"/>
                              <a:gd name="T15" fmla="*/ 242 h 63"/>
                              <a:gd name="T16" fmla="+- 0 2205 2174"/>
                              <a:gd name="T17" fmla="*/ T16 w 63"/>
                              <a:gd name="T18" fmla="+- 0 239 239"/>
                              <a:gd name="T19" fmla="*/ 239 h 63"/>
                              <a:gd name="T20" fmla="+- 0 2193 2174"/>
                              <a:gd name="T21" fmla="*/ T20 w 63"/>
                              <a:gd name="T22" fmla="+- 0 242 239"/>
                              <a:gd name="T23" fmla="*/ 242 h 63"/>
                              <a:gd name="T24" fmla="+- 0 2183 2174"/>
                              <a:gd name="T25" fmla="*/ T24 w 63"/>
                              <a:gd name="T26" fmla="+- 0 248 239"/>
                              <a:gd name="T27" fmla="*/ 248 h 63"/>
                              <a:gd name="T28" fmla="+- 0 2176 2174"/>
                              <a:gd name="T29" fmla="*/ T28 w 63"/>
                              <a:gd name="T30" fmla="+- 0 258 239"/>
                              <a:gd name="T31" fmla="*/ 258 h 63"/>
                              <a:gd name="T32" fmla="+- 0 2174 2174"/>
                              <a:gd name="T33" fmla="*/ T32 w 63"/>
                              <a:gd name="T34" fmla="+- 0 270 239"/>
                              <a:gd name="T35" fmla="*/ 270 h 63"/>
                              <a:gd name="T36" fmla="+- 0 2176 2174"/>
                              <a:gd name="T37" fmla="*/ T36 w 63"/>
                              <a:gd name="T38" fmla="+- 0 282 239"/>
                              <a:gd name="T39" fmla="*/ 282 h 63"/>
                              <a:gd name="T40" fmla="+- 0 2183 2174"/>
                              <a:gd name="T41" fmla="*/ T40 w 63"/>
                              <a:gd name="T42" fmla="+- 0 292 239"/>
                              <a:gd name="T43" fmla="*/ 292 h 63"/>
                              <a:gd name="T44" fmla="+- 0 2193 2174"/>
                              <a:gd name="T45" fmla="*/ T44 w 63"/>
                              <a:gd name="T46" fmla="+- 0 299 239"/>
                              <a:gd name="T47" fmla="*/ 299 h 63"/>
                              <a:gd name="T48" fmla="+- 0 2205 2174"/>
                              <a:gd name="T49" fmla="*/ T48 w 63"/>
                              <a:gd name="T50" fmla="+- 0 302 239"/>
                              <a:gd name="T51" fmla="*/ 302 h 63"/>
                              <a:gd name="T52" fmla="+- 0 2217 2174"/>
                              <a:gd name="T53" fmla="*/ T52 w 63"/>
                              <a:gd name="T54" fmla="+- 0 299 239"/>
                              <a:gd name="T55" fmla="*/ 299 h 63"/>
                              <a:gd name="T56" fmla="+- 0 2227 2174"/>
                              <a:gd name="T57" fmla="*/ T56 w 63"/>
                              <a:gd name="T58" fmla="+- 0 292 239"/>
                              <a:gd name="T59" fmla="*/ 292 h 63"/>
                              <a:gd name="T60" fmla="+- 0 2234 2174"/>
                              <a:gd name="T61" fmla="*/ T60 w 63"/>
                              <a:gd name="T62" fmla="+- 0 282 239"/>
                              <a:gd name="T63" fmla="*/ 282 h 63"/>
                              <a:gd name="T64" fmla="+- 0 2236 2174"/>
                              <a:gd name="T65" fmla="*/ T64 w 63"/>
                              <a:gd name="T66" fmla="+- 0 270 239"/>
                              <a:gd name="T67" fmla="*/ 27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16"/>
                        <wps:cNvSpPr>
                          <a:spLocks/>
                        </wps:cNvSpPr>
                        <wps:spPr bwMode="auto">
                          <a:xfrm>
                            <a:off x="2324" y="211"/>
                            <a:ext cx="63" cy="63"/>
                          </a:xfrm>
                          <a:custGeom>
                            <a:avLst/>
                            <a:gdLst>
                              <a:gd name="T0" fmla="+- 0 2387 2325"/>
                              <a:gd name="T1" fmla="*/ T0 w 63"/>
                              <a:gd name="T2" fmla="+- 0 243 212"/>
                              <a:gd name="T3" fmla="*/ 243 h 63"/>
                              <a:gd name="T4" fmla="+- 0 2385 2325"/>
                              <a:gd name="T5" fmla="*/ T4 w 63"/>
                              <a:gd name="T6" fmla="+- 0 231 212"/>
                              <a:gd name="T7" fmla="*/ 231 h 63"/>
                              <a:gd name="T8" fmla="+- 0 2378 2325"/>
                              <a:gd name="T9" fmla="*/ T8 w 63"/>
                              <a:gd name="T10" fmla="+- 0 221 212"/>
                              <a:gd name="T11" fmla="*/ 221 h 63"/>
                              <a:gd name="T12" fmla="+- 0 2368 2325"/>
                              <a:gd name="T13" fmla="*/ T12 w 63"/>
                              <a:gd name="T14" fmla="+- 0 214 212"/>
                              <a:gd name="T15" fmla="*/ 214 h 63"/>
                              <a:gd name="T16" fmla="+- 0 2356 2325"/>
                              <a:gd name="T17" fmla="*/ T16 w 63"/>
                              <a:gd name="T18" fmla="+- 0 212 212"/>
                              <a:gd name="T19" fmla="*/ 212 h 63"/>
                              <a:gd name="T20" fmla="+- 0 2344 2325"/>
                              <a:gd name="T21" fmla="*/ T20 w 63"/>
                              <a:gd name="T22" fmla="+- 0 214 212"/>
                              <a:gd name="T23" fmla="*/ 214 h 63"/>
                              <a:gd name="T24" fmla="+- 0 2334 2325"/>
                              <a:gd name="T25" fmla="*/ T24 w 63"/>
                              <a:gd name="T26" fmla="+- 0 221 212"/>
                              <a:gd name="T27" fmla="*/ 221 h 63"/>
                              <a:gd name="T28" fmla="+- 0 2327 2325"/>
                              <a:gd name="T29" fmla="*/ T28 w 63"/>
                              <a:gd name="T30" fmla="+- 0 231 212"/>
                              <a:gd name="T31" fmla="*/ 231 h 63"/>
                              <a:gd name="T32" fmla="+- 0 2325 2325"/>
                              <a:gd name="T33" fmla="*/ T32 w 63"/>
                              <a:gd name="T34" fmla="+- 0 243 212"/>
                              <a:gd name="T35" fmla="*/ 243 h 63"/>
                              <a:gd name="T36" fmla="+- 0 2327 2325"/>
                              <a:gd name="T37" fmla="*/ T36 w 63"/>
                              <a:gd name="T38" fmla="+- 0 255 212"/>
                              <a:gd name="T39" fmla="*/ 255 h 63"/>
                              <a:gd name="T40" fmla="+- 0 2334 2325"/>
                              <a:gd name="T41" fmla="*/ T40 w 63"/>
                              <a:gd name="T42" fmla="+- 0 265 212"/>
                              <a:gd name="T43" fmla="*/ 265 h 63"/>
                              <a:gd name="T44" fmla="+- 0 2344 2325"/>
                              <a:gd name="T45" fmla="*/ T44 w 63"/>
                              <a:gd name="T46" fmla="+- 0 272 212"/>
                              <a:gd name="T47" fmla="*/ 272 h 63"/>
                              <a:gd name="T48" fmla="+- 0 2356 2325"/>
                              <a:gd name="T49" fmla="*/ T48 w 63"/>
                              <a:gd name="T50" fmla="+- 0 274 212"/>
                              <a:gd name="T51" fmla="*/ 274 h 63"/>
                              <a:gd name="T52" fmla="+- 0 2368 2325"/>
                              <a:gd name="T53" fmla="*/ T52 w 63"/>
                              <a:gd name="T54" fmla="+- 0 272 212"/>
                              <a:gd name="T55" fmla="*/ 272 h 63"/>
                              <a:gd name="T56" fmla="+- 0 2378 2325"/>
                              <a:gd name="T57" fmla="*/ T56 w 63"/>
                              <a:gd name="T58" fmla="+- 0 265 212"/>
                              <a:gd name="T59" fmla="*/ 265 h 63"/>
                              <a:gd name="T60" fmla="+- 0 2385 2325"/>
                              <a:gd name="T61" fmla="*/ T60 w 63"/>
                              <a:gd name="T62" fmla="+- 0 255 212"/>
                              <a:gd name="T63" fmla="*/ 255 h 63"/>
                              <a:gd name="T64" fmla="+- 0 2387 2325"/>
                              <a:gd name="T65" fmla="*/ T64 w 63"/>
                              <a:gd name="T66" fmla="+- 0 243 212"/>
                              <a:gd name="T67" fmla="*/ 24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115"/>
                        <wps:cNvSpPr>
                          <a:spLocks/>
                        </wps:cNvSpPr>
                        <wps:spPr bwMode="auto">
                          <a:xfrm>
                            <a:off x="2476" y="157"/>
                            <a:ext cx="63" cy="63"/>
                          </a:xfrm>
                          <a:custGeom>
                            <a:avLst/>
                            <a:gdLst>
                              <a:gd name="T0" fmla="+- 0 2539 2476"/>
                              <a:gd name="T1" fmla="*/ T0 w 63"/>
                              <a:gd name="T2" fmla="+- 0 189 158"/>
                              <a:gd name="T3" fmla="*/ 189 h 63"/>
                              <a:gd name="T4" fmla="+- 0 2536 2476"/>
                              <a:gd name="T5" fmla="*/ T4 w 63"/>
                              <a:gd name="T6" fmla="+- 0 177 158"/>
                              <a:gd name="T7" fmla="*/ 177 h 63"/>
                              <a:gd name="T8" fmla="+- 0 2529 2476"/>
                              <a:gd name="T9" fmla="*/ T8 w 63"/>
                              <a:gd name="T10" fmla="+- 0 167 158"/>
                              <a:gd name="T11" fmla="*/ 167 h 63"/>
                              <a:gd name="T12" fmla="+- 0 2520 2476"/>
                              <a:gd name="T13" fmla="*/ T12 w 63"/>
                              <a:gd name="T14" fmla="+- 0 160 158"/>
                              <a:gd name="T15" fmla="*/ 160 h 63"/>
                              <a:gd name="T16" fmla="+- 0 2507 2476"/>
                              <a:gd name="T17" fmla="*/ T16 w 63"/>
                              <a:gd name="T18" fmla="+- 0 158 158"/>
                              <a:gd name="T19" fmla="*/ 158 h 63"/>
                              <a:gd name="T20" fmla="+- 0 2495 2476"/>
                              <a:gd name="T21" fmla="*/ T20 w 63"/>
                              <a:gd name="T22" fmla="+- 0 160 158"/>
                              <a:gd name="T23" fmla="*/ 160 h 63"/>
                              <a:gd name="T24" fmla="+- 0 2485 2476"/>
                              <a:gd name="T25" fmla="*/ T24 w 63"/>
                              <a:gd name="T26" fmla="+- 0 167 158"/>
                              <a:gd name="T27" fmla="*/ 167 h 63"/>
                              <a:gd name="T28" fmla="+- 0 2479 2476"/>
                              <a:gd name="T29" fmla="*/ T28 w 63"/>
                              <a:gd name="T30" fmla="+- 0 177 158"/>
                              <a:gd name="T31" fmla="*/ 177 h 63"/>
                              <a:gd name="T32" fmla="+- 0 2476 2476"/>
                              <a:gd name="T33" fmla="*/ T32 w 63"/>
                              <a:gd name="T34" fmla="+- 0 189 158"/>
                              <a:gd name="T35" fmla="*/ 189 h 63"/>
                              <a:gd name="T36" fmla="+- 0 2479 2476"/>
                              <a:gd name="T37" fmla="*/ T36 w 63"/>
                              <a:gd name="T38" fmla="+- 0 201 158"/>
                              <a:gd name="T39" fmla="*/ 201 h 63"/>
                              <a:gd name="T40" fmla="+- 0 2485 2476"/>
                              <a:gd name="T41" fmla="*/ T40 w 63"/>
                              <a:gd name="T42" fmla="+- 0 211 158"/>
                              <a:gd name="T43" fmla="*/ 211 h 63"/>
                              <a:gd name="T44" fmla="+- 0 2495 2476"/>
                              <a:gd name="T45" fmla="*/ T44 w 63"/>
                              <a:gd name="T46" fmla="+- 0 218 158"/>
                              <a:gd name="T47" fmla="*/ 218 h 63"/>
                              <a:gd name="T48" fmla="+- 0 2507 2476"/>
                              <a:gd name="T49" fmla="*/ T48 w 63"/>
                              <a:gd name="T50" fmla="+- 0 220 158"/>
                              <a:gd name="T51" fmla="*/ 220 h 63"/>
                              <a:gd name="T52" fmla="+- 0 2520 2476"/>
                              <a:gd name="T53" fmla="*/ T52 w 63"/>
                              <a:gd name="T54" fmla="+- 0 218 158"/>
                              <a:gd name="T55" fmla="*/ 218 h 63"/>
                              <a:gd name="T56" fmla="+- 0 2529 2476"/>
                              <a:gd name="T57" fmla="*/ T56 w 63"/>
                              <a:gd name="T58" fmla="+- 0 211 158"/>
                              <a:gd name="T59" fmla="*/ 211 h 63"/>
                              <a:gd name="T60" fmla="+- 0 2536 2476"/>
                              <a:gd name="T61" fmla="*/ T60 w 63"/>
                              <a:gd name="T62" fmla="+- 0 201 158"/>
                              <a:gd name="T63" fmla="*/ 201 h 63"/>
                              <a:gd name="T64" fmla="+- 0 2539 2476"/>
                              <a:gd name="T65" fmla="*/ T64 w 63"/>
                              <a:gd name="T66" fmla="+- 0 189 158"/>
                              <a:gd name="T67" fmla="*/ 18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60"/>
                                </a:lnTo>
                                <a:lnTo>
                                  <a:pt x="31" y="62"/>
                                </a:lnTo>
                                <a:lnTo>
                                  <a:pt x="44" y="60"/>
                                </a:lnTo>
                                <a:lnTo>
                                  <a:pt x="53"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14"/>
                        <wps:cNvSpPr>
                          <a:spLocks/>
                        </wps:cNvSpPr>
                        <wps:spPr bwMode="auto">
                          <a:xfrm>
                            <a:off x="2627" y="125"/>
                            <a:ext cx="63" cy="63"/>
                          </a:xfrm>
                          <a:custGeom>
                            <a:avLst/>
                            <a:gdLst>
                              <a:gd name="T0" fmla="+- 0 2690 2627"/>
                              <a:gd name="T1" fmla="*/ T0 w 63"/>
                              <a:gd name="T2" fmla="+- 0 157 125"/>
                              <a:gd name="T3" fmla="*/ 157 h 63"/>
                              <a:gd name="T4" fmla="+- 0 2687 2627"/>
                              <a:gd name="T5" fmla="*/ T4 w 63"/>
                              <a:gd name="T6" fmla="+- 0 144 125"/>
                              <a:gd name="T7" fmla="*/ 144 h 63"/>
                              <a:gd name="T8" fmla="+- 0 2681 2627"/>
                              <a:gd name="T9" fmla="*/ T8 w 63"/>
                              <a:gd name="T10" fmla="+- 0 134 125"/>
                              <a:gd name="T11" fmla="*/ 134 h 63"/>
                              <a:gd name="T12" fmla="+- 0 2671 2627"/>
                              <a:gd name="T13" fmla="*/ T12 w 63"/>
                              <a:gd name="T14" fmla="+- 0 128 125"/>
                              <a:gd name="T15" fmla="*/ 128 h 63"/>
                              <a:gd name="T16" fmla="+- 0 2659 2627"/>
                              <a:gd name="T17" fmla="*/ T16 w 63"/>
                              <a:gd name="T18" fmla="+- 0 125 125"/>
                              <a:gd name="T19" fmla="*/ 125 h 63"/>
                              <a:gd name="T20" fmla="+- 0 2646 2627"/>
                              <a:gd name="T21" fmla="*/ T20 w 63"/>
                              <a:gd name="T22" fmla="+- 0 128 125"/>
                              <a:gd name="T23" fmla="*/ 128 h 63"/>
                              <a:gd name="T24" fmla="+- 0 2637 2627"/>
                              <a:gd name="T25" fmla="*/ T24 w 63"/>
                              <a:gd name="T26" fmla="+- 0 134 125"/>
                              <a:gd name="T27" fmla="*/ 134 h 63"/>
                              <a:gd name="T28" fmla="+- 0 2630 2627"/>
                              <a:gd name="T29" fmla="*/ T28 w 63"/>
                              <a:gd name="T30" fmla="+- 0 144 125"/>
                              <a:gd name="T31" fmla="*/ 144 h 63"/>
                              <a:gd name="T32" fmla="+- 0 2627 2627"/>
                              <a:gd name="T33" fmla="*/ T32 w 63"/>
                              <a:gd name="T34" fmla="+- 0 157 125"/>
                              <a:gd name="T35" fmla="*/ 157 h 63"/>
                              <a:gd name="T36" fmla="+- 0 2630 2627"/>
                              <a:gd name="T37" fmla="*/ T36 w 63"/>
                              <a:gd name="T38" fmla="+- 0 169 125"/>
                              <a:gd name="T39" fmla="*/ 169 h 63"/>
                              <a:gd name="T40" fmla="+- 0 2637 2627"/>
                              <a:gd name="T41" fmla="*/ T40 w 63"/>
                              <a:gd name="T42" fmla="+- 0 179 125"/>
                              <a:gd name="T43" fmla="*/ 179 h 63"/>
                              <a:gd name="T44" fmla="+- 0 2646 2627"/>
                              <a:gd name="T45" fmla="*/ T44 w 63"/>
                              <a:gd name="T46" fmla="+- 0 185 125"/>
                              <a:gd name="T47" fmla="*/ 185 h 63"/>
                              <a:gd name="T48" fmla="+- 0 2659 2627"/>
                              <a:gd name="T49" fmla="*/ T48 w 63"/>
                              <a:gd name="T50" fmla="+- 0 188 125"/>
                              <a:gd name="T51" fmla="*/ 188 h 63"/>
                              <a:gd name="T52" fmla="+- 0 2671 2627"/>
                              <a:gd name="T53" fmla="*/ T52 w 63"/>
                              <a:gd name="T54" fmla="+- 0 185 125"/>
                              <a:gd name="T55" fmla="*/ 185 h 63"/>
                              <a:gd name="T56" fmla="+- 0 2681 2627"/>
                              <a:gd name="T57" fmla="*/ T56 w 63"/>
                              <a:gd name="T58" fmla="+- 0 179 125"/>
                              <a:gd name="T59" fmla="*/ 179 h 63"/>
                              <a:gd name="T60" fmla="+- 0 2687 2627"/>
                              <a:gd name="T61" fmla="*/ T60 w 63"/>
                              <a:gd name="T62" fmla="+- 0 169 125"/>
                              <a:gd name="T63" fmla="*/ 169 h 63"/>
                              <a:gd name="T64" fmla="+- 0 2690 2627"/>
                              <a:gd name="T65" fmla="*/ T64 w 63"/>
                              <a:gd name="T66" fmla="+- 0 157 125"/>
                              <a:gd name="T67" fmla="*/ 15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4" y="9"/>
                                </a:lnTo>
                                <a:lnTo>
                                  <a:pt x="44" y="3"/>
                                </a:lnTo>
                                <a:lnTo>
                                  <a:pt x="32" y="0"/>
                                </a:lnTo>
                                <a:lnTo>
                                  <a:pt x="19" y="3"/>
                                </a:lnTo>
                                <a:lnTo>
                                  <a:pt x="10" y="9"/>
                                </a:lnTo>
                                <a:lnTo>
                                  <a:pt x="3" y="19"/>
                                </a:lnTo>
                                <a:lnTo>
                                  <a:pt x="0" y="32"/>
                                </a:lnTo>
                                <a:lnTo>
                                  <a:pt x="3" y="44"/>
                                </a:lnTo>
                                <a:lnTo>
                                  <a:pt x="10" y="54"/>
                                </a:lnTo>
                                <a:lnTo>
                                  <a:pt x="19" y="60"/>
                                </a:lnTo>
                                <a:lnTo>
                                  <a:pt x="32" y="63"/>
                                </a:lnTo>
                                <a:lnTo>
                                  <a:pt x="44" y="60"/>
                                </a:lnTo>
                                <a:lnTo>
                                  <a:pt x="54"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13"/>
                        <wps:cNvSpPr>
                          <a:spLocks/>
                        </wps:cNvSpPr>
                        <wps:spPr bwMode="auto">
                          <a:xfrm>
                            <a:off x="2778" y="182"/>
                            <a:ext cx="63" cy="63"/>
                          </a:xfrm>
                          <a:custGeom>
                            <a:avLst/>
                            <a:gdLst>
                              <a:gd name="T0" fmla="+- 0 2841 2779"/>
                              <a:gd name="T1" fmla="*/ T0 w 63"/>
                              <a:gd name="T2" fmla="+- 0 214 183"/>
                              <a:gd name="T3" fmla="*/ 214 h 63"/>
                              <a:gd name="T4" fmla="+- 0 2839 2779"/>
                              <a:gd name="T5" fmla="*/ T4 w 63"/>
                              <a:gd name="T6" fmla="+- 0 202 183"/>
                              <a:gd name="T7" fmla="*/ 202 h 63"/>
                              <a:gd name="T8" fmla="+- 0 2832 2779"/>
                              <a:gd name="T9" fmla="*/ T8 w 63"/>
                              <a:gd name="T10" fmla="+- 0 192 183"/>
                              <a:gd name="T11" fmla="*/ 192 h 63"/>
                              <a:gd name="T12" fmla="+- 0 2822 2779"/>
                              <a:gd name="T13" fmla="*/ T12 w 63"/>
                              <a:gd name="T14" fmla="+- 0 185 183"/>
                              <a:gd name="T15" fmla="*/ 185 h 63"/>
                              <a:gd name="T16" fmla="+- 0 2810 2779"/>
                              <a:gd name="T17" fmla="*/ T16 w 63"/>
                              <a:gd name="T18" fmla="+- 0 183 183"/>
                              <a:gd name="T19" fmla="*/ 183 h 63"/>
                              <a:gd name="T20" fmla="+- 0 2798 2779"/>
                              <a:gd name="T21" fmla="*/ T20 w 63"/>
                              <a:gd name="T22" fmla="+- 0 185 183"/>
                              <a:gd name="T23" fmla="*/ 185 h 63"/>
                              <a:gd name="T24" fmla="+- 0 2788 2779"/>
                              <a:gd name="T25" fmla="*/ T24 w 63"/>
                              <a:gd name="T26" fmla="+- 0 192 183"/>
                              <a:gd name="T27" fmla="*/ 192 h 63"/>
                              <a:gd name="T28" fmla="+- 0 2781 2779"/>
                              <a:gd name="T29" fmla="*/ T28 w 63"/>
                              <a:gd name="T30" fmla="+- 0 202 183"/>
                              <a:gd name="T31" fmla="*/ 202 h 63"/>
                              <a:gd name="T32" fmla="+- 0 2779 2779"/>
                              <a:gd name="T33" fmla="*/ T32 w 63"/>
                              <a:gd name="T34" fmla="+- 0 214 183"/>
                              <a:gd name="T35" fmla="*/ 214 h 63"/>
                              <a:gd name="T36" fmla="+- 0 2781 2779"/>
                              <a:gd name="T37" fmla="*/ T36 w 63"/>
                              <a:gd name="T38" fmla="+- 0 226 183"/>
                              <a:gd name="T39" fmla="*/ 226 h 63"/>
                              <a:gd name="T40" fmla="+- 0 2788 2779"/>
                              <a:gd name="T41" fmla="*/ T40 w 63"/>
                              <a:gd name="T42" fmla="+- 0 236 183"/>
                              <a:gd name="T43" fmla="*/ 236 h 63"/>
                              <a:gd name="T44" fmla="+- 0 2798 2779"/>
                              <a:gd name="T45" fmla="*/ T44 w 63"/>
                              <a:gd name="T46" fmla="+- 0 243 183"/>
                              <a:gd name="T47" fmla="*/ 243 h 63"/>
                              <a:gd name="T48" fmla="+- 0 2810 2779"/>
                              <a:gd name="T49" fmla="*/ T48 w 63"/>
                              <a:gd name="T50" fmla="+- 0 245 183"/>
                              <a:gd name="T51" fmla="*/ 245 h 63"/>
                              <a:gd name="T52" fmla="+- 0 2822 2779"/>
                              <a:gd name="T53" fmla="*/ T52 w 63"/>
                              <a:gd name="T54" fmla="+- 0 243 183"/>
                              <a:gd name="T55" fmla="*/ 243 h 63"/>
                              <a:gd name="T56" fmla="+- 0 2832 2779"/>
                              <a:gd name="T57" fmla="*/ T56 w 63"/>
                              <a:gd name="T58" fmla="+- 0 236 183"/>
                              <a:gd name="T59" fmla="*/ 236 h 63"/>
                              <a:gd name="T60" fmla="+- 0 2839 2779"/>
                              <a:gd name="T61" fmla="*/ T60 w 63"/>
                              <a:gd name="T62" fmla="+- 0 226 183"/>
                              <a:gd name="T63" fmla="*/ 226 h 63"/>
                              <a:gd name="T64" fmla="+- 0 2841 2779"/>
                              <a:gd name="T65" fmla="*/ T64 w 63"/>
                              <a:gd name="T66" fmla="+- 0 214 183"/>
                              <a:gd name="T67" fmla="*/ 21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12"/>
                        <wps:cNvSpPr>
                          <a:spLocks/>
                        </wps:cNvSpPr>
                        <wps:spPr bwMode="auto">
                          <a:xfrm>
                            <a:off x="2929" y="188"/>
                            <a:ext cx="63" cy="63"/>
                          </a:xfrm>
                          <a:custGeom>
                            <a:avLst/>
                            <a:gdLst>
                              <a:gd name="T0" fmla="+- 0 2992 2930"/>
                              <a:gd name="T1" fmla="*/ T0 w 63"/>
                              <a:gd name="T2" fmla="+- 0 220 189"/>
                              <a:gd name="T3" fmla="*/ 220 h 63"/>
                              <a:gd name="T4" fmla="+- 0 2990 2930"/>
                              <a:gd name="T5" fmla="*/ T4 w 63"/>
                              <a:gd name="T6" fmla="+- 0 208 189"/>
                              <a:gd name="T7" fmla="*/ 208 h 63"/>
                              <a:gd name="T8" fmla="+- 0 2983 2930"/>
                              <a:gd name="T9" fmla="*/ T8 w 63"/>
                              <a:gd name="T10" fmla="+- 0 198 189"/>
                              <a:gd name="T11" fmla="*/ 198 h 63"/>
                              <a:gd name="T12" fmla="+- 0 2973 2930"/>
                              <a:gd name="T13" fmla="*/ T12 w 63"/>
                              <a:gd name="T14" fmla="+- 0 191 189"/>
                              <a:gd name="T15" fmla="*/ 191 h 63"/>
                              <a:gd name="T16" fmla="+- 0 2961 2930"/>
                              <a:gd name="T17" fmla="*/ T16 w 63"/>
                              <a:gd name="T18" fmla="+- 0 189 189"/>
                              <a:gd name="T19" fmla="*/ 189 h 63"/>
                              <a:gd name="T20" fmla="+- 0 2949 2930"/>
                              <a:gd name="T21" fmla="*/ T20 w 63"/>
                              <a:gd name="T22" fmla="+- 0 191 189"/>
                              <a:gd name="T23" fmla="*/ 191 h 63"/>
                              <a:gd name="T24" fmla="+- 0 2939 2930"/>
                              <a:gd name="T25" fmla="*/ T24 w 63"/>
                              <a:gd name="T26" fmla="+- 0 198 189"/>
                              <a:gd name="T27" fmla="*/ 198 h 63"/>
                              <a:gd name="T28" fmla="+- 0 2932 2930"/>
                              <a:gd name="T29" fmla="*/ T28 w 63"/>
                              <a:gd name="T30" fmla="+- 0 208 189"/>
                              <a:gd name="T31" fmla="*/ 208 h 63"/>
                              <a:gd name="T32" fmla="+- 0 2930 2930"/>
                              <a:gd name="T33" fmla="*/ T32 w 63"/>
                              <a:gd name="T34" fmla="+- 0 220 189"/>
                              <a:gd name="T35" fmla="*/ 220 h 63"/>
                              <a:gd name="T36" fmla="+- 0 2932 2930"/>
                              <a:gd name="T37" fmla="*/ T36 w 63"/>
                              <a:gd name="T38" fmla="+- 0 232 189"/>
                              <a:gd name="T39" fmla="*/ 232 h 63"/>
                              <a:gd name="T40" fmla="+- 0 2939 2930"/>
                              <a:gd name="T41" fmla="*/ T40 w 63"/>
                              <a:gd name="T42" fmla="+- 0 242 189"/>
                              <a:gd name="T43" fmla="*/ 242 h 63"/>
                              <a:gd name="T44" fmla="+- 0 2949 2930"/>
                              <a:gd name="T45" fmla="*/ T44 w 63"/>
                              <a:gd name="T46" fmla="+- 0 249 189"/>
                              <a:gd name="T47" fmla="*/ 249 h 63"/>
                              <a:gd name="T48" fmla="+- 0 2961 2930"/>
                              <a:gd name="T49" fmla="*/ T48 w 63"/>
                              <a:gd name="T50" fmla="+- 0 251 189"/>
                              <a:gd name="T51" fmla="*/ 251 h 63"/>
                              <a:gd name="T52" fmla="+- 0 2973 2930"/>
                              <a:gd name="T53" fmla="*/ T52 w 63"/>
                              <a:gd name="T54" fmla="+- 0 249 189"/>
                              <a:gd name="T55" fmla="*/ 249 h 63"/>
                              <a:gd name="T56" fmla="+- 0 2983 2930"/>
                              <a:gd name="T57" fmla="*/ T56 w 63"/>
                              <a:gd name="T58" fmla="+- 0 242 189"/>
                              <a:gd name="T59" fmla="*/ 242 h 63"/>
                              <a:gd name="T60" fmla="+- 0 2990 2930"/>
                              <a:gd name="T61" fmla="*/ T60 w 63"/>
                              <a:gd name="T62" fmla="+- 0 232 189"/>
                              <a:gd name="T63" fmla="*/ 232 h 63"/>
                              <a:gd name="T64" fmla="+- 0 2992 2930"/>
                              <a:gd name="T65" fmla="*/ T64 w 63"/>
                              <a:gd name="T66" fmla="+- 0 220 189"/>
                              <a:gd name="T67" fmla="*/ 22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11"/>
                        <wps:cNvSpPr>
                          <a:spLocks/>
                        </wps:cNvSpPr>
                        <wps:spPr bwMode="auto">
                          <a:xfrm>
                            <a:off x="3081" y="124"/>
                            <a:ext cx="63" cy="63"/>
                          </a:xfrm>
                          <a:custGeom>
                            <a:avLst/>
                            <a:gdLst>
                              <a:gd name="T0" fmla="+- 0 3144 3081"/>
                              <a:gd name="T1" fmla="*/ T0 w 63"/>
                              <a:gd name="T2" fmla="+- 0 156 124"/>
                              <a:gd name="T3" fmla="*/ 156 h 63"/>
                              <a:gd name="T4" fmla="+- 0 3141 3081"/>
                              <a:gd name="T5" fmla="*/ T4 w 63"/>
                              <a:gd name="T6" fmla="+- 0 144 124"/>
                              <a:gd name="T7" fmla="*/ 144 h 63"/>
                              <a:gd name="T8" fmla="+- 0 3134 3081"/>
                              <a:gd name="T9" fmla="*/ T8 w 63"/>
                              <a:gd name="T10" fmla="+- 0 134 124"/>
                              <a:gd name="T11" fmla="*/ 134 h 63"/>
                              <a:gd name="T12" fmla="+- 0 3124 3081"/>
                              <a:gd name="T13" fmla="*/ T12 w 63"/>
                              <a:gd name="T14" fmla="+- 0 127 124"/>
                              <a:gd name="T15" fmla="*/ 127 h 63"/>
                              <a:gd name="T16" fmla="+- 0 3112 3081"/>
                              <a:gd name="T17" fmla="*/ T16 w 63"/>
                              <a:gd name="T18" fmla="+- 0 124 124"/>
                              <a:gd name="T19" fmla="*/ 124 h 63"/>
                              <a:gd name="T20" fmla="+- 0 3100 3081"/>
                              <a:gd name="T21" fmla="*/ T20 w 63"/>
                              <a:gd name="T22" fmla="+- 0 127 124"/>
                              <a:gd name="T23" fmla="*/ 127 h 63"/>
                              <a:gd name="T24" fmla="+- 0 3090 3081"/>
                              <a:gd name="T25" fmla="*/ T24 w 63"/>
                              <a:gd name="T26" fmla="+- 0 134 124"/>
                              <a:gd name="T27" fmla="*/ 134 h 63"/>
                              <a:gd name="T28" fmla="+- 0 3084 3081"/>
                              <a:gd name="T29" fmla="*/ T28 w 63"/>
                              <a:gd name="T30" fmla="+- 0 144 124"/>
                              <a:gd name="T31" fmla="*/ 144 h 63"/>
                              <a:gd name="T32" fmla="+- 0 3081 3081"/>
                              <a:gd name="T33" fmla="*/ T32 w 63"/>
                              <a:gd name="T34" fmla="+- 0 156 124"/>
                              <a:gd name="T35" fmla="*/ 156 h 63"/>
                              <a:gd name="T36" fmla="+- 0 3084 3081"/>
                              <a:gd name="T37" fmla="*/ T36 w 63"/>
                              <a:gd name="T38" fmla="+- 0 168 124"/>
                              <a:gd name="T39" fmla="*/ 168 h 63"/>
                              <a:gd name="T40" fmla="+- 0 3090 3081"/>
                              <a:gd name="T41" fmla="*/ T40 w 63"/>
                              <a:gd name="T42" fmla="+- 0 178 124"/>
                              <a:gd name="T43" fmla="*/ 178 h 63"/>
                              <a:gd name="T44" fmla="+- 0 3100 3081"/>
                              <a:gd name="T45" fmla="*/ T44 w 63"/>
                              <a:gd name="T46" fmla="+- 0 184 124"/>
                              <a:gd name="T47" fmla="*/ 184 h 63"/>
                              <a:gd name="T48" fmla="+- 0 3112 3081"/>
                              <a:gd name="T49" fmla="*/ T48 w 63"/>
                              <a:gd name="T50" fmla="+- 0 187 124"/>
                              <a:gd name="T51" fmla="*/ 187 h 63"/>
                              <a:gd name="T52" fmla="+- 0 3124 3081"/>
                              <a:gd name="T53" fmla="*/ T52 w 63"/>
                              <a:gd name="T54" fmla="+- 0 184 124"/>
                              <a:gd name="T55" fmla="*/ 184 h 63"/>
                              <a:gd name="T56" fmla="+- 0 3134 3081"/>
                              <a:gd name="T57" fmla="*/ T56 w 63"/>
                              <a:gd name="T58" fmla="+- 0 178 124"/>
                              <a:gd name="T59" fmla="*/ 178 h 63"/>
                              <a:gd name="T60" fmla="+- 0 3141 3081"/>
                              <a:gd name="T61" fmla="*/ T60 w 63"/>
                              <a:gd name="T62" fmla="+- 0 168 124"/>
                              <a:gd name="T63" fmla="*/ 168 h 63"/>
                              <a:gd name="T64" fmla="+- 0 3144 3081"/>
                              <a:gd name="T65" fmla="*/ T64 w 63"/>
                              <a:gd name="T66" fmla="+- 0 156 124"/>
                              <a:gd name="T67" fmla="*/ 15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3" y="10"/>
                                </a:lnTo>
                                <a:lnTo>
                                  <a:pt x="43" y="3"/>
                                </a:lnTo>
                                <a:lnTo>
                                  <a:pt x="31" y="0"/>
                                </a:lnTo>
                                <a:lnTo>
                                  <a:pt x="19" y="3"/>
                                </a:lnTo>
                                <a:lnTo>
                                  <a:pt x="9" y="10"/>
                                </a:lnTo>
                                <a:lnTo>
                                  <a:pt x="3" y="20"/>
                                </a:lnTo>
                                <a:lnTo>
                                  <a:pt x="0" y="32"/>
                                </a:lnTo>
                                <a:lnTo>
                                  <a:pt x="3" y="44"/>
                                </a:lnTo>
                                <a:lnTo>
                                  <a:pt x="9" y="54"/>
                                </a:lnTo>
                                <a:lnTo>
                                  <a:pt x="19" y="60"/>
                                </a:lnTo>
                                <a:lnTo>
                                  <a:pt x="31" y="63"/>
                                </a:lnTo>
                                <a:lnTo>
                                  <a:pt x="43" y="60"/>
                                </a:lnTo>
                                <a:lnTo>
                                  <a:pt x="53"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383335" id="Group 110" o:spid="_x0000_s1026" style="position:absolute;margin-left:85.55pt;margin-top:1.6pt;width:72.1pt;height:65.2pt;z-index:251813888;mso-position-horizontal-relative:page" coordorigin="1711,32" coordsize="144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">
                <v:shape id="AutoShape 133" o:spid="_x0000_s1027" style="position:absolute;left:7780;top:4634;width:6100;height:5820;visibility:visible;mso-wrap-style:square;v-text-anchor:top" coordsize="610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" path="m-6029,-3301r1361,m-6029,-3301r,-13m-5726,-3301r,-13m-5424,-3301r,-13m-5121,-3301r,-13m-4819,-3301r,-13m-6029,-4599r1361,m-6029,-4599r,13m-5726,-4599r,13m-5424,-4599r,13m-5121,-4599r,13m-4819,-4599r,13m-6029,-3301r,-1298m-4668,-3301r,-1298m-6029,-4524r14,m-4668,-4524r-13,m-6029,-3510r7,m-6029,-3763r7,m-6029,-4017r7,m-6029,-4271r7,m-6029,-4524r7,m-4668,-3510r-6,m-4668,-3763r-6,m-4668,-4017r-6,m-4668,-4271r-6,m-4668,-4524r-6,e" filled="f" strokecolor="#252525" strokeweight=".07872mm">
                  <v:path arrowok="t" o:connecttype="custom" o:connectlocs="-6029,1333;-4668,1333;-6029,1333;-6029,1320;-5726,1333;-5726,1320;-5424,1333;-5424,1320;-5121,1333;-5121,1320;-4819,1333;-4819,1320;-6029,35;-4668,35;-6029,35;-6029,48;-5726,35;-5726,48;-5424,35;-5424,48;-5121,35;-5121,48;-4819,35;-4819,48;-6029,1333;-6029,35;-4668,1333;-4668,35;-6029,110;-6015,110;-4668,110;-4681,110;-6029,1124;-6022,1124;-6029,871;-6022,871;-6029,617;-6022,617;-6029,363;-6022,363;-6029,110;-6022,110;-4668,1124;-4674,1124;-4668,871;-4674,871;-4668,617;-4674,617;-4668,363;-4674,363;-4668,110;-4674,110" o:connectangles="0,0,0,0,0,0,0,0,0,0,0,0,0,0,0,0,0,0,0,0,0,0,0,0,0,0,0,0,0,0,0,0,0,0,0,0,0,0,0,0,0,0,0,0,0,0,0,0,0,0,0,0"/>
                </v:shape>
                <v:shape id="Freeform 132" o:spid="_x0000_s1028" style="position:absolute;left:1751;top:864;width:1362;height:348;visibility:visible;mso-wrap-style:square;v-text-anchor:top" coordsize="136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" path="m,347r152,-4l303,326r151,-2l605,307,756,288,908,261r151,-16l1210,196,1361,e" filled="f" strokecolor="#0072bd" strokeweight=".31483mm">
                  <v:path arrowok="t" o:connecttype="custom" o:connectlocs="0,1212;152,1208;303,1191;454,1189;605,1172;756,1153;908,1126;1059,1110;1210,1061;1361,865" o:connectangles="0,0,0,0,0,0,0,0,0,0"/>
                </v:shape>
                <v:shape id="AutoShape 131" o:spid="_x0000_s1029"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" path="m1891,-10353r,62m1860,-10322r63,e" filled="f" strokecolor="#0072bd" strokeweight=".31483mm">
                  <v:path arrowok="t" o:connecttype="custom" o:connectlocs="1891,1181;1891,1243;1860,1212;1923,1212" o:connectangles="0,0,0,0"/>
                </v:shape>
                <v:shape id="AutoShape 130" o:spid="_x0000_s1030"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" path="m2043,-10357r,62m2011,-10326r63,e" filled="f" strokecolor="#0072bd" strokeweight=".31483mm">
                  <v:path arrowok="t" o:connecttype="custom" o:connectlocs="2043,1177;2043,1239;2011,1208;2074,1208" o:connectangles="0,0,0,0"/>
                </v:shape>
                <v:shape id="AutoShape 129" o:spid="_x0000_s1031"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" path="m2194,-10374r,62m2162,-10343r63,e" filled="f" strokecolor="#0072bd" strokeweight=".31483mm">
                  <v:path arrowok="t" o:connecttype="custom" o:connectlocs="2194,1160;2194,1222;2162,1191;2225,1191" o:connectangles="0,0,0,0"/>
                </v:shape>
                <v:shape id="AutoShape 128" o:spid="_x0000_s1032"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" path="m2345,-10377r,63m2314,-10345r62,e" filled="f" strokecolor="#0072bd" strokeweight=".31483mm">
                  <v:path arrowok="t" o:connecttype="custom" o:connectlocs="2345,1157;2345,1220;2314,1189;2376,1189" o:connectangles="0,0,0,0"/>
                </v:shape>
                <v:shape id="AutoShape 127" o:spid="_x0000_s1033"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" path="m2496,-10393r,63m2465,-10362r62,e" filled="f" strokecolor="#0072bd" strokeweight=".31483mm">
                  <v:path arrowok="t" o:connecttype="custom" o:connectlocs="2496,1141;2496,1204;2465,1172;2527,1172" o:connectangles="0,0,0,0"/>
                </v:shape>
                <v:shape id="AutoShape 126" o:spid="_x0000_s1034"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" path="m2647,-10412r,62m2616,-10381r63,e" filled="f" strokecolor="#0072bd" strokeweight=".31483mm">
                  <v:path arrowok="t" o:connecttype="custom" o:connectlocs="2647,1122;2647,1184;2616,1153;2679,1153" o:connectangles="0,0,0,0"/>
                </v:shape>
                <v:shape id="AutoShape 125" o:spid="_x0000_s1035"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" path="m2799,-10440r,63m2767,-10408r63,e" filled="f" strokecolor="#0072bd" strokeweight=".31483mm">
                  <v:path arrowok="t" o:connecttype="custom" o:connectlocs="2799,1094;2799,1157;2767,1126;2830,1126" o:connectangles="0,0,0,0"/>
                </v:shape>
                <v:shape id="AutoShape 124" o:spid="_x0000_s1036"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" path="m2950,-10456r,63m2919,-10424r62,e" filled="f" strokecolor="#0072bd" strokeweight=".31483mm">
                  <v:path arrowok="t" o:connecttype="custom" o:connectlocs="2950,1078;2950,1141;2919,1110;2981,1110" o:connectangles="0,0,0,0"/>
                </v:shape>
                <v:shape id="AutoShape 123" o:spid="_x0000_s1037"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" path="m3101,-10504r,63m3070,-10473r62,e" filled="f" strokecolor="#0072bd" strokeweight=".31483mm">
                  <v:path arrowok="t" o:connecttype="custom" o:connectlocs="3101,1030;3101,1093;3070,1061;3132,1061" o:connectangles="0,0,0,0"/>
                </v:shape>
                <v:shape id="AutoShape 122" o:spid="_x0000_s1038" style="position:absolute;left:-140;top:1153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" path="m3252,-10701r,63m3221,-10669r63,e" filled="f" strokecolor="#0072bd" strokeweight=".31483mm">
                  <v:path arrowok="t" o:connecttype="custom" o:connectlocs="3252,833;3252,896;3221,865;3284,865" o:connectangles="0,0,0,0"/>
                </v:shape>
                <v:shape id="Freeform 121" o:spid="_x0000_s1039" style="position:absolute;left:1751;top:155;width:1362;height:138;visibility:visible;mso-wrap-style:square;v-text-anchor:top" coordsize="136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" path="m,137r152,-3l303,80r151,34l605,87,756,33,908,1r151,57l1210,64,1361,e" filled="f" strokecolor="#d95318" strokeweight=".31483mm">
                  <v:stroke dashstyle="longDash"/>
                  <v:path arrowok="t" o:connecttype="custom" o:connectlocs="0,293;152,290;303,236;454,270;605,243;756,189;908,157;1059,214;1210,220;1361,156" o:connectangles="0,0,0,0,0,0,0,0,0,0"/>
                </v:shape>
                <v:shape id="Freeform 120" o:spid="_x0000_s1040" style="position:absolute;left:1720;top:26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" path="m63,31l60,19,53,9,43,2,31,,19,2,9,9,2,19,,31,2,43,9,53r10,7l31,62,43,60,53,53,60,43,63,31xe" filled="f" strokecolor="#d95318" strokeweight=".31483mm">
                  <v:path arrowok="t" o:connecttype="custom" o:connectlocs="63,293;60,281;53,271;43,264;31,262;19,264;9,271;2,281;0,293;2,305;9,315;19,322;31,324;43,322;53,315;60,305;63,293" o:connectangles="0,0,0,0,0,0,0,0,0,0,0,0,0,0,0,0,0"/>
                </v:shape>
                <v:shape id="Freeform 119" o:spid="_x0000_s1041" style="position:absolute;left:1871;top:25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" path="m63,31l60,19,54,9,44,2,32,,19,2,9,9,3,19,,31,3,43,9,53r10,7l32,62,44,60,54,53,60,43,63,31xe" filled="f" strokecolor="#d95318" strokeweight=".31483mm">
                  <v:path arrowok="t" o:connecttype="custom" o:connectlocs="63,290;60,278;54,268;44,261;32,259;19,261;9,268;3,278;0,290;3,302;9,312;19,319;32,321;44,319;54,312;60,302;63,290" o:connectangles="0,0,0,0,0,0,0,0,0,0,0,0,0,0,0,0,0"/>
                </v:shape>
                <v:shape id="Freeform 118" o:spid="_x0000_s1042" style="position:absolute;left:2022;top:20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" path="m63,32l61,19,54,10,44,3,32,,20,3,10,10,3,19,,32,3,44r7,10l20,60r12,3l44,60,54,54,61,44,63,32xe" filled="f" strokecolor="#d95318" strokeweight=".31483mm">
                  <v:path arrowok="t" o:connecttype="custom" o:connectlocs="63,236;61,223;54,214;44,207;32,204;20,207;10,214;3,223;0,236;3,248;10,258;20,264;32,267;44,264;54,258;61,248;63,236" o:connectangles="0,0,0,0,0,0,0,0,0,0,0,0,0,0,0,0,0"/>
                </v:shape>
                <v:shape id="Freeform 117" o:spid="_x0000_s1043" style="position:absolute;left:2173;top:23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" path="m62,31l60,19,53,9,43,3,31,,19,3,9,9,2,19,,31,2,43,9,53r10,7l31,63,43,60,53,53,60,43,62,31xe" filled="f" strokecolor="#d95318" strokeweight=".31483mm">
                  <v:path arrowok="t" o:connecttype="custom" o:connectlocs="62,270;60,258;53,248;43,242;31,239;19,242;9,248;2,258;0,270;2,282;9,292;19,299;31,302;43,299;53,292;60,282;62,270" o:connectangles="0,0,0,0,0,0,0,0,0,0,0,0,0,0,0,0,0"/>
                </v:shape>
                <v:shape id="Freeform 116" o:spid="_x0000_s1044" style="position:absolute;left:2324;top:21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" path="m62,31l60,19,53,9,43,2,31,,19,2,9,9,2,19,,31,2,43,9,53r10,7l31,62,43,60,53,53,60,43,62,31xe" filled="f" strokecolor="#d95318" strokeweight=".31483mm">
                  <v:path arrowok="t" o:connecttype="custom" o:connectlocs="62,243;60,231;53,221;43,214;31,212;19,214;9,221;2,231;0,243;2,255;9,265;19,272;31,274;43,272;53,265;60,255;62,243" o:connectangles="0,0,0,0,0,0,0,0,0,0,0,0,0,0,0,0,0"/>
                </v:shape>
                <v:shape id="Freeform 115" o:spid="_x0000_s1045" style="position:absolute;left:2476;top:157;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" path="m63,31l60,19,53,9,44,2,31,,19,2,9,9,3,19,,31,3,43,9,53r10,7l31,62,44,60r9,-7l60,43,63,31xe" filled="f" strokecolor="#d95318" strokeweight=".31483mm">
                  <v:path arrowok="t" o:connecttype="custom" o:connectlocs="63,189;60,177;53,167;44,160;31,158;19,160;9,167;3,177;0,189;3,201;9,211;19,218;31,220;44,218;53,211;60,201;63,189" o:connectangles="0,0,0,0,0,0,0,0,0,0,0,0,0,0,0,0,0"/>
                </v:shape>
                <v:shape id="Freeform 114" o:spid="_x0000_s1046" style="position:absolute;left:2627;top:12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" path="m63,32l60,19,54,9,44,3,32,,19,3,10,9,3,19,,32,3,44r7,10l19,60r13,3l44,60,54,54,60,44,63,32xe" filled="f" strokecolor="#d95318" strokeweight=".31483mm">
                  <v:path arrowok="t" o:connecttype="custom" o:connectlocs="63,157;60,144;54,134;44,128;32,125;19,128;10,134;3,144;0,157;3,169;10,179;19,185;32,188;44,185;54,179;60,169;63,157" o:connectangles="0,0,0,0,0,0,0,0,0,0,0,0,0,0,0,0,0"/>
                </v:shape>
                <v:shape id="Freeform 113" o:spid="_x0000_s1047" style="position:absolute;left:2778;top:18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" path="m62,31l60,19,53,9,43,2,31,,19,2,9,9,2,19,,31,2,43,9,53r10,7l31,62,43,60,53,53,60,43,62,31xe" filled="f" strokecolor="#d95318" strokeweight=".31483mm">
                  <v:path arrowok="t" o:connecttype="custom" o:connectlocs="62,214;60,202;53,192;43,185;31,183;19,185;9,192;2,202;0,214;2,226;9,236;19,243;31,245;43,243;53,236;60,226;62,214" o:connectangles="0,0,0,0,0,0,0,0,0,0,0,0,0,0,0,0,0"/>
                </v:shape>
                <v:shape id="Freeform 112" o:spid="_x0000_s1048" style="position:absolute;left:2929;top:18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" path="m62,31l60,19,53,9,43,2,31,,19,2,9,9,2,19,,31,2,43,9,53r10,7l31,62,43,60,53,53,60,43,62,31xe" filled="f" strokecolor="#d95318" strokeweight=".31483mm">
                  <v:path arrowok="t" o:connecttype="custom" o:connectlocs="62,220;60,208;53,198;43,191;31,189;19,191;9,198;2,208;0,220;2,232;9,242;19,249;31,251;43,249;53,242;60,232;62,220" o:connectangles="0,0,0,0,0,0,0,0,0,0,0,0,0,0,0,0,0"/>
                </v:shape>
                <v:shape id="Freeform 111" o:spid="_x0000_s1049" style="position:absolute;left:3081;top:12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" path="m63,32l60,20,53,10,43,3,31,,19,3,9,10,3,20,,32,3,44,9,54r10,6l31,63,43,60,53,54,60,44,63,32xe" filled="f" strokecolor="#d95318" strokeweight=".31483mm">
                  <v:path arrowok="t" o:connecttype="custom" o:connectlocs="63,156;60,144;53,134;43,127;31,124;19,127;9,134;3,144;0,156;3,168;9,178;19,184;31,187;43,184;53,178;60,168;63,156"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3104" behindDoc="0" locked="0" layoutInCell="1" allowOverlap="1" wp14:anchorId="4C62593E" wp14:editId="1B70825B">
                <wp:simplePos x="0" y="0"/>
                <wp:positionH relativeFrom="page">
                  <wp:posOffset>2017395</wp:posOffset>
                </wp:positionH>
                <wp:positionV relativeFrom="paragraph">
                  <wp:posOffset>41275</wp:posOffset>
                </wp:positionV>
                <wp:extent cx="151130" cy="787400"/>
                <wp:effectExtent l="0" t="0" r="0" b="0"/>
                <wp:wrapNone/>
                <wp:docPr id="11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77976"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62593E" id="Text Box 109" o:spid="_x0000_s1173" type="#_x0000_t202" style="position:absolute;left:0;text-align:left;margin-left:158.85pt;margin-top:3.25pt;width:11.9pt;height:62pt;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" filled="f" stroked="f">
                <v:textbox style="layout-flow:vertical;mso-layout-flow-alt:bottom-to-top" inset="0,0,0,0">
                  <w:txbxContent>
                    <w:p w14:paraId="35377976"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264297BB" w14:textId="77777777" w:rsidR="00187908" w:rsidRDefault="00105EDE">
      <w:pPr>
        <w:spacing w:before="97"/>
        <w:ind w:left="267"/>
        <w:rPr>
          <w:b/>
          <w:sz w:val="19"/>
        </w:rPr>
      </w:pPr>
      <w:r>
        <w:br w:type="column"/>
      </w:r>
      <w:r>
        <w:rPr>
          <w:b/>
          <w:sz w:val="19"/>
        </w:rPr>
        <w:t>Sinaweibo</w:t>
      </w:r>
    </w:p>
    <w:p w14:paraId="63C3A8DD" w14:textId="77777777" w:rsidR="00187908" w:rsidRDefault="00105EDE">
      <w:pPr>
        <w:pStyle w:val="BodyText"/>
        <w:rPr>
          <w:b/>
          <w:sz w:val="26"/>
        </w:rPr>
      </w:pPr>
      <w:r>
        <w:br w:type="column"/>
      </w:r>
    </w:p>
    <w:p w14:paraId="64320E82" w14:textId="77777777" w:rsidR="00187908" w:rsidRDefault="00187908">
      <w:pPr>
        <w:pStyle w:val="BodyText"/>
        <w:spacing w:before="11"/>
        <w:rPr>
          <w:b/>
          <w:sz w:val="24"/>
        </w:rPr>
      </w:pPr>
    </w:p>
    <w:p w14:paraId="6F638477" w14:textId="16978406" w:rsidR="00187908" w:rsidRDefault="00F51443">
      <w:pPr>
        <w:jc w:val="right"/>
        <w:rPr>
          <w:sz w:val="14"/>
        </w:rPr>
      </w:pPr>
      <w:r>
        <w:rPr>
          <w:noProof/>
          <w:lang w:val="en-IN" w:eastAsia="en-IN" w:bidi="hi-IN"/>
        </w:rPr>
        <mc:AlternateContent>
          <mc:Choice Requires="wpg">
            <w:drawing>
              <wp:anchor distT="0" distB="0" distL="114300" distR="114300" simplePos="0" relativeHeight="251814912" behindDoc="0" locked="0" layoutInCell="1" allowOverlap="1" wp14:anchorId="74067A55" wp14:editId="3FC22879">
                <wp:simplePos x="0" y="0"/>
                <wp:positionH relativeFrom="page">
                  <wp:posOffset>2347595</wp:posOffset>
                </wp:positionH>
                <wp:positionV relativeFrom="paragraph">
                  <wp:posOffset>-161925</wp:posOffset>
                </wp:positionV>
                <wp:extent cx="918210" cy="828040"/>
                <wp:effectExtent l="0" t="0" r="0" b="0"/>
                <wp:wrapNone/>
                <wp:docPr id="8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8210" cy="828040"/>
                          <a:chOff x="3697" y="-255"/>
                          <a:chExt cx="1446" cy="1304"/>
                        </a:xfrm>
                      </wpg:grpSpPr>
                      <wps:wsp>
                        <wps:cNvPr id="87" name="AutoShape 108"/>
                        <wps:cNvSpPr>
                          <a:spLocks/>
                        </wps:cNvSpPr>
                        <wps:spPr bwMode="auto">
                          <a:xfrm>
                            <a:off x="16680" y="4347"/>
                            <a:ext cx="6120" cy="5820"/>
                          </a:xfrm>
                          <a:custGeom>
                            <a:avLst/>
                            <a:gdLst>
                              <a:gd name="T0" fmla="+- 0 3737 16680"/>
                              <a:gd name="T1" fmla="*/ T0 w 6120"/>
                              <a:gd name="T2" fmla="+- 0 1046 4347"/>
                              <a:gd name="T3" fmla="*/ 1046 h 5820"/>
                              <a:gd name="T4" fmla="+- 0 5103 16680"/>
                              <a:gd name="T5" fmla="*/ T4 w 6120"/>
                              <a:gd name="T6" fmla="+- 0 1046 4347"/>
                              <a:gd name="T7" fmla="*/ 1046 h 5820"/>
                              <a:gd name="T8" fmla="+- 0 3737 16680"/>
                              <a:gd name="T9" fmla="*/ T8 w 6120"/>
                              <a:gd name="T10" fmla="+- 0 1046 4347"/>
                              <a:gd name="T11" fmla="*/ 1046 h 5820"/>
                              <a:gd name="T12" fmla="+- 0 3737 16680"/>
                              <a:gd name="T13" fmla="*/ T12 w 6120"/>
                              <a:gd name="T14" fmla="+- 0 1033 4347"/>
                              <a:gd name="T15" fmla="*/ 1033 h 5820"/>
                              <a:gd name="T16" fmla="+- 0 4040 16680"/>
                              <a:gd name="T17" fmla="*/ T16 w 6120"/>
                              <a:gd name="T18" fmla="+- 0 1046 4347"/>
                              <a:gd name="T19" fmla="*/ 1046 h 5820"/>
                              <a:gd name="T20" fmla="+- 0 4040 16680"/>
                              <a:gd name="T21" fmla="*/ T20 w 6120"/>
                              <a:gd name="T22" fmla="+- 0 1033 4347"/>
                              <a:gd name="T23" fmla="*/ 1033 h 5820"/>
                              <a:gd name="T24" fmla="+- 0 4344 16680"/>
                              <a:gd name="T25" fmla="*/ T24 w 6120"/>
                              <a:gd name="T26" fmla="+- 0 1046 4347"/>
                              <a:gd name="T27" fmla="*/ 1046 h 5820"/>
                              <a:gd name="T28" fmla="+- 0 4344 16680"/>
                              <a:gd name="T29" fmla="*/ T28 w 6120"/>
                              <a:gd name="T30" fmla="+- 0 1033 4347"/>
                              <a:gd name="T31" fmla="*/ 1033 h 5820"/>
                              <a:gd name="T32" fmla="+- 0 4647 16680"/>
                              <a:gd name="T33" fmla="*/ T32 w 6120"/>
                              <a:gd name="T34" fmla="+- 0 1046 4347"/>
                              <a:gd name="T35" fmla="*/ 1046 h 5820"/>
                              <a:gd name="T36" fmla="+- 0 4647 16680"/>
                              <a:gd name="T37" fmla="*/ T36 w 6120"/>
                              <a:gd name="T38" fmla="+- 0 1033 4347"/>
                              <a:gd name="T39" fmla="*/ 1033 h 5820"/>
                              <a:gd name="T40" fmla="+- 0 4951 16680"/>
                              <a:gd name="T41" fmla="*/ T40 w 6120"/>
                              <a:gd name="T42" fmla="+- 0 1046 4347"/>
                              <a:gd name="T43" fmla="*/ 1046 h 5820"/>
                              <a:gd name="T44" fmla="+- 0 4951 16680"/>
                              <a:gd name="T45" fmla="*/ T44 w 6120"/>
                              <a:gd name="T46" fmla="+- 0 1033 4347"/>
                              <a:gd name="T47" fmla="*/ 1033 h 5820"/>
                              <a:gd name="T48" fmla="+- 0 3737 16680"/>
                              <a:gd name="T49" fmla="*/ T48 w 6120"/>
                              <a:gd name="T50" fmla="+- 0 -252 4347"/>
                              <a:gd name="T51" fmla="*/ -252 h 5820"/>
                              <a:gd name="T52" fmla="+- 0 5103 16680"/>
                              <a:gd name="T53" fmla="*/ T52 w 6120"/>
                              <a:gd name="T54" fmla="+- 0 -252 4347"/>
                              <a:gd name="T55" fmla="*/ -252 h 5820"/>
                              <a:gd name="T56" fmla="+- 0 3737 16680"/>
                              <a:gd name="T57" fmla="*/ T56 w 6120"/>
                              <a:gd name="T58" fmla="+- 0 -252 4347"/>
                              <a:gd name="T59" fmla="*/ -252 h 5820"/>
                              <a:gd name="T60" fmla="+- 0 3737 16680"/>
                              <a:gd name="T61" fmla="*/ T60 w 6120"/>
                              <a:gd name="T62" fmla="+- 0 -239 4347"/>
                              <a:gd name="T63" fmla="*/ -239 h 5820"/>
                              <a:gd name="T64" fmla="+- 0 4040 16680"/>
                              <a:gd name="T65" fmla="*/ T64 w 6120"/>
                              <a:gd name="T66" fmla="+- 0 -252 4347"/>
                              <a:gd name="T67" fmla="*/ -252 h 5820"/>
                              <a:gd name="T68" fmla="+- 0 4040 16680"/>
                              <a:gd name="T69" fmla="*/ T68 w 6120"/>
                              <a:gd name="T70" fmla="+- 0 -239 4347"/>
                              <a:gd name="T71" fmla="*/ -239 h 5820"/>
                              <a:gd name="T72" fmla="+- 0 4344 16680"/>
                              <a:gd name="T73" fmla="*/ T72 w 6120"/>
                              <a:gd name="T74" fmla="+- 0 -252 4347"/>
                              <a:gd name="T75" fmla="*/ -252 h 5820"/>
                              <a:gd name="T76" fmla="+- 0 4344 16680"/>
                              <a:gd name="T77" fmla="*/ T76 w 6120"/>
                              <a:gd name="T78" fmla="+- 0 -239 4347"/>
                              <a:gd name="T79" fmla="*/ -239 h 5820"/>
                              <a:gd name="T80" fmla="+- 0 4647 16680"/>
                              <a:gd name="T81" fmla="*/ T80 w 6120"/>
                              <a:gd name="T82" fmla="+- 0 -252 4347"/>
                              <a:gd name="T83" fmla="*/ -252 h 5820"/>
                              <a:gd name="T84" fmla="+- 0 4647 16680"/>
                              <a:gd name="T85" fmla="*/ T84 w 6120"/>
                              <a:gd name="T86" fmla="+- 0 -239 4347"/>
                              <a:gd name="T87" fmla="*/ -239 h 5820"/>
                              <a:gd name="T88" fmla="+- 0 4951 16680"/>
                              <a:gd name="T89" fmla="*/ T88 w 6120"/>
                              <a:gd name="T90" fmla="+- 0 -252 4347"/>
                              <a:gd name="T91" fmla="*/ -252 h 5820"/>
                              <a:gd name="T92" fmla="+- 0 4951 16680"/>
                              <a:gd name="T93" fmla="*/ T92 w 6120"/>
                              <a:gd name="T94" fmla="+- 0 -239 4347"/>
                              <a:gd name="T95" fmla="*/ -239 h 5820"/>
                              <a:gd name="T96" fmla="+- 0 3737 16680"/>
                              <a:gd name="T97" fmla="*/ T96 w 6120"/>
                              <a:gd name="T98" fmla="+- 0 1046 4347"/>
                              <a:gd name="T99" fmla="*/ 1046 h 5820"/>
                              <a:gd name="T100" fmla="+- 0 3737 16680"/>
                              <a:gd name="T101" fmla="*/ T100 w 6120"/>
                              <a:gd name="T102" fmla="+- 0 -252 4347"/>
                              <a:gd name="T103" fmla="*/ -252 h 5820"/>
                              <a:gd name="T104" fmla="+- 0 5103 16680"/>
                              <a:gd name="T105" fmla="*/ T104 w 6120"/>
                              <a:gd name="T106" fmla="+- 0 1046 4347"/>
                              <a:gd name="T107" fmla="*/ 1046 h 5820"/>
                              <a:gd name="T108" fmla="+- 0 5103 16680"/>
                              <a:gd name="T109" fmla="*/ T108 w 6120"/>
                              <a:gd name="T110" fmla="+- 0 -252 4347"/>
                              <a:gd name="T111" fmla="*/ -252 h 5820"/>
                              <a:gd name="T112" fmla="+- 0 3737 16680"/>
                              <a:gd name="T113" fmla="*/ T112 w 6120"/>
                              <a:gd name="T114" fmla="+- 0 59 4347"/>
                              <a:gd name="T115" fmla="*/ 59 h 5820"/>
                              <a:gd name="T116" fmla="+- 0 3751 16680"/>
                              <a:gd name="T117" fmla="*/ T116 w 6120"/>
                              <a:gd name="T118" fmla="+- 0 59 4347"/>
                              <a:gd name="T119" fmla="*/ 59 h 5820"/>
                              <a:gd name="T120" fmla="+- 0 5103 16680"/>
                              <a:gd name="T121" fmla="*/ T120 w 6120"/>
                              <a:gd name="T122" fmla="+- 0 59 4347"/>
                              <a:gd name="T123" fmla="*/ 59 h 5820"/>
                              <a:gd name="T124" fmla="+- 0 5089 16680"/>
                              <a:gd name="T125" fmla="*/ T124 w 6120"/>
                              <a:gd name="T126" fmla="+- 0 59 4347"/>
                              <a:gd name="T127" fmla="*/ 59 h 5820"/>
                              <a:gd name="T128" fmla="+- 0 3737 16680"/>
                              <a:gd name="T129" fmla="*/ T128 w 6120"/>
                              <a:gd name="T130" fmla="+- 0 943 4347"/>
                              <a:gd name="T131" fmla="*/ 943 h 5820"/>
                              <a:gd name="T132" fmla="+- 0 3744 16680"/>
                              <a:gd name="T133" fmla="*/ T132 w 6120"/>
                              <a:gd name="T134" fmla="+- 0 943 4347"/>
                              <a:gd name="T135" fmla="*/ 943 h 5820"/>
                              <a:gd name="T136" fmla="+- 0 3737 16680"/>
                              <a:gd name="T137" fmla="*/ T136 w 6120"/>
                              <a:gd name="T138" fmla="+- 0 722 4347"/>
                              <a:gd name="T139" fmla="*/ 722 h 5820"/>
                              <a:gd name="T140" fmla="+- 0 3744 16680"/>
                              <a:gd name="T141" fmla="*/ T140 w 6120"/>
                              <a:gd name="T142" fmla="+- 0 722 4347"/>
                              <a:gd name="T143" fmla="*/ 722 h 5820"/>
                              <a:gd name="T144" fmla="+- 0 3737 16680"/>
                              <a:gd name="T145" fmla="*/ T144 w 6120"/>
                              <a:gd name="T146" fmla="+- 0 501 4347"/>
                              <a:gd name="T147" fmla="*/ 501 h 5820"/>
                              <a:gd name="T148" fmla="+- 0 3744 16680"/>
                              <a:gd name="T149" fmla="*/ T148 w 6120"/>
                              <a:gd name="T150" fmla="+- 0 501 4347"/>
                              <a:gd name="T151" fmla="*/ 501 h 5820"/>
                              <a:gd name="T152" fmla="+- 0 3737 16680"/>
                              <a:gd name="T153" fmla="*/ T152 w 6120"/>
                              <a:gd name="T154" fmla="+- 0 280 4347"/>
                              <a:gd name="T155" fmla="*/ 280 h 5820"/>
                              <a:gd name="T156" fmla="+- 0 3744 16680"/>
                              <a:gd name="T157" fmla="*/ T156 w 6120"/>
                              <a:gd name="T158" fmla="+- 0 280 4347"/>
                              <a:gd name="T159" fmla="*/ 280 h 5820"/>
                              <a:gd name="T160" fmla="+- 0 3737 16680"/>
                              <a:gd name="T161" fmla="*/ T160 w 6120"/>
                              <a:gd name="T162" fmla="+- 0 59 4347"/>
                              <a:gd name="T163" fmla="*/ 59 h 5820"/>
                              <a:gd name="T164" fmla="+- 0 3744 16680"/>
                              <a:gd name="T165" fmla="*/ T164 w 6120"/>
                              <a:gd name="T166" fmla="+- 0 59 4347"/>
                              <a:gd name="T167" fmla="*/ 59 h 5820"/>
                              <a:gd name="T168" fmla="+- 0 3737 16680"/>
                              <a:gd name="T169" fmla="*/ T168 w 6120"/>
                              <a:gd name="T170" fmla="+- 0 -162 4347"/>
                              <a:gd name="T171" fmla="*/ -162 h 5820"/>
                              <a:gd name="T172" fmla="+- 0 3744 16680"/>
                              <a:gd name="T173" fmla="*/ T172 w 6120"/>
                              <a:gd name="T174" fmla="+- 0 -162 4347"/>
                              <a:gd name="T175" fmla="*/ -162 h 5820"/>
                              <a:gd name="T176" fmla="+- 0 5103 16680"/>
                              <a:gd name="T177" fmla="*/ T176 w 6120"/>
                              <a:gd name="T178" fmla="+- 0 943 4347"/>
                              <a:gd name="T179" fmla="*/ 943 h 5820"/>
                              <a:gd name="T180" fmla="+- 0 5096 16680"/>
                              <a:gd name="T181" fmla="*/ T180 w 6120"/>
                              <a:gd name="T182" fmla="+- 0 943 4347"/>
                              <a:gd name="T183" fmla="*/ 943 h 5820"/>
                              <a:gd name="T184" fmla="+- 0 5103 16680"/>
                              <a:gd name="T185" fmla="*/ T184 w 6120"/>
                              <a:gd name="T186" fmla="+- 0 722 4347"/>
                              <a:gd name="T187" fmla="*/ 722 h 5820"/>
                              <a:gd name="T188" fmla="+- 0 5096 16680"/>
                              <a:gd name="T189" fmla="*/ T188 w 6120"/>
                              <a:gd name="T190" fmla="+- 0 722 4347"/>
                              <a:gd name="T191" fmla="*/ 722 h 5820"/>
                              <a:gd name="T192" fmla="+- 0 5103 16680"/>
                              <a:gd name="T193" fmla="*/ T192 w 6120"/>
                              <a:gd name="T194" fmla="+- 0 501 4347"/>
                              <a:gd name="T195" fmla="*/ 501 h 5820"/>
                              <a:gd name="T196" fmla="+- 0 5096 16680"/>
                              <a:gd name="T197" fmla="*/ T196 w 6120"/>
                              <a:gd name="T198" fmla="+- 0 501 4347"/>
                              <a:gd name="T199" fmla="*/ 501 h 5820"/>
                              <a:gd name="T200" fmla="+- 0 5103 16680"/>
                              <a:gd name="T201" fmla="*/ T200 w 6120"/>
                              <a:gd name="T202" fmla="+- 0 280 4347"/>
                              <a:gd name="T203" fmla="*/ 280 h 5820"/>
                              <a:gd name="T204" fmla="+- 0 5096 16680"/>
                              <a:gd name="T205" fmla="*/ T204 w 6120"/>
                              <a:gd name="T206" fmla="+- 0 280 4347"/>
                              <a:gd name="T207" fmla="*/ 280 h 5820"/>
                              <a:gd name="T208" fmla="+- 0 5103 16680"/>
                              <a:gd name="T209" fmla="*/ T208 w 6120"/>
                              <a:gd name="T210" fmla="+- 0 59 4347"/>
                              <a:gd name="T211" fmla="*/ 59 h 5820"/>
                              <a:gd name="T212" fmla="+- 0 5096 16680"/>
                              <a:gd name="T213" fmla="*/ T212 w 6120"/>
                              <a:gd name="T214" fmla="+- 0 59 4347"/>
                              <a:gd name="T215" fmla="*/ 59 h 5820"/>
                              <a:gd name="T216" fmla="+- 0 5103 16680"/>
                              <a:gd name="T217" fmla="*/ T216 w 6120"/>
                              <a:gd name="T218" fmla="+- 0 -162 4347"/>
                              <a:gd name="T219" fmla="*/ -162 h 5820"/>
                              <a:gd name="T220" fmla="+- 0 5096 16680"/>
                              <a:gd name="T221" fmla="*/ T220 w 6120"/>
                              <a:gd name="T222" fmla="+- 0 -162 4347"/>
                              <a:gd name="T223" fmla="*/ -162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120" h="5820">
                                <a:moveTo>
                                  <a:pt x="-12943" y="-3301"/>
                                </a:moveTo>
                                <a:lnTo>
                                  <a:pt x="-11577" y="-3301"/>
                                </a:lnTo>
                                <a:moveTo>
                                  <a:pt x="-12943" y="-3301"/>
                                </a:moveTo>
                                <a:lnTo>
                                  <a:pt x="-12943" y="-3314"/>
                                </a:lnTo>
                                <a:moveTo>
                                  <a:pt x="-12640" y="-3301"/>
                                </a:moveTo>
                                <a:lnTo>
                                  <a:pt x="-12640" y="-3314"/>
                                </a:lnTo>
                                <a:moveTo>
                                  <a:pt x="-12336" y="-3301"/>
                                </a:moveTo>
                                <a:lnTo>
                                  <a:pt x="-12336" y="-3314"/>
                                </a:lnTo>
                                <a:moveTo>
                                  <a:pt x="-12033" y="-3301"/>
                                </a:moveTo>
                                <a:lnTo>
                                  <a:pt x="-12033" y="-3314"/>
                                </a:lnTo>
                                <a:moveTo>
                                  <a:pt x="-11729" y="-3301"/>
                                </a:moveTo>
                                <a:lnTo>
                                  <a:pt x="-11729" y="-3314"/>
                                </a:lnTo>
                                <a:moveTo>
                                  <a:pt x="-12943" y="-4599"/>
                                </a:moveTo>
                                <a:lnTo>
                                  <a:pt x="-11577" y="-4599"/>
                                </a:lnTo>
                                <a:moveTo>
                                  <a:pt x="-12943" y="-4599"/>
                                </a:moveTo>
                                <a:lnTo>
                                  <a:pt x="-12943" y="-4586"/>
                                </a:lnTo>
                                <a:moveTo>
                                  <a:pt x="-12640" y="-4599"/>
                                </a:moveTo>
                                <a:lnTo>
                                  <a:pt x="-12640" y="-4586"/>
                                </a:lnTo>
                                <a:moveTo>
                                  <a:pt x="-12336" y="-4599"/>
                                </a:moveTo>
                                <a:lnTo>
                                  <a:pt x="-12336" y="-4586"/>
                                </a:lnTo>
                                <a:moveTo>
                                  <a:pt x="-12033" y="-4599"/>
                                </a:moveTo>
                                <a:lnTo>
                                  <a:pt x="-12033" y="-4586"/>
                                </a:lnTo>
                                <a:moveTo>
                                  <a:pt x="-11729" y="-4599"/>
                                </a:moveTo>
                                <a:lnTo>
                                  <a:pt x="-11729" y="-4586"/>
                                </a:lnTo>
                                <a:moveTo>
                                  <a:pt x="-12943" y="-3301"/>
                                </a:moveTo>
                                <a:lnTo>
                                  <a:pt x="-12943" y="-4599"/>
                                </a:lnTo>
                                <a:moveTo>
                                  <a:pt x="-11577" y="-3301"/>
                                </a:moveTo>
                                <a:lnTo>
                                  <a:pt x="-11577" y="-4599"/>
                                </a:lnTo>
                                <a:moveTo>
                                  <a:pt x="-12943" y="-4288"/>
                                </a:moveTo>
                                <a:lnTo>
                                  <a:pt x="-12929" y="-4288"/>
                                </a:lnTo>
                                <a:moveTo>
                                  <a:pt x="-11577" y="-4288"/>
                                </a:moveTo>
                                <a:lnTo>
                                  <a:pt x="-11591" y="-4288"/>
                                </a:lnTo>
                                <a:moveTo>
                                  <a:pt x="-12943" y="-3404"/>
                                </a:moveTo>
                                <a:lnTo>
                                  <a:pt x="-12936" y="-3404"/>
                                </a:lnTo>
                                <a:moveTo>
                                  <a:pt x="-12943" y="-3625"/>
                                </a:moveTo>
                                <a:lnTo>
                                  <a:pt x="-12936" y="-3625"/>
                                </a:lnTo>
                                <a:moveTo>
                                  <a:pt x="-12943" y="-3846"/>
                                </a:moveTo>
                                <a:lnTo>
                                  <a:pt x="-12936" y="-3846"/>
                                </a:lnTo>
                                <a:moveTo>
                                  <a:pt x="-12943" y="-4067"/>
                                </a:moveTo>
                                <a:lnTo>
                                  <a:pt x="-12936" y="-4067"/>
                                </a:lnTo>
                                <a:moveTo>
                                  <a:pt x="-12943" y="-4288"/>
                                </a:moveTo>
                                <a:lnTo>
                                  <a:pt x="-12936" y="-4288"/>
                                </a:lnTo>
                                <a:moveTo>
                                  <a:pt x="-12943" y="-4509"/>
                                </a:moveTo>
                                <a:lnTo>
                                  <a:pt x="-12936" y="-4509"/>
                                </a:lnTo>
                                <a:moveTo>
                                  <a:pt x="-11577" y="-3404"/>
                                </a:moveTo>
                                <a:lnTo>
                                  <a:pt x="-11584" y="-3404"/>
                                </a:lnTo>
                                <a:moveTo>
                                  <a:pt x="-11577" y="-3625"/>
                                </a:moveTo>
                                <a:lnTo>
                                  <a:pt x="-11584" y="-3625"/>
                                </a:lnTo>
                                <a:moveTo>
                                  <a:pt x="-11577" y="-3846"/>
                                </a:moveTo>
                                <a:lnTo>
                                  <a:pt x="-11584" y="-3846"/>
                                </a:lnTo>
                                <a:moveTo>
                                  <a:pt x="-11577" y="-4067"/>
                                </a:moveTo>
                                <a:lnTo>
                                  <a:pt x="-11584" y="-4067"/>
                                </a:lnTo>
                                <a:moveTo>
                                  <a:pt x="-11577" y="-4288"/>
                                </a:moveTo>
                                <a:lnTo>
                                  <a:pt x="-11584" y="-4288"/>
                                </a:lnTo>
                                <a:moveTo>
                                  <a:pt x="-11577" y="-4509"/>
                                </a:moveTo>
                                <a:lnTo>
                                  <a:pt x="-11584" y="-4509"/>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07"/>
                        <wps:cNvSpPr>
                          <a:spLocks/>
                        </wps:cNvSpPr>
                        <wps:spPr bwMode="auto">
                          <a:xfrm>
                            <a:off x="3737" y="592"/>
                            <a:ext cx="1366" cy="349"/>
                          </a:xfrm>
                          <a:custGeom>
                            <a:avLst/>
                            <a:gdLst>
                              <a:gd name="T0" fmla="+- 0 3737 3737"/>
                              <a:gd name="T1" fmla="*/ T0 w 1366"/>
                              <a:gd name="T2" fmla="+- 0 936 592"/>
                              <a:gd name="T3" fmla="*/ 936 h 349"/>
                              <a:gd name="T4" fmla="+- 0 3889 3737"/>
                              <a:gd name="T5" fmla="*/ T4 w 1366"/>
                              <a:gd name="T6" fmla="+- 0 941 592"/>
                              <a:gd name="T7" fmla="*/ 941 h 349"/>
                              <a:gd name="T8" fmla="+- 0 4040 3737"/>
                              <a:gd name="T9" fmla="*/ T8 w 1366"/>
                              <a:gd name="T10" fmla="+- 0 933 592"/>
                              <a:gd name="T11" fmla="*/ 933 h 349"/>
                              <a:gd name="T12" fmla="+- 0 4192 3737"/>
                              <a:gd name="T13" fmla="*/ T12 w 1366"/>
                              <a:gd name="T14" fmla="+- 0 924 592"/>
                              <a:gd name="T15" fmla="*/ 924 h 349"/>
                              <a:gd name="T16" fmla="+- 0 4344 3737"/>
                              <a:gd name="T17" fmla="*/ T16 w 1366"/>
                              <a:gd name="T18" fmla="+- 0 914 592"/>
                              <a:gd name="T19" fmla="*/ 914 h 349"/>
                              <a:gd name="T20" fmla="+- 0 4496 3737"/>
                              <a:gd name="T21" fmla="*/ T20 w 1366"/>
                              <a:gd name="T22" fmla="+- 0 900 592"/>
                              <a:gd name="T23" fmla="*/ 900 h 349"/>
                              <a:gd name="T24" fmla="+- 0 4647 3737"/>
                              <a:gd name="T25" fmla="*/ T24 w 1366"/>
                              <a:gd name="T26" fmla="+- 0 881 592"/>
                              <a:gd name="T27" fmla="*/ 881 h 349"/>
                              <a:gd name="T28" fmla="+- 0 4799 3737"/>
                              <a:gd name="T29" fmla="*/ T28 w 1366"/>
                              <a:gd name="T30" fmla="+- 0 853 592"/>
                              <a:gd name="T31" fmla="*/ 853 h 349"/>
                              <a:gd name="T32" fmla="+- 0 4951 3737"/>
                              <a:gd name="T33" fmla="*/ T32 w 1366"/>
                              <a:gd name="T34" fmla="+- 0 797 592"/>
                              <a:gd name="T35" fmla="*/ 797 h 349"/>
                              <a:gd name="T36" fmla="+- 0 5103 3737"/>
                              <a:gd name="T37" fmla="*/ T36 w 1366"/>
                              <a:gd name="T38" fmla="+- 0 592 592"/>
                              <a:gd name="T39" fmla="*/ 592 h 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6" h="349">
                                <a:moveTo>
                                  <a:pt x="0" y="344"/>
                                </a:moveTo>
                                <a:lnTo>
                                  <a:pt x="152" y="349"/>
                                </a:lnTo>
                                <a:lnTo>
                                  <a:pt x="303" y="341"/>
                                </a:lnTo>
                                <a:lnTo>
                                  <a:pt x="455" y="332"/>
                                </a:lnTo>
                                <a:lnTo>
                                  <a:pt x="607" y="322"/>
                                </a:lnTo>
                                <a:lnTo>
                                  <a:pt x="759" y="308"/>
                                </a:lnTo>
                                <a:lnTo>
                                  <a:pt x="910" y="289"/>
                                </a:lnTo>
                                <a:lnTo>
                                  <a:pt x="1062" y="261"/>
                                </a:lnTo>
                                <a:lnTo>
                                  <a:pt x="1214" y="205"/>
                                </a:lnTo>
                                <a:lnTo>
                                  <a:pt x="1366"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106"/>
                        <wps:cNvSpPr>
                          <a:spLocks/>
                        </wps:cNvSpPr>
                        <wps:spPr bwMode="auto">
                          <a:xfrm>
                            <a:off x="-140" y="11247"/>
                            <a:ext cx="280" cy="280"/>
                          </a:xfrm>
                          <a:custGeom>
                            <a:avLst/>
                            <a:gdLst>
                              <a:gd name="T0" fmla="+- 0 3737 -140"/>
                              <a:gd name="T1" fmla="*/ T0 w 280"/>
                              <a:gd name="T2" fmla="+- 0 905 11247"/>
                              <a:gd name="T3" fmla="*/ 905 h 280"/>
                              <a:gd name="T4" fmla="+- 0 3737 -140"/>
                              <a:gd name="T5" fmla="*/ T4 w 280"/>
                              <a:gd name="T6" fmla="+- 0 968 11247"/>
                              <a:gd name="T7" fmla="*/ 968 h 280"/>
                              <a:gd name="T8" fmla="+- 0 3706 -140"/>
                              <a:gd name="T9" fmla="*/ T8 w 280"/>
                              <a:gd name="T10" fmla="+- 0 936 11247"/>
                              <a:gd name="T11" fmla="*/ 936 h 280"/>
                              <a:gd name="T12" fmla="+- 0 3768 -140"/>
                              <a:gd name="T13" fmla="*/ T12 w 280"/>
                              <a:gd name="T14" fmla="+- 0 936 11247"/>
                              <a:gd name="T15" fmla="*/ 936 h 280"/>
                            </a:gdLst>
                            <a:ahLst/>
                            <a:cxnLst>
                              <a:cxn ang="0">
                                <a:pos x="T1" y="T3"/>
                              </a:cxn>
                              <a:cxn ang="0">
                                <a:pos x="T5" y="T7"/>
                              </a:cxn>
                              <a:cxn ang="0">
                                <a:pos x="T9" y="T11"/>
                              </a:cxn>
                              <a:cxn ang="0">
                                <a:pos x="T13" y="T15"/>
                              </a:cxn>
                            </a:cxnLst>
                            <a:rect l="0" t="0" r="r" b="b"/>
                            <a:pathLst>
                              <a:path w="280" h="280">
                                <a:moveTo>
                                  <a:pt x="3877" y="-10342"/>
                                </a:moveTo>
                                <a:lnTo>
                                  <a:pt x="3877" y="-10279"/>
                                </a:lnTo>
                                <a:moveTo>
                                  <a:pt x="3846" y="-10311"/>
                                </a:moveTo>
                                <a:lnTo>
                                  <a:pt x="3908" y="-1031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105"/>
                        <wps:cNvSpPr>
                          <a:spLocks/>
                        </wps:cNvSpPr>
                        <wps:spPr bwMode="auto">
                          <a:xfrm>
                            <a:off x="-140" y="11247"/>
                            <a:ext cx="280" cy="280"/>
                          </a:xfrm>
                          <a:custGeom>
                            <a:avLst/>
                            <a:gdLst>
                              <a:gd name="T0" fmla="+- 0 3889 -140"/>
                              <a:gd name="T1" fmla="*/ T0 w 280"/>
                              <a:gd name="T2" fmla="+- 0 910 11247"/>
                              <a:gd name="T3" fmla="*/ 910 h 280"/>
                              <a:gd name="T4" fmla="+- 0 3889 -140"/>
                              <a:gd name="T5" fmla="*/ T4 w 280"/>
                              <a:gd name="T6" fmla="+- 0 972 11247"/>
                              <a:gd name="T7" fmla="*/ 972 h 280"/>
                              <a:gd name="T8" fmla="+- 0 3858 -140"/>
                              <a:gd name="T9" fmla="*/ T8 w 280"/>
                              <a:gd name="T10" fmla="+- 0 941 11247"/>
                              <a:gd name="T11" fmla="*/ 941 h 280"/>
                              <a:gd name="T12" fmla="+- 0 3920 -140"/>
                              <a:gd name="T13" fmla="*/ T12 w 280"/>
                              <a:gd name="T14" fmla="+- 0 941 11247"/>
                              <a:gd name="T15" fmla="*/ 941 h 280"/>
                            </a:gdLst>
                            <a:ahLst/>
                            <a:cxnLst>
                              <a:cxn ang="0">
                                <a:pos x="T1" y="T3"/>
                              </a:cxn>
                              <a:cxn ang="0">
                                <a:pos x="T5" y="T7"/>
                              </a:cxn>
                              <a:cxn ang="0">
                                <a:pos x="T9" y="T11"/>
                              </a:cxn>
                              <a:cxn ang="0">
                                <a:pos x="T13" y="T15"/>
                              </a:cxn>
                            </a:cxnLst>
                            <a:rect l="0" t="0" r="r" b="b"/>
                            <a:pathLst>
                              <a:path w="280" h="280">
                                <a:moveTo>
                                  <a:pt x="4029" y="-10337"/>
                                </a:moveTo>
                                <a:lnTo>
                                  <a:pt x="4029" y="-10275"/>
                                </a:lnTo>
                                <a:moveTo>
                                  <a:pt x="3998" y="-10306"/>
                                </a:moveTo>
                                <a:lnTo>
                                  <a:pt x="4060" y="-1030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AutoShape 104"/>
                        <wps:cNvSpPr>
                          <a:spLocks/>
                        </wps:cNvSpPr>
                        <wps:spPr bwMode="auto">
                          <a:xfrm>
                            <a:off x="-140" y="11247"/>
                            <a:ext cx="280" cy="280"/>
                          </a:xfrm>
                          <a:custGeom>
                            <a:avLst/>
                            <a:gdLst>
                              <a:gd name="T0" fmla="+- 0 4040 -140"/>
                              <a:gd name="T1" fmla="*/ T0 w 280"/>
                              <a:gd name="T2" fmla="+- 0 902 11247"/>
                              <a:gd name="T3" fmla="*/ 902 h 280"/>
                              <a:gd name="T4" fmla="+- 0 4040 -140"/>
                              <a:gd name="T5" fmla="*/ T4 w 280"/>
                              <a:gd name="T6" fmla="+- 0 965 11247"/>
                              <a:gd name="T7" fmla="*/ 965 h 280"/>
                              <a:gd name="T8" fmla="+- 0 4009 -140"/>
                              <a:gd name="T9" fmla="*/ T8 w 280"/>
                              <a:gd name="T10" fmla="+- 0 933 11247"/>
                              <a:gd name="T11" fmla="*/ 933 h 280"/>
                              <a:gd name="T12" fmla="+- 0 4072 -140"/>
                              <a:gd name="T13" fmla="*/ T12 w 280"/>
                              <a:gd name="T14" fmla="+- 0 933 11247"/>
                              <a:gd name="T15" fmla="*/ 933 h 280"/>
                            </a:gdLst>
                            <a:ahLst/>
                            <a:cxnLst>
                              <a:cxn ang="0">
                                <a:pos x="T1" y="T3"/>
                              </a:cxn>
                              <a:cxn ang="0">
                                <a:pos x="T5" y="T7"/>
                              </a:cxn>
                              <a:cxn ang="0">
                                <a:pos x="T9" y="T11"/>
                              </a:cxn>
                              <a:cxn ang="0">
                                <a:pos x="T13" y="T15"/>
                              </a:cxn>
                            </a:cxnLst>
                            <a:rect l="0" t="0" r="r" b="b"/>
                            <a:pathLst>
                              <a:path w="280" h="280">
                                <a:moveTo>
                                  <a:pt x="4180" y="-10345"/>
                                </a:moveTo>
                                <a:lnTo>
                                  <a:pt x="4180" y="-10282"/>
                                </a:lnTo>
                                <a:moveTo>
                                  <a:pt x="4149" y="-10314"/>
                                </a:moveTo>
                                <a:lnTo>
                                  <a:pt x="4212" y="-1031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103"/>
                        <wps:cNvSpPr>
                          <a:spLocks/>
                        </wps:cNvSpPr>
                        <wps:spPr bwMode="auto">
                          <a:xfrm>
                            <a:off x="-140" y="11247"/>
                            <a:ext cx="280" cy="280"/>
                          </a:xfrm>
                          <a:custGeom>
                            <a:avLst/>
                            <a:gdLst>
                              <a:gd name="T0" fmla="+- 0 4192 -140"/>
                              <a:gd name="T1" fmla="*/ T0 w 280"/>
                              <a:gd name="T2" fmla="+- 0 893 11247"/>
                              <a:gd name="T3" fmla="*/ 893 h 280"/>
                              <a:gd name="T4" fmla="+- 0 4192 -140"/>
                              <a:gd name="T5" fmla="*/ T4 w 280"/>
                              <a:gd name="T6" fmla="+- 0 956 11247"/>
                              <a:gd name="T7" fmla="*/ 956 h 280"/>
                              <a:gd name="T8" fmla="+- 0 4161 -140"/>
                              <a:gd name="T9" fmla="*/ T8 w 280"/>
                              <a:gd name="T10" fmla="+- 0 924 11247"/>
                              <a:gd name="T11" fmla="*/ 924 h 280"/>
                              <a:gd name="T12" fmla="+- 0 4223 -140"/>
                              <a:gd name="T13" fmla="*/ T12 w 280"/>
                              <a:gd name="T14" fmla="+- 0 924 11247"/>
                              <a:gd name="T15" fmla="*/ 924 h 280"/>
                            </a:gdLst>
                            <a:ahLst/>
                            <a:cxnLst>
                              <a:cxn ang="0">
                                <a:pos x="T1" y="T3"/>
                              </a:cxn>
                              <a:cxn ang="0">
                                <a:pos x="T5" y="T7"/>
                              </a:cxn>
                              <a:cxn ang="0">
                                <a:pos x="T9" y="T11"/>
                              </a:cxn>
                              <a:cxn ang="0">
                                <a:pos x="T13" y="T15"/>
                              </a:cxn>
                            </a:cxnLst>
                            <a:rect l="0" t="0" r="r" b="b"/>
                            <a:pathLst>
                              <a:path w="280" h="280">
                                <a:moveTo>
                                  <a:pt x="4332" y="-10354"/>
                                </a:moveTo>
                                <a:lnTo>
                                  <a:pt x="4332" y="-10291"/>
                                </a:lnTo>
                                <a:moveTo>
                                  <a:pt x="4301" y="-10323"/>
                                </a:moveTo>
                                <a:lnTo>
                                  <a:pt x="4363" y="-1032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utoShape 102"/>
                        <wps:cNvSpPr>
                          <a:spLocks/>
                        </wps:cNvSpPr>
                        <wps:spPr bwMode="auto">
                          <a:xfrm>
                            <a:off x="-140" y="11247"/>
                            <a:ext cx="280" cy="280"/>
                          </a:xfrm>
                          <a:custGeom>
                            <a:avLst/>
                            <a:gdLst>
                              <a:gd name="T0" fmla="+- 0 4344 -140"/>
                              <a:gd name="T1" fmla="*/ T0 w 280"/>
                              <a:gd name="T2" fmla="+- 0 883 11247"/>
                              <a:gd name="T3" fmla="*/ 883 h 280"/>
                              <a:gd name="T4" fmla="+- 0 4344 -140"/>
                              <a:gd name="T5" fmla="*/ T4 w 280"/>
                              <a:gd name="T6" fmla="+- 0 945 11247"/>
                              <a:gd name="T7" fmla="*/ 945 h 280"/>
                              <a:gd name="T8" fmla="+- 0 4313 -140"/>
                              <a:gd name="T9" fmla="*/ T8 w 280"/>
                              <a:gd name="T10" fmla="+- 0 914 11247"/>
                              <a:gd name="T11" fmla="*/ 914 h 280"/>
                              <a:gd name="T12" fmla="+- 0 4375 -140"/>
                              <a:gd name="T13" fmla="*/ T12 w 280"/>
                              <a:gd name="T14" fmla="+- 0 914 11247"/>
                              <a:gd name="T15" fmla="*/ 914 h 280"/>
                            </a:gdLst>
                            <a:ahLst/>
                            <a:cxnLst>
                              <a:cxn ang="0">
                                <a:pos x="T1" y="T3"/>
                              </a:cxn>
                              <a:cxn ang="0">
                                <a:pos x="T5" y="T7"/>
                              </a:cxn>
                              <a:cxn ang="0">
                                <a:pos x="T9" y="T11"/>
                              </a:cxn>
                              <a:cxn ang="0">
                                <a:pos x="T13" y="T15"/>
                              </a:cxn>
                            </a:cxnLst>
                            <a:rect l="0" t="0" r="r" b="b"/>
                            <a:pathLst>
                              <a:path w="280" h="280">
                                <a:moveTo>
                                  <a:pt x="4484" y="-10364"/>
                                </a:moveTo>
                                <a:lnTo>
                                  <a:pt x="4484" y="-10302"/>
                                </a:lnTo>
                                <a:moveTo>
                                  <a:pt x="4453" y="-10333"/>
                                </a:moveTo>
                                <a:lnTo>
                                  <a:pt x="4515" y="-1033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101"/>
                        <wps:cNvSpPr>
                          <a:spLocks/>
                        </wps:cNvSpPr>
                        <wps:spPr bwMode="auto">
                          <a:xfrm>
                            <a:off x="-140" y="11247"/>
                            <a:ext cx="280" cy="280"/>
                          </a:xfrm>
                          <a:custGeom>
                            <a:avLst/>
                            <a:gdLst>
                              <a:gd name="T0" fmla="+- 0 4496 -140"/>
                              <a:gd name="T1" fmla="*/ T0 w 280"/>
                              <a:gd name="T2" fmla="+- 0 869 11247"/>
                              <a:gd name="T3" fmla="*/ 869 h 280"/>
                              <a:gd name="T4" fmla="+- 0 4496 -140"/>
                              <a:gd name="T5" fmla="*/ T4 w 280"/>
                              <a:gd name="T6" fmla="+- 0 931 11247"/>
                              <a:gd name="T7" fmla="*/ 931 h 280"/>
                              <a:gd name="T8" fmla="+- 0 4464 -140"/>
                              <a:gd name="T9" fmla="*/ T8 w 280"/>
                              <a:gd name="T10" fmla="+- 0 900 11247"/>
                              <a:gd name="T11" fmla="*/ 900 h 280"/>
                              <a:gd name="T12" fmla="+- 0 4527 -140"/>
                              <a:gd name="T13" fmla="*/ T12 w 280"/>
                              <a:gd name="T14" fmla="+- 0 900 11247"/>
                              <a:gd name="T15" fmla="*/ 900 h 280"/>
                            </a:gdLst>
                            <a:ahLst/>
                            <a:cxnLst>
                              <a:cxn ang="0">
                                <a:pos x="T1" y="T3"/>
                              </a:cxn>
                              <a:cxn ang="0">
                                <a:pos x="T5" y="T7"/>
                              </a:cxn>
                              <a:cxn ang="0">
                                <a:pos x="T9" y="T11"/>
                              </a:cxn>
                              <a:cxn ang="0">
                                <a:pos x="T13" y="T15"/>
                              </a:cxn>
                            </a:cxnLst>
                            <a:rect l="0" t="0" r="r" b="b"/>
                            <a:pathLst>
                              <a:path w="280" h="280">
                                <a:moveTo>
                                  <a:pt x="4636" y="-10378"/>
                                </a:moveTo>
                                <a:lnTo>
                                  <a:pt x="4636" y="-10316"/>
                                </a:lnTo>
                                <a:moveTo>
                                  <a:pt x="4604" y="-10347"/>
                                </a:moveTo>
                                <a:lnTo>
                                  <a:pt x="4667" y="-1034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AutoShape 100"/>
                        <wps:cNvSpPr>
                          <a:spLocks/>
                        </wps:cNvSpPr>
                        <wps:spPr bwMode="auto">
                          <a:xfrm>
                            <a:off x="-140" y="11247"/>
                            <a:ext cx="280" cy="280"/>
                          </a:xfrm>
                          <a:custGeom>
                            <a:avLst/>
                            <a:gdLst>
                              <a:gd name="T0" fmla="+- 0 4647 -140"/>
                              <a:gd name="T1" fmla="*/ T0 w 280"/>
                              <a:gd name="T2" fmla="+- 0 850 11247"/>
                              <a:gd name="T3" fmla="*/ 850 h 280"/>
                              <a:gd name="T4" fmla="+- 0 4647 -140"/>
                              <a:gd name="T5" fmla="*/ T4 w 280"/>
                              <a:gd name="T6" fmla="+- 0 912 11247"/>
                              <a:gd name="T7" fmla="*/ 912 h 280"/>
                              <a:gd name="T8" fmla="+- 0 4616 -140"/>
                              <a:gd name="T9" fmla="*/ T8 w 280"/>
                              <a:gd name="T10" fmla="+- 0 881 11247"/>
                              <a:gd name="T11" fmla="*/ 881 h 280"/>
                              <a:gd name="T12" fmla="+- 0 4679 -140"/>
                              <a:gd name="T13" fmla="*/ T12 w 280"/>
                              <a:gd name="T14" fmla="+- 0 881 11247"/>
                              <a:gd name="T15" fmla="*/ 881 h 280"/>
                            </a:gdLst>
                            <a:ahLst/>
                            <a:cxnLst>
                              <a:cxn ang="0">
                                <a:pos x="T1" y="T3"/>
                              </a:cxn>
                              <a:cxn ang="0">
                                <a:pos x="T5" y="T7"/>
                              </a:cxn>
                              <a:cxn ang="0">
                                <a:pos x="T9" y="T11"/>
                              </a:cxn>
                              <a:cxn ang="0">
                                <a:pos x="T13" y="T15"/>
                              </a:cxn>
                            </a:cxnLst>
                            <a:rect l="0" t="0" r="r" b="b"/>
                            <a:pathLst>
                              <a:path w="280" h="280">
                                <a:moveTo>
                                  <a:pt x="4787" y="-10397"/>
                                </a:moveTo>
                                <a:lnTo>
                                  <a:pt x="4787" y="-10335"/>
                                </a:lnTo>
                                <a:moveTo>
                                  <a:pt x="4756" y="-10366"/>
                                </a:moveTo>
                                <a:lnTo>
                                  <a:pt x="4819" y="-1036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99"/>
                        <wps:cNvSpPr>
                          <a:spLocks/>
                        </wps:cNvSpPr>
                        <wps:spPr bwMode="auto">
                          <a:xfrm>
                            <a:off x="-140" y="11247"/>
                            <a:ext cx="280" cy="280"/>
                          </a:xfrm>
                          <a:custGeom>
                            <a:avLst/>
                            <a:gdLst>
                              <a:gd name="T0" fmla="+- 0 4799 -140"/>
                              <a:gd name="T1" fmla="*/ T0 w 280"/>
                              <a:gd name="T2" fmla="+- 0 821 11247"/>
                              <a:gd name="T3" fmla="*/ 821 h 280"/>
                              <a:gd name="T4" fmla="+- 0 4799 -140"/>
                              <a:gd name="T5" fmla="*/ T4 w 280"/>
                              <a:gd name="T6" fmla="+- 0 884 11247"/>
                              <a:gd name="T7" fmla="*/ 884 h 280"/>
                              <a:gd name="T8" fmla="+- 0 4768 -140"/>
                              <a:gd name="T9" fmla="*/ T8 w 280"/>
                              <a:gd name="T10" fmla="+- 0 853 11247"/>
                              <a:gd name="T11" fmla="*/ 853 h 280"/>
                              <a:gd name="T12" fmla="+- 0 4830 -140"/>
                              <a:gd name="T13" fmla="*/ T12 w 280"/>
                              <a:gd name="T14" fmla="+- 0 853 11247"/>
                              <a:gd name="T15" fmla="*/ 853 h 280"/>
                            </a:gdLst>
                            <a:ahLst/>
                            <a:cxnLst>
                              <a:cxn ang="0">
                                <a:pos x="T1" y="T3"/>
                              </a:cxn>
                              <a:cxn ang="0">
                                <a:pos x="T5" y="T7"/>
                              </a:cxn>
                              <a:cxn ang="0">
                                <a:pos x="T9" y="T11"/>
                              </a:cxn>
                              <a:cxn ang="0">
                                <a:pos x="T13" y="T15"/>
                              </a:cxn>
                            </a:cxnLst>
                            <a:rect l="0" t="0" r="r" b="b"/>
                            <a:pathLst>
                              <a:path w="280" h="280">
                                <a:moveTo>
                                  <a:pt x="4939" y="-10426"/>
                                </a:moveTo>
                                <a:lnTo>
                                  <a:pt x="4939" y="-10363"/>
                                </a:lnTo>
                                <a:moveTo>
                                  <a:pt x="4908" y="-10394"/>
                                </a:moveTo>
                                <a:lnTo>
                                  <a:pt x="4970" y="-10394"/>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utoShape 98"/>
                        <wps:cNvSpPr>
                          <a:spLocks/>
                        </wps:cNvSpPr>
                        <wps:spPr bwMode="auto">
                          <a:xfrm>
                            <a:off x="-140" y="11247"/>
                            <a:ext cx="280" cy="280"/>
                          </a:xfrm>
                          <a:custGeom>
                            <a:avLst/>
                            <a:gdLst>
                              <a:gd name="T0" fmla="+- 0 4951 -140"/>
                              <a:gd name="T1" fmla="*/ T0 w 280"/>
                              <a:gd name="T2" fmla="+- 0 766 11247"/>
                              <a:gd name="T3" fmla="*/ 766 h 280"/>
                              <a:gd name="T4" fmla="+- 0 4951 -140"/>
                              <a:gd name="T5" fmla="*/ T4 w 280"/>
                              <a:gd name="T6" fmla="+- 0 828 11247"/>
                              <a:gd name="T7" fmla="*/ 828 h 280"/>
                              <a:gd name="T8" fmla="+- 0 4920 -140"/>
                              <a:gd name="T9" fmla="*/ T8 w 280"/>
                              <a:gd name="T10" fmla="+- 0 797 11247"/>
                              <a:gd name="T11" fmla="*/ 797 h 280"/>
                              <a:gd name="T12" fmla="+- 0 4982 -140"/>
                              <a:gd name="T13" fmla="*/ T12 w 280"/>
                              <a:gd name="T14" fmla="+- 0 797 11247"/>
                              <a:gd name="T15" fmla="*/ 797 h 280"/>
                            </a:gdLst>
                            <a:ahLst/>
                            <a:cxnLst>
                              <a:cxn ang="0">
                                <a:pos x="T1" y="T3"/>
                              </a:cxn>
                              <a:cxn ang="0">
                                <a:pos x="T5" y="T7"/>
                              </a:cxn>
                              <a:cxn ang="0">
                                <a:pos x="T9" y="T11"/>
                              </a:cxn>
                              <a:cxn ang="0">
                                <a:pos x="T13" y="T15"/>
                              </a:cxn>
                            </a:cxnLst>
                            <a:rect l="0" t="0" r="r" b="b"/>
                            <a:pathLst>
                              <a:path w="280" h="280">
                                <a:moveTo>
                                  <a:pt x="5091" y="-10481"/>
                                </a:moveTo>
                                <a:lnTo>
                                  <a:pt x="5091" y="-10419"/>
                                </a:lnTo>
                                <a:moveTo>
                                  <a:pt x="5060" y="-10450"/>
                                </a:moveTo>
                                <a:lnTo>
                                  <a:pt x="5122" y="-1045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97"/>
                        <wps:cNvSpPr>
                          <a:spLocks/>
                        </wps:cNvSpPr>
                        <wps:spPr bwMode="auto">
                          <a:xfrm>
                            <a:off x="-140" y="11247"/>
                            <a:ext cx="280" cy="280"/>
                          </a:xfrm>
                          <a:custGeom>
                            <a:avLst/>
                            <a:gdLst>
                              <a:gd name="T0" fmla="+- 0 5103 -140"/>
                              <a:gd name="T1" fmla="*/ T0 w 280"/>
                              <a:gd name="T2" fmla="+- 0 561 11247"/>
                              <a:gd name="T3" fmla="*/ 561 h 280"/>
                              <a:gd name="T4" fmla="+- 0 5103 -140"/>
                              <a:gd name="T5" fmla="*/ T4 w 280"/>
                              <a:gd name="T6" fmla="+- 0 623 11247"/>
                              <a:gd name="T7" fmla="*/ 623 h 280"/>
                              <a:gd name="T8" fmla="+- 0 5071 -140"/>
                              <a:gd name="T9" fmla="*/ T8 w 280"/>
                              <a:gd name="T10" fmla="+- 0 592 11247"/>
                              <a:gd name="T11" fmla="*/ 592 h 280"/>
                              <a:gd name="T12" fmla="+- 0 5134 -140"/>
                              <a:gd name="T13" fmla="*/ T12 w 280"/>
                              <a:gd name="T14" fmla="+- 0 592 11247"/>
                              <a:gd name="T15" fmla="*/ 592 h 280"/>
                            </a:gdLst>
                            <a:ahLst/>
                            <a:cxnLst>
                              <a:cxn ang="0">
                                <a:pos x="T1" y="T3"/>
                              </a:cxn>
                              <a:cxn ang="0">
                                <a:pos x="T5" y="T7"/>
                              </a:cxn>
                              <a:cxn ang="0">
                                <a:pos x="T9" y="T11"/>
                              </a:cxn>
                              <a:cxn ang="0">
                                <a:pos x="T13" y="T15"/>
                              </a:cxn>
                            </a:cxnLst>
                            <a:rect l="0" t="0" r="r" b="b"/>
                            <a:pathLst>
                              <a:path w="280" h="280">
                                <a:moveTo>
                                  <a:pt x="5243" y="-10686"/>
                                </a:moveTo>
                                <a:lnTo>
                                  <a:pt x="5243" y="-10624"/>
                                </a:lnTo>
                                <a:moveTo>
                                  <a:pt x="5211" y="-10655"/>
                                </a:moveTo>
                                <a:lnTo>
                                  <a:pt x="5274" y="-1065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6"/>
                        <wps:cNvSpPr>
                          <a:spLocks/>
                        </wps:cNvSpPr>
                        <wps:spPr bwMode="auto">
                          <a:xfrm>
                            <a:off x="3737" y="-147"/>
                            <a:ext cx="1366" cy="472"/>
                          </a:xfrm>
                          <a:custGeom>
                            <a:avLst/>
                            <a:gdLst>
                              <a:gd name="T0" fmla="+- 0 3737 3737"/>
                              <a:gd name="T1" fmla="*/ T0 w 1366"/>
                              <a:gd name="T2" fmla="+- 0 256 -147"/>
                              <a:gd name="T3" fmla="*/ 256 h 472"/>
                              <a:gd name="T4" fmla="+- 0 3889 3737"/>
                              <a:gd name="T5" fmla="*/ T4 w 1366"/>
                              <a:gd name="T6" fmla="+- 0 324 -147"/>
                              <a:gd name="T7" fmla="*/ 324 h 472"/>
                              <a:gd name="T8" fmla="+- 0 4040 3737"/>
                              <a:gd name="T9" fmla="*/ T8 w 1366"/>
                              <a:gd name="T10" fmla="+- 0 123 -147"/>
                              <a:gd name="T11" fmla="*/ 123 h 472"/>
                              <a:gd name="T12" fmla="+- 0 4192 3737"/>
                              <a:gd name="T13" fmla="*/ T12 w 1366"/>
                              <a:gd name="T14" fmla="+- 0 190 -147"/>
                              <a:gd name="T15" fmla="*/ 190 h 472"/>
                              <a:gd name="T16" fmla="+- 0 4344 3737"/>
                              <a:gd name="T17" fmla="*/ T16 w 1366"/>
                              <a:gd name="T18" fmla="+- 0 110 -147"/>
                              <a:gd name="T19" fmla="*/ 110 h 472"/>
                              <a:gd name="T20" fmla="+- 0 4496 3737"/>
                              <a:gd name="T21" fmla="*/ T20 w 1366"/>
                              <a:gd name="T22" fmla="+- 0 110 -147"/>
                              <a:gd name="T23" fmla="*/ 110 h 472"/>
                              <a:gd name="T24" fmla="+- 0 4647 3737"/>
                              <a:gd name="T25" fmla="*/ T24 w 1366"/>
                              <a:gd name="T26" fmla="+- 0 110 -147"/>
                              <a:gd name="T27" fmla="*/ 110 h 472"/>
                              <a:gd name="T28" fmla="+- 0 4799 3737"/>
                              <a:gd name="T29" fmla="*/ T28 w 1366"/>
                              <a:gd name="T30" fmla="+- 0 28 -147"/>
                              <a:gd name="T31" fmla="*/ 28 h 472"/>
                              <a:gd name="T32" fmla="+- 0 4951 3737"/>
                              <a:gd name="T33" fmla="*/ T32 w 1366"/>
                              <a:gd name="T34" fmla="+- 0 -61 -147"/>
                              <a:gd name="T35" fmla="*/ -61 h 472"/>
                              <a:gd name="T36" fmla="+- 0 5103 3737"/>
                              <a:gd name="T37" fmla="*/ T36 w 1366"/>
                              <a:gd name="T38" fmla="+- 0 -147 -147"/>
                              <a:gd name="T39" fmla="*/ -147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6" h="472">
                                <a:moveTo>
                                  <a:pt x="0" y="403"/>
                                </a:moveTo>
                                <a:lnTo>
                                  <a:pt x="152" y="471"/>
                                </a:lnTo>
                                <a:lnTo>
                                  <a:pt x="303" y="270"/>
                                </a:lnTo>
                                <a:lnTo>
                                  <a:pt x="455" y="337"/>
                                </a:lnTo>
                                <a:lnTo>
                                  <a:pt x="607" y="257"/>
                                </a:lnTo>
                                <a:lnTo>
                                  <a:pt x="759" y="257"/>
                                </a:lnTo>
                                <a:lnTo>
                                  <a:pt x="910" y="257"/>
                                </a:lnTo>
                                <a:lnTo>
                                  <a:pt x="1062" y="175"/>
                                </a:lnTo>
                                <a:lnTo>
                                  <a:pt x="1214" y="86"/>
                                </a:lnTo>
                                <a:lnTo>
                                  <a:pt x="1366" y="0"/>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95"/>
                        <wps:cNvSpPr>
                          <a:spLocks/>
                        </wps:cNvSpPr>
                        <wps:spPr bwMode="auto">
                          <a:xfrm>
                            <a:off x="3705" y="224"/>
                            <a:ext cx="63" cy="63"/>
                          </a:xfrm>
                          <a:custGeom>
                            <a:avLst/>
                            <a:gdLst>
                              <a:gd name="T0" fmla="+- 0 3768 3706"/>
                              <a:gd name="T1" fmla="*/ T0 w 63"/>
                              <a:gd name="T2" fmla="+- 0 256 225"/>
                              <a:gd name="T3" fmla="*/ 256 h 63"/>
                              <a:gd name="T4" fmla="+- 0 3766 3706"/>
                              <a:gd name="T5" fmla="*/ T4 w 63"/>
                              <a:gd name="T6" fmla="+- 0 244 225"/>
                              <a:gd name="T7" fmla="*/ 244 h 63"/>
                              <a:gd name="T8" fmla="+- 0 3759 3706"/>
                              <a:gd name="T9" fmla="*/ T8 w 63"/>
                              <a:gd name="T10" fmla="+- 0 234 225"/>
                              <a:gd name="T11" fmla="*/ 234 h 63"/>
                              <a:gd name="T12" fmla="+- 0 3749 3706"/>
                              <a:gd name="T13" fmla="*/ T12 w 63"/>
                              <a:gd name="T14" fmla="+- 0 227 225"/>
                              <a:gd name="T15" fmla="*/ 227 h 63"/>
                              <a:gd name="T16" fmla="+- 0 3737 3706"/>
                              <a:gd name="T17" fmla="*/ T16 w 63"/>
                              <a:gd name="T18" fmla="+- 0 225 225"/>
                              <a:gd name="T19" fmla="*/ 225 h 63"/>
                              <a:gd name="T20" fmla="+- 0 3725 3706"/>
                              <a:gd name="T21" fmla="*/ T20 w 63"/>
                              <a:gd name="T22" fmla="+- 0 227 225"/>
                              <a:gd name="T23" fmla="*/ 227 h 63"/>
                              <a:gd name="T24" fmla="+- 0 3715 3706"/>
                              <a:gd name="T25" fmla="*/ T24 w 63"/>
                              <a:gd name="T26" fmla="+- 0 234 225"/>
                              <a:gd name="T27" fmla="*/ 234 h 63"/>
                              <a:gd name="T28" fmla="+- 0 3708 3706"/>
                              <a:gd name="T29" fmla="*/ T28 w 63"/>
                              <a:gd name="T30" fmla="+- 0 244 225"/>
                              <a:gd name="T31" fmla="*/ 244 h 63"/>
                              <a:gd name="T32" fmla="+- 0 3706 3706"/>
                              <a:gd name="T33" fmla="*/ T32 w 63"/>
                              <a:gd name="T34" fmla="+- 0 256 225"/>
                              <a:gd name="T35" fmla="*/ 256 h 63"/>
                              <a:gd name="T36" fmla="+- 0 3708 3706"/>
                              <a:gd name="T37" fmla="*/ T36 w 63"/>
                              <a:gd name="T38" fmla="+- 0 268 225"/>
                              <a:gd name="T39" fmla="*/ 268 h 63"/>
                              <a:gd name="T40" fmla="+- 0 3715 3706"/>
                              <a:gd name="T41" fmla="*/ T40 w 63"/>
                              <a:gd name="T42" fmla="+- 0 278 225"/>
                              <a:gd name="T43" fmla="*/ 278 h 63"/>
                              <a:gd name="T44" fmla="+- 0 3725 3706"/>
                              <a:gd name="T45" fmla="*/ T44 w 63"/>
                              <a:gd name="T46" fmla="+- 0 285 225"/>
                              <a:gd name="T47" fmla="*/ 285 h 63"/>
                              <a:gd name="T48" fmla="+- 0 3737 3706"/>
                              <a:gd name="T49" fmla="*/ T48 w 63"/>
                              <a:gd name="T50" fmla="+- 0 287 225"/>
                              <a:gd name="T51" fmla="*/ 287 h 63"/>
                              <a:gd name="T52" fmla="+- 0 3749 3706"/>
                              <a:gd name="T53" fmla="*/ T52 w 63"/>
                              <a:gd name="T54" fmla="+- 0 285 225"/>
                              <a:gd name="T55" fmla="*/ 285 h 63"/>
                              <a:gd name="T56" fmla="+- 0 3759 3706"/>
                              <a:gd name="T57" fmla="*/ T56 w 63"/>
                              <a:gd name="T58" fmla="+- 0 278 225"/>
                              <a:gd name="T59" fmla="*/ 278 h 63"/>
                              <a:gd name="T60" fmla="+- 0 3766 3706"/>
                              <a:gd name="T61" fmla="*/ T60 w 63"/>
                              <a:gd name="T62" fmla="+- 0 268 225"/>
                              <a:gd name="T63" fmla="*/ 268 h 63"/>
                              <a:gd name="T64" fmla="+- 0 3768 3706"/>
                              <a:gd name="T65" fmla="*/ T64 w 63"/>
                              <a:gd name="T66" fmla="+- 0 256 225"/>
                              <a:gd name="T67" fmla="*/ 25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94"/>
                        <wps:cNvSpPr>
                          <a:spLocks/>
                        </wps:cNvSpPr>
                        <wps:spPr bwMode="auto">
                          <a:xfrm>
                            <a:off x="3857" y="293"/>
                            <a:ext cx="63" cy="63"/>
                          </a:xfrm>
                          <a:custGeom>
                            <a:avLst/>
                            <a:gdLst>
                              <a:gd name="T0" fmla="+- 0 3920 3858"/>
                              <a:gd name="T1" fmla="*/ T0 w 63"/>
                              <a:gd name="T2" fmla="+- 0 324 293"/>
                              <a:gd name="T3" fmla="*/ 324 h 63"/>
                              <a:gd name="T4" fmla="+- 0 3918 3858"/>
                              <a:gd name="T5" fmla="*/ T4 w 63"/>
                              <a:gd name="T6" fmla="+- 0 312 293"/>
                              <a:gd name="T7" fmla="*/ 312 h 63"/>
                              <a:gd name="T8" fmla="+- 0 3911 3858"/>
                              <a:gd name="T9" fmla="*/ T8 w 63"/>
                              <a:gd name="T10" fmla="+- 0 302 293"/>
                              <a:gd name="T11" fmla="*/ 302 h 63"/>
                              <a:gd name="T12" fmla="+- 0 3901 3858"/>
                              <a:gd name="T13" fmla="*/ T12 w 63"/>
                              <a:gd name="T14" fmla="+- 0 296 293"/>
                              <a:gd name="T15" fmla="*/ 296 h 63"/>
                              <a:gd name="T16" fmla="+- 0 3889 3858"/>
                              <a:gd name="T17" fmla="*/ T16 w 63"/>
                              <a:gd name="T18" fmla="+- 0 293 293"/>
                              <a:gd name="T19" fmla="*/ 293 h 63"/>
                              <a:gd name="T20" fmla="+- 0 3877 3858"/>
                              <a:gd name="T21" fmla="*/ T20 w 63"/>
                              <a:gd name="T22" fmla="+- 0 296 293"/>
                              <a:gd name="T23" fmla="*/ 296 h 63"/>
                              <a:gd name="T24" fmla="+- 0 3867 3858"/>
                              <a:gd name="T25" fmla="*/ T24 w 63"/>
                              <a:gd name="T26" fmla="+- 0 302 293"/>
                              <a:gd name="T27" fmla="*/ 302 h 63"/>
                              <a:gd name="T28" fmla="+- 0 3860 3858"/>
                              <a:gd name="T29" fmla="*/ T28 w 63"/>
                              <a:gd name="T30" fmla="+- 0 312 293"/>
                              <a:gd name="T31" fmla="*/ 312 h 63"/>
                              <a:gd name="T32" fmla="+- 0 3858 3858"/>
                              <a:gd name="T33" fmla="*/ T32 w 63"/>
                              <a:gd name="T34" fmla="+- 0 324 293"/>
                              <a:gd name="T35" fmla="*/ 324 h 63"/>
                              <a:gd name="T36" fmla="+- 0 3860 3858"/>
                              <a:gd name="T37" fmla="*/ T36 w 63"/>
                              <a:gd name="T38" fmla="+- 0 336 293"/>
                              <a:gd name="T39" fmla="*/ 336 h 63"/>
                              <a:gd name="T40" fmla="+- 0 3867 3858"/>
                              <a:gd name="T41" fmla="*/ T40 w 63"/>
                              <a:gd name="T42" fmla="+- 0 346 293"/>
                              <a:gd name="T43" fmla="*/ 346 h 63"/>
                              <a:gd name="T44" fmla="+- 0 3877 3858"/>
                              <a:gd name="T45" fmla="*/ T44 w 63"/>
                              <a:gd name="T46" fmla="+- 0 353 293"/>
                              <a:gd name="T47" fmla="*/ 353 h 63"/>
                              <a:gd name="T48" fmla="+- 0 3889 3858"/>
                              <a:gd name="T49" fmla="*/ T48 w 63"/>
                              <a:gd name="T50" fmla="+- 0 356 293"/>
                              <a:gd name="T51" fmla="*/ 356 h 63"/>
                              <a:gd name="T52" fmla="+- 0 3901 3858"/>
                              <a:gd name="T53" fmla="*/ T52 w 63"/>
                              <a:gd name="T54" fmla="+- 0 353 293"/>
                              <a:gd name="T55" fmla="*/ 353 h 63"/>
                              <a:gd name="T56" fmla="+- 0 3911 3858"/>
                              <a:gd name="T57" fmla="*/ T56 w 63"/>
                              <a:gd name="T58" fmla="+- 0 346 293"/>
                              <a:gd name="T59" fmla="*/ 346 h 63"/>
                              <a:gd name="T60" fmla="+- 0 3918 3858"/>
                              <a:gd name="T61" fmla="*/ T60 w 63"/>
                              <a:gd name="T62" fmla="+- 0 336 293"/>
                              <a:gd name="T63" fmla="*/ 336 h 63"/>
                              <a:gd name="T64" fmla="+- 0 3920 3858"/>
                              <a:gd name="T65" fmla="*/ T64 w 63"/>
                              <a:gd name="T66" fmla="+- 0 324 293"/>
                              <a:gd name="T67" fmla="*/ 32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93"/>
                        <wps:cNvSpPr>
                          <a:spLocks/>
                        </wps:cNvSpPr>
                        <wps:spPr bwMode="auto">
                          <a:xfrm>
                            <a:off x="4009" y="92"/>
                            <a:ext cx="63" cy="63"/>
                          </a:xfrm>
                          <a:custGeom>
                            <a:avLst/>
                            <a:gdLst>
                              <a:gd name="T0" fmla="+- 0 4072 4009"/>
                              <a:gd name="T1" fmla="*/ T0 w 63"/>
                              <a:gd name="T2" fmla="+- 0 123 92"/>
                              <a:gd name="T3" fmla="*/ 123 h 63"/>
                              <a:gd name="T4" fmla="+- 0 4069 4009"/>
                              <a:gd name="T5" fmla="*/ T4 w 63"/>
                              <a:gd name="T6" fmla="+- 0 111 92"/>
                              <a:gd name="T7" fmla="*/ 111 h 63"/>
                              <a:gd name="T8" fmla="+- 0 4063 4009"/>
                              <a:gd name="T9" fmla="*/ T8 w 63"/>
                              <a:gd name="T10" fmla="+- 0 101 92"/>
                              <a:gd name="T11" fmla="*/ 101 h 63"/>
                              <a:gd name="T12" fmla="+- 0 4053 4009"/>
                              <a:gd name="T13" fmla="*/ T12 w 63"/>
                              <a:gd name="T14" fmla="+- 0 95 92"/>
                              <a:gd name="T15" fmla="*/ 95 h 63"/>
                              <a:gd name="T16" fmla="+- 0 4040 4009"/>
                              <a:gd name="T17" fmla="*/ T16 w 63"/>
                              <a:gd name="T18" fmla="+- 0 92 92"/>
                              <a:gd name="T19" fmla="*/ 92 h 63"/>
                              <a:gd name="T20" fmla="+- 0 4028 4009"/>
                              <a:gd name="T21" fmla="*/ T20 w 63"/>
                              <a:gd name="T22" fmla="+- 0 95 92"/>
                              <a:gd name="T23" fmla="*/ 95 h 63"/>
                              <a:gd name="T24" fmla="+- 0 4018 4009"/>
                              <a:gd name="T25" fmla="*/ T24 w 63"/>
                              <a:gd name="T26" fmla="+- 0 101 92"/>
                              <a:gd name="T27" fmla="*/ 101 h 63"/>
                              <a:gd name="T28" fmla="+- 0 4012 4009"/>
                              <a:gd name="T29" fmla="*/ T28 w 63"/>
                              <a:gd name="T30" fmla="+- 0 111 92"/>
                              <a:gd name="T31" fmla="*/ 111 h 63"/>
                              <a:gd name="T32" fmla="+- 0 4009 4009"/>
                              <a:gd name="T33" fmla="*/ T32 w 63"/>
                              <a:gd name="T34" fmla="+- 0 123 92"/>
                              <a:gd name="T35" fmla="*/ 123 h 63"/>
                              <a:gd name="T36" fmla="+- 0 4012 4009"/>
                              <a:gd name="T37" fmla="*/ T36 w 63"/>
                              <a:gd name="T38" fmla="+- 0 136 92"/>
                              <a:gd name="T39" fmla="*/ 136 h 63"/>
                              <a:gd name="T40" fmla="+- 0 4018 4009"/>
                              <a:gd name="T41" fmla="*/ T40 w 63"/>
                              <a:gd name="T42" fmla="+- 0 145 92"/>
                              <a:gd name="T43" fmla="*/ 145 h 63"/>
                              <a:gd name="T44" fmla="+- 0 4028 4009"/>
                              <a:gd name="T45" fmla="*/ T44 w 63"/>
                              <a:gd name="T46" fmla="+- 0 152 92"/>
                              <a:gd name="T47" fmla="*/ 152 h 63"/>
                              <a:gd name="T48" fmla="+- 0 4040 4009"/>
                              <a:gd name="T49" fmla="*/ T48 w 63"/>
                              <a:gd name="T50" fmla="+- 0 155 92"/>
                              <a:gd name="T51" fmla="*/ 155 h 63"/>
                              <a:gd name="T52" fmla="+- 0 4053 4009"/>
                              <a:gd name="T53" fmla="*/ T52 w 63"/>
                              <a:gd name="T54" fmla="+- 0 152 92"/>
                              <a:gd name="T55" fmla="*/ 152 h 63"/>
                              <a:gd name="T56" fmla="+- 0 4063 4009"/>
                              <a:gd name="T57" fmla="*/ T56 w 63"/>
                              <a:gd name="T58" fmla="+- 0 145 92"/>
                              <a:gd name="T59" fmla="*/ 145 h 63"/>
                              <a:gd name="T60" fmla="+- 0 4069 4009"/>
                              <a:gd name="T61" fmla="*/ T60 w 63"/>
                              <a:gd name="T62" fmla="+- 0 136 92"/>
                              <a:gd name="T63" fmla="*/ 136 h 63"/>
                              <a:gd name="T64" fmla="+- 0 4072 4009"/>
                              <a:gd name="T65" fmla="*/ T64 w 63"/>
                              <a:gd name="T66" fmla="+- 0 123 92"/>
                              <a:gd name="T67" fmla="*/ 12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1" y="0"/>
                                </a:lnTo>
                                <a:lnTo>
                                  <a:pt x="19" y="3"/>
                                </a:lnTo>
                                <a:lnTo>
                                  <a:pt x="9" y="9"/>
                                </a:lnTo>
                                <a:lnTo>
                                  <a:pt x="3" y="19"/>
                                </a:lnTo>
                                <a:lnTo>
                                  <a:pt x="0" y="31"/>
                                </a:lnTo>
                                <a:lnTo>
                                  <a:pt x="3" y="44"/>
                                </a:lnTo>
                                <a:lnTo>
                                  <a:pt x="9" y="53"/>
                                </a:lnTo>
                                <a:lnTo>
                                  <a:pt x="19" y="60"/>
                                </a:lnTo>
                                <a:lnTo>
                                  <a:pt x="31" y="63"/>
                                </a:lnTo>
                                <a:lnTo>
                                  <a:pt x="44" y="60"/>
                                </a:lnTo>
                                <a:lnTo>
                                  <a:pt x="54" y="53"/>
                                </a:lnTo>
                                <a:lnTo>
                                  <a:pt x="60"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92"/>
                        <wps:cNvSpPr>
                          <a:spLocks/>
                        </wps:cNvSpPr>
                        <wps:spPr bwMode="auto">
                          <a:xfrm>
                            <a:off x="4160" y="159"/>
                            <a:ext cx="63" cy="63"/>
                          </a:xfrm>
                          <a:custGeom>
                            <a:avLst/>
                            <a:gdLst>
                              <a:gd name="T0" fmla="+- 0 4223 4161"/>
                              <a:gd name="T1" fmla="*/ T0 w 63"/>
                              <a:gd name="T2" fmla="+- 0 190 159"/>
                              <a:gd name="T3" fmla="*/ 190 h 63"/>
                              <a:gd name="T4" fmla="+- 0 4221 4161"/>
                              <a:gd name="T5" fmla="*/ T4 w 63"/>
                              <a:gd name="T6" fmla="+- 0 178 159"/>
                              <a:gd name="T7" fmla="*/ 178 h 63"/>
                              <a:gd name="T8" fmla="+- 0 4214 4161"/>
                              <a:gd name="T9" fmla="*/ T8 w 63"/>
                              <a:gd name="T10" fmla="+- 0 168 159"/>
                              <a:gd name="T11" fmla="*/ 168 h 63"/>
                              <a:gd name="T12" fmla="+- 0 4204 4161"/>
                              <a:gd name="T13" fmla="*/ T12 w 63"/>
                              <a:gd name="T14" fmla="+- 0 161 159"/>
                              <a:gd name="T15" fmla="*/ 161 h 63"/>
                              <a:gd name="T16" fmla="+- 0 4192 4161"/>
                              <a:gd name="T17" fmla="*/ T16 w 63"/>
                              <a:gd name="T18" fmla="+- 0 159 159"/>
                              <a:gd name="T19" fmla="*/ 159 h 63"/>
                              <a:gd name="T20" fmla="+- 0 4180 4161"/>
                              <a:gd name="T21" fmla="*/ T20 w 63"/>
                              <a:gd name="T22" fmla="+- 0 161 159"/>
                              <a:gd name="T23" fmla="*/ 161 h 63"/>
                              <a:gd name="T24" fmla="+- 0 4170 4161"/>
                              <a:gd name="T25" fmla="*/ T24 w 63"/>
                              <a:gd name="T26" fmla="+- 0 168 159"/>
                              <a:gd name="T27" fmla="*/ 168 h 63"/>
                              <a:gd name="T28" fmla="+- 0 4163 4161"/>
                              <a:gd name="T29" fmla="*/ T28 w 63"/>
                              <a:gd name="T30" fmla="+- 0 178 159"/>
                              <a:gd name="T31" fmla="*/ 178 h 63"/>
                              <a:gd name="T32" fmla="+- 0 4161 4161"/>
                              <a:gd name="T33" fmla="*/ T32 w 63"/>
                              <a:gd name="T34" fmla="+- 0 190 159"/>
                              <a:gd name="T35" fmla="*/ 190 h 63"/>
                              <a:gd name="T36" fmla="+- 0 4163 4161"/>
                              <a:gd name="T37" fmla="*/ T36 w 63"/>
                              <a:gd name="T38" fmla="+- 0 202 159"/>
                              <a:gd name="T39" fmla="*/ 202 h 63"/>
                              <a:gd name="T40" fmla="+- 0 4170 4161"/>
                              <a:gd name="T41" fmla="*/ T40 w 63"/>
                              <a:gd name="T42" fmla="+- 0 212 159"/>
                              <a:gd name="T43" fmla="*/ 212 h 63"/>
                              <a:gd name="T44" fmla="+- 0 4180 4161"/>
                              <a:gd name="T45" fmla="*/ T44 w 63"/>
                              <a:gd name="T46" fmla="+- 0 219 159"/>
                              <a:gd name="T47" fmla="*/ 219 h 63"/>
                              <a:gd name="T48" fmla="+- 0 4192 4161"/>
                              <a:gd name="T49" fmla="*/ T48 w 63"/>
                              <a:gd name="T50" fmla="+- 0 222 159"/>
                              <a:gd name="T51" fmla="*/ 222 h 63"/>
                              <a:gd name="T52" fmla="+- 0 4204 4161"/>
                              <a:gd name="T53" fmla="*/ T52 w 63"/>
                              <a:gd name="T54" fmla="+- 0 219 159"/>
                              <a:gd name="T55" fmla="*/ 219 h 63"/>
                              <a:gd name="T56" fmla="+- 0 4214 4161"/>
                              <a:gd name="T57" fmla="*/ T56 w 63"/>
                              <a:gd name="T58" fmla="+- 0 212 159"/>
                              <a:gd name="T59" fmla="*/ 212 h 63"/>
                              <a:gd name="T60" fmla="+- 0 4221 4161"/>
                              <a:gd name="T61" fmla="*/ T60 w 63"/>
                              <a:gd name="T62" fmla="+- 0 202 159"/>
                              <a:gd name="T63" fmla="*/ 202 h 63"/>
                              <a:gd name="T64" fmla="+- 0 4223 4161"/>
                              <a:gd name="T65" fmla="*/ T64 w 63"/>
                              <a:gd name="T66" fmla="+- 0 190 159"/>
                              <a:gd name="T67" fmla="*/ 19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91"/>
                        <wps:cNvSpPr>
                          <a:spLocks/>
                        </wps:cNvSpPr>
                        <wps:spPr bwMode="auto">
                          <a:xfrm>
                            <a:off x="4312" y="79"/>
                            <a:ext cx="63" cy="63"/>
                          </a:xfrm>
                          <a:custGeom>
                            <a:avLst/>
                            <a:gdLst>
                              <a:gd name="T0" fmla="+- 0 4375 4313"/>
                              <a:gd name="T1" fmla="*/ T0 w 63"/>
                              <a:gd name="T2" fmla="+- 0 110 79"/>
                              <a:gd name="T3" fmla="*/ 110 h 63"/>
                              <a:gd name="T4" fmla="+- 0 4373 4313"/>
                              <a:gd name="T5" fmla="*/ T4 w 63"/>
                              <a:gd name="T6" fmla="+- 0 98 79"/>
                              <a:gd name="T7" fmla="*/ 98 h 63"/>
                              <a:gd name="T8" fmla="+- 0 4366 4313"/>
                              <a:gd name="T9" fmla="*/ T8 w 63"/>
                              <a:gd name="T10" fmla="+- 0 88 79"/>
                              <a:gd name="T11" fmla="*/ 88 h 63"/>
                              <a:gd name="T12" fmla="+- 0 4356 4313"/>
                              <a:gd name="T13" fmla="*/ T12 w 63"/>
                              <a:gd name="T14" fmla="+- 0 82 79"/>
                              <a:gd name="T15" fmla="*/ 82 h 63"/>
                              <a:gd name="T16" fmla="+- 0 4344 4313"/>
                              <a:gd name="T17" fmla="*/ T16 w 63"/>
                              <a:gd name="T18" fmla="+- 0 79 79"/>
                              <a:gd name="T19" fmla="*/ 79 h 63"/>
                              <a:gd name="T20" fmla="+- 0 4332 4313"/>
                              <a:gd name="T21" fmla="*/ T20 w 63"/>
                              <a:gd name="T22" fmla="+- 0 82 79"/>
                              <a:gd name="T23" fmla="*/ 82 h 63"/>
                              <a:gd name="T24" fmla="+- 0 4322 4313"/>
                              <a:gd name="T25" fmla="*/ T24 w 63"/>
                              <a:gd name="T26" fmla="+- 0 88 79"/>
                              <a:gd name="T27" fmla="*/ 88 h 63"/>
                              <a:gd name="T28" fmla="+- 0 4315 4313"/>
                              <a:gd name="T29" fmla="*/ T28 w 63"/>
                              <a:gd name="T30" fmla="+- 0 98 79"/>
                              <a:gd name="T31" fmla="*/ 98 h 63"/>
                              <a:gd name="T32" fmla="+- 0 4313 4313"/>
                              <a:gd name="T33" fmla="*/ T32 w 63"/>
                              <a:gd name="T34" fmla="+- 0 110 79"/>
                              <a:gd name="T35" fmla="*/ 110 h 63"/>
                              <a:gd name="T36" fmla="+- 0 4315 4313"/>
                              <a:gd name="T37" fmla="*/ T36 w 63"/>
                              <a:gd name="T38" fmla="+- 0 123 79"/>
                              <a:gd name="T39" fmla="*/ 123 h 63"/>
                              <a:gd name="T40" fmla="+- 0 4322 4313"/>
                              <a:gd name="T41" fmla="*/ T40 w 63"/>
                              <a:gd name="T42" fmla="+- 0 133 79"/>
                              <a:gd name="T43" fmla="*/ 133 h 63"/>
                              <a:gd name="T44" fmla="+- 0 4332 4313"/>
                              <a:gd name="T45" fmla="*/ T44 w 63"/>
                              <a:gd name="T46" fmla="+- 0 139 79"/>
                              <a:gd name="T47" fmla="*/ 139 h 63"/>
                              <a:gd name="T48" fmla="+- 0 4344 4313"/>
                              <a:gd name="T49" fmla="*/ T48 w 63"/>
                              <a:gd name="T50" fmla="+- 0 142 79"/>
                              <a:gd name="T51" fmla="*/ 142 h 63"/>
                              <a:gd name="T52" fmla="+- 0 4356 4313"/>
                              <a:gd name="T53" fmla="*/ T52 w 63"/>
                              <a:gd name="T54" fmla="+- 0 139 79"/>
                              <a:gd name="T55" fmla="*/ 139 h 63"/>
                              <a:gd name="T56" fmla="+- 0 4366 4313"/>
                              <a:gd name="T57" fmla="*/ T56 w 63"/>
                              <a:gd name="T58" fmla="+- 0 133 79"/>
                              <a:gd name="T59" fmla="*/ 133 h 63"/>
                              <a:gd name="T60" fmla="+- 0 4373 4313"/>
                              <a:gd name="T61" fmla="*/ T60 w 63"/>
                              <a:gd name="T62" fmla="+- 0 123 79"/>
                              <a:gd name="T63" fmla="*/ 123 h 63"/>
                              <a:gd name="T64" fmla="+- 0 4375 4313"/>
                              <a:gd name="T65" fmla="*/ T64 w 63"/>
                              <a:gd name="T66" fmla="+- 0 110 79"/>
                              <a:gd name="T67" fmla="*/ 11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90"/>
                        <wps:cNvSpPr>
                          <a:spLocks/>
                        </wps:cNvSpPr>
                        <wps:spPr bwMode="auto">
                          <a:xfrm>
                            <a:off x="4464" y="79"/>
                            <a:ext cx="63" cy="63"/>
                          </a:xfrm>
                          <a:custGeom>
                            <a:avLst/>
                            <a:gdLst>
                              <a:gd name="T0" fmla="+- 0 4527 4464"/>
                              <a:gd name="T1" fmla="*/ T0 w 63"/>
                              <a:gd name="T2" fmla="+- 0 110 79"/>
                              <a:gd name="T3" fmla="*/ 110 h 63"/>
                              <a:gd name="T4" fmla="+- 0 4524 4464"/>
                              <a:gd name="T5" fmla="*/ T4 w 63"/>
                              <a:gd name="T6" fmla="+- 0 98 79"/>
                              <a:gd name="T7" fmla="*/ 98 h 63"/>
                              <a:gd name="T8" fmla="+- 0 4518 4464"/>
                              <a:gd name="T9" fmla="*/ T8 w 63"/>
                              <a:gd name="T10" fmla="+- 0 88 79"/>
                              <a:gd name="T11" fmla="*/ 88 h 63"/>
                              <a:gd name="T12" fmla="+- 0 4508 4464"/>
                              <a:gd name="T13" fmla="*/ T12 w 63"/>
                              <a:gd name="T14" fmla="+- 0 82 79"/>
                              <a:gd name="T15" fmla="*/ 82 h 63"/>
                              <a:gd name="T16" fmla="+- 0 4496 4464"/>
                              <a:gd name="T17" fmla="*/ T16 w 63"/>
                              <a:gd name="T18" fmla="+- 0 79 79"/>
                              <a:gd name="T19" fmla="*/ 79 h 63"/>
                              <a:gd name="T20" fmla="+- 0 4483 4464"/>
                              <a:gd name="T21" fmla="*/ T20 w 63"/>
                              <a:gd name="T22" fmla="+- 0 82 79"/>
                              <a:gd name="T23" fmla="*/ 82 h 63"/>
                              <a:gd name="T24" fmla="+- 0 4474 4464"/>
                              <a:gd name="T25" fmla="*/ T24 w 63"/>
                              <a:gd name="T26" fmla="+- 0 88 79"/>
                              <a:gd name="T27" fmla="*/ 88 h 63"/>
                              <a:gd name="T28" fmla="+- 0 4467 4464"/>
                              <a:gd name="T29" fmla="*/ T28 w 63"/>
                              <a:gd name="T30" fmla="+- 0 98 79"/>
                              <a:gd name="T31" fmla="*/ 98 h 63"/>
                              <a:gd name="T32" fmla="+- 0 4464 4464"/>
                              <a:gd name="T33" fmla="*/ T32 w 63"/>
                              <a:gd name="T34" fmla="+- 0 110 79"/>
                              <a:gd name="T35" fmla="*/ 110 h 63"/>
                              <a:gd name="T36" fmla="+- 0 4467 4464"/>
                              <a:gd name="T37" fmla="*/ T36 w 63"/>
                              <a:gd name="T38" fmla="+- 0 123 79"/>
                              <a:gd name="T39" fmla="*/ 123 h 63"/>
                              <a:gd name="T40" fmla="+- 0 4474 4464"/>
                              <a:gd name="T41" fmla="*/ T40 w 63"/>
                              <a:gd name="T42" fmla="+- 0 132 79"/>
                              <a:gd name="T43" fmla="*/ 132 h 63"/>
                              <a:gd name="T44" fmla="+- 0 4483 4464"/>
                              <a:gd name="T45" fmla="*/ T44 w 63"/>
                              <a:gd name="T46" fmla="+- 0 139 79"/>
                              <a:gd name="T47" fmla="*/ 139 h 63"/>
                              <a:gd name="T48" fmla="+- 0 4496 4464"/>
                              <a:gd name="T49" fmla="*/ T48 w 63"/>
                              <a:gd name="T50" fmla="+- 0 142 79"/>
                              <a:gd name="T51" fmla="*/ 142 h 63"/>
                              <a:gd name="T52" fmla="+- 0 4508 4464"/>
                              <a:gd name="T53" fmla="*/ T52 w 63"/>
                              <a:gd name="T54" fmla="+- 0 139 79"/>
                              <a:gd name="T55" fmla="*/ 139 h 63"/>
                              <a:gd name="T56" fmla="+- 0 4518 4464"/>
                              <a:gd name="T57" fmla="*/ T56 w 63"/>
                              <a:gd name="T58" fmla="+- 0 132 79"/>
                              <a:gd name="T59" fmla="*/ 132 h 63"/>
                              <a:gd name="T60" fmla="+- 0 4524 4464"/>
                              <a:gd name="T61" fmla="*/ T60 w 63"/>
                              <a:gd name="T62" fmla="+- 0 123 79"/>
                              <a:gd name="T63" fmla="*/ 123 h 63"/>
                              <a:gd name="T64" fmla="+- 0 4527 4464"/>
                              <a:gd name="T65" fmla="*/ T64 w 63"/>
                              <a:gd name="T66" fmla="+- 0 110 79"/>
                              <a:gd name="T67" fmla="*/ 11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2" y="0"/>
                                </a:lnTo>
                                <a:lnTo>
                                  <a:pt x="19" y="3"/>
                                </a:lnTo>
                                <a:lnTo>
                                  <a:pt x="10" y="9"/>
                                </a:lnTo>
                                <a:lnTo>
                                  <a:pt x="3" y="19"/>
                                </a:lnTo>
                                <a:lnTo>
                                  <a:pt x="0" y="31"/>
                                </a:lnTo>
                                <a:lnTo>
                                  <a:pt x="3" y="44"/>
                                </a:lnTo>
                                <a:lnTo>
                                  <a:pt x="10" y="53"/>
                                </a:lnTo>
                                <a:lnTo>
                                  <a:pt x="19" y="60"/>
                                </a:lnTo>
                                <a:lnTo>
                                  <a:pt x="32" y="63"/>
                                </a:lnTo>
                                <a:lnTo>
                                  <a:pt x="44" y="60"/>
                                </a:lnTo>
                                <a:lnTo>
                                  <a:pt x="54" y="53"/>
                                </a:lnTo>
                                <a:lnTo>
                                  <a:pt x="60"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89"/>
                        <wps:cNvSpPr>
                          <a:spLocks/>
                        </wps:cNvSpPr>
                        <wps:spPr bwMode="auto">
                          <a:xfrm>
                            <a:off x="4616" y="79"/>
                            <a:ext cx="63" cy="63"/>
                          </a:xfrm>
                          <a:custGeom>
                            <a:avLst/>
                            <a:gdLst>
                              <a:gd name="T0" fmla="+- 0 4679 4616"/>
                              <a:gd name="T1" fmla="*/ T0 w 63"/>
                              <a:gd name="T2" fmla="+- 0 110 79"/>
                              <a:gd name="T3" fmla="*/ 110 h 63"/>
                              <a:gd name="T4" fmla="+- 0 4676 4616"/>
                              <a:gd name="T5" fmla="*/ T4 w 63"/>
                              <a:gd name="T6" fmla="+- 0 98 79"/>
                              <a:gd name="T7" fmla="*/ 98 h 63"/>
                              <a:gd name="T8" fmla="+- 0 4669 4616"/>
                              <a:gd name="T9" fmla="*/ T8 w 63"/>
                              <a:gd name="T10" fmla="+- 0 88 79"/>
                              <a:gd name="T11" fmla="*/ 88 h 63"/>
                              <a:gd name="T12" fmla="+- 0 4660 4616"/>
                              <a:gd name="T13" fmla="*/ T12 w 63"/>
                              <a:gd name="T14" fmla="+- 0 82 79"/>
                              <a:gd name="T15" fmla="*/ 82 h 63"/>
                              <a:gd name="T16" fmla="+- 0 4647 4616"/>
                              <a:gd name="T17" fmla="*/ T16 w 63"/>
                              <a:gd name="T18" fmla="+- 0 79 79"/>
                              <a:gd name="T19" fmla="*/ 79 h 63"/>
                              <a:gd name="T20" fmla="+- 0 4635 4616"/>
                              <a:gd name="T21" fmla="*/ T20 w 63"/>
                              <a:gd name="T22" fmla="+- 0 82 79"/>
                              <a:gd name="T23" fmla="*/ 82 h 63"/>
                              <a:gd name="T24" fmla="+- 0 4625 4616"/>
                              <a:gd name="T25" fmla="*/ T24 w 63"/>
                              <a:gd name="T26" fmla="+- 0 88 79"/>
                              <a:gd name="T27" fmla="*/ 88 h 63"/>
                              <a:gd name="T28" fmla="+- 0 4619 4616"/>
                              <a:gd name="T29" fmla="*/ T28 w 63"/>
                              <a:gd name="T30" fmla="+- 0 98 79"/>
                              <a:gd name="T31" fmla="*/ 98 h 63"/>
                              <a:gd name="T32" fmla="+- 0 4616 4616"/>
                              <a:gd name="T33" fmla="*/ T32 w 63"/>
                              <a:gd name="T34" fmla="+- 0 110 79"/>
                              <a:gd name="T35" fmla="*/ 110 h 63"/>
                              <a:gd name="T36" fmla="+- 0 4619 4616"/>
                              <a:gd name="T37" fmla="*/ T36 w 63"/>
                              <a:gd name="T38" fmla="+- 0 123 79"/>
                              <a:gd name="T39" fmla="*/ 123 h 63"/>
                              <a:gd name="T40" fmla="+- 0 4625 4616"/>
                              <a:gd name="T41" fmla="*/ T40 w 63"/>
                              <a:gd name="T42" fmla="+- 0 133 79"/>
                              <a:gd name="T43" fmla="*/ 133 h 63"/>
                              <a:gd name="T44" fmla="+- 0 4635 4616"/>
                              <a:gd name="T45" fmla="*/ T44 w 63"/>
                              <a:gd name="T46" fmla="+- 0 139 79"/>
                              <a:gd name="T47" fmla="*/ 139 h 63"/>
                              <a:gd name="T48" fmla="+- 0 4647 4616"/>
                              <a:gd name="T49" fmla="*/ T48 w 63"/>
                              <a:gd name="T50" fmla="+- 0 142 79"/>
                              <a:gd name="T51" fmla="*/ 142 h 63"/>
                              <a:gd name="T52" fmla="+- 0 4660 4616"/>
                              <a:gd name="T53" fmla="*/ T52 w 63"/>
                              <a:gd name="T54" fmla="+- 0 139 79"/>
                              <a:gd name="T55" fmla="*/ 139 h 63"/>
                              <a:gd name="T56" fmla="+- 0 4669 4616"/>
                              <a:gd name="T57" fmla="*/ T56 w 63"/>
                              <a:gd name="T58" fmla="+- 0 133 79"/>
                              <a:gd name="T59" fmla="*/ 133 h 63"/>
                              <a:gd name="T60" fmla="+- 0 4676 4616"/>
                              <a:gd name="T61" fmla="*/ T60 w 63"/>
                              <a:gd name="T62" fmla="+- 0 123 79"/>
                              <a:gd name="T63" fmla="*/ 123 h 63"/>
                              <a:gd name="T64" fmla="+- 0 4679 4616"/>
                              <a:gd name="T65" fmla="*/ T64 w 63"/>
                              <a:gd name="T66" fmla="+- 0 110 79"/>
                              <a:gd name="T67" fmla="*/ 11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3"/>
                                </a:lnTo>
                                <a:lnTo>
                                  <a:pt x="31" y="0"/>
                                </a:lnTo>
                                <a:lnTo>
                                  <a:pt x="19" y="3"/>
                                </a:lnTo>
                                <a:lnTo>
                                  <a:pt x="9" y="9"/>
                                </a:lnTo>
                                <a:lnTo>
                                  <a:pt x="3" y="19"/>
                                </a:lnTo>
                                <a:lnTo>
                                  <a:pt x="0" y="31"/>
                                </a:lnTo>
                                <a:lnTo>
                                  <a:pt x="3" y="44"/>
                                </a:lnTo>
                                <a:lnTo>
                                  <a:pt x="9" y="54"/>
                                </a:lnTo>
                                <a:lnTo>
                                  <a:pt x="19" y="60"/>
                                </a:lnTo>
                                <a:lnTo>
                                  <a:pt x="31" y="63"/>
                                </a:lnTo>
                                <a:lnTo>
                                  <a:pt x="44" y="60"/>
                                </a:lnTo>
                                <a:lnTo>
                                  <a:pt x="53" y="54"/>
                                </a:lnTo>
                                <a:lnTo>
                                  <a:pt x="60"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88"/>
                        <wps:cNvSpPr>
                          <a:spLocks/>
                        </wps:cNvSpPr>
                        <wps:spPr bwMode="auto">
                          <a:xfrm>
                            <a:off x="4767" y="-4"/>
                            <a:ext cx="63" cy="63"/>
                          </a:xfrm>
                          <a:custGeom>
                            <a:avLst/>
                            <a:gdLst>
                              <a:gd name="T0" fmla="+- 0 4830 4768"/>
                              <a:gd name="T1" fmla="*/ T0 w 63"/>
                              <a:gd name="T2" fmla="+- 0 28 -3"/>
                              <a:gd name="T3" fmla="*/ 28 h 63"/>
                              <a:gd name="T4" fmla="+- 0 4828 4768"/>
                              <a:gd name="T5" fmla="*/ T4 w 63"/>
                              <a:gd name="T6" fmla="+- 0 16 -3"/>
                              <a:gd name="T7" fmla="*/ 16 h 63"/>
                              <a:gd name="T8" fmla="+- 0 4821 4768"/>
                              <a:gd name="T9" fmla="*/ T8 w 63"/>
                              <a:gd name="T10" fmla="+- 0 6 -3"/>
                              <a:gd name="T11" fmla="*/ 6 h 63"/>
                              <a:gd name="T12" fmla="+- 0 4811 4768"/>
                              <a:gd name="T13" fmla="*/ T12 w 63"/>
                              <a:gd name="T14" fmla="+- 0 -1 -3"/>
                              <a:gd name="T15" fmla="*/ -1 h 63"/>
                              <a:gd name="T16" fmla="+- 0 4799 4768"/>
                              <a:gd name="T17" fmla="*/ T16 w 63"/>
                              <a:gd name="T18" fmla="+- 0 -3 -3"/>
                              <a:gd name="T19" fmla="*/ -3 h 63"/>
                              <a:gd name="T20" fmla="+- 0 4787 4768"/>
                              <a:gd name="T21" fmla="*/ T20 w 63"/>
                              <a:gd name="T22" fmla="+- 0 -1 -3"/>
                              <a:gd name="T23" fmla="*/ -1 h 63"/>
                              <a:gd name="T24" fmla="+- 0 4777 4768"/>
                              <a:gd name="T25" fmla="*/ T24 w 63"/>
                              <a:gd name="T26" fmla="+- 0 6 -3"/>
                              <a:gd name="T27" fmla="*/ 6 h 63"/>
                              <a:gd name="T28" fmla="+- 0 4770 4768"/>
                              <a:gd name="T29" fmla="*/ T28 w 63"/>
                              <a:gd name="T30" fmla="+- 0 16 -3"/>
                              <a:gd name="T31" fmla="*/ 16 h 63"/>
                              <a:gd name="T32" fmla="+- 0 4768 4768"/>
                              <a:gd name="T33" fmla="*/ T32 w 63"/>
                              <a:gd name="T34" fmla="+- 0 28 -3"/>
                              <a:gd name="T35" fmla="*/ 28 h 63"/>
                              <a:gd name="T36" fmla="+- 0 4770 4768"/>
                              <a:gd name="T37" fmla="*/ T36 w 63"/>
                              <a:gd name="T38" fmla="+- 0 40 -3"/>
                              <a:gd name="T39" fmla="*/ 40 h 63"/>
                              <a:gd name="T40" fmla="+- 0 4777 4768"/>
                              <a:gd name="T41" fmla="*/ T40 w 63"/>
                              <a:gd name="T42" fmla="+- 0 50 -3"/>
                              <a:gd name="T43" fmla="*/ 50 h 63"/>
                              <a:gd name="T44" fmla="+- 0 4787 4768"/>
                              <a:gd name="T45" fmla="*/ T44 w 63"/>
                              <a:gd name="T46" fmla="+- 0 57 -3"/>
                              <a:gd name="T47" fmla="*/ 57 h 63"/>
                              <a:gd name="T48" fmla="+- 0 4799 4768"/>
                              <a:gd name="T49" fmla="*/ T48 w 63"/>
                              <a:gd name="T50" fmla="+- 0 59 -3"/>
                              <a:gd name="T51" fmla="*/ 59 h 63"/>
                              <a:gd name="T52" fmla="+- 0 4811 4768"/>
                              <a:gd name="T53" fmla="*/ T52 w 63"/>
                              <a:gd name="T54" fmla="+- 0 57 -3"/>
                              <a:gd name="T55" fmla="*/ 57 h 63"/>
                              <a:gd name="T56" fmla="+- 0 4821 4768"/>
                              <a:gd name="T57" fmla="*/ T56 w 63"/>
                              <a:gd name="T58" fmla="+- 0 50 -3"/>
                              <a:gd name="T59" fmla="*/ 50 h 63"/>
                              <a:gd name="T60" fmla="+- 0 4828 4768"/>
                              <a:gd name="T61" fmla="*/ T60 w 63"/>
                              <a:gd name="T62" fmla="+- 0 40 -3"/>
                              <a:gd name="T63" fmla="*/ 40 h 63"/>
                              <a:gd name="T64" fmla="+- 0 4830 4768"/>
                              <a:gd name="T65" fmla="*/ T64 w 63"/>
                              <a:gd name="T66" fmla="+- 0 28 -3"/>
                              <a:gd name="T67" fmla="*/ 2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87"/>
                        <wps:cNvSpPr>
                          <a:spLocks/>
                        </wps:cNvSpPr>
                        <wps:spPr bwMode="auto">
                          <a:xfrm>
                            <a:off x="4919" y="-92"/>
                            <a:ext cx="63" cy="63"/>
                          </a:xfrm>
                          <a:custGeom>
                            <a:avLst/>
                            <a:gdLst>
                              <a:gd name="T0" fmla="+- 0 4982 4920"/>
                              <a:gd name="T1" fmla="*/ T0 w 63"/>
                              <a:gd name="T2" fmla="+- 0 -61 -92"/>
                              <a:gd name="T3" fmla="*/ -61 h 63"/>
                              <a:gd name="T4" fmla="+- 0 4980 4920"/>
                              <a:gd name="T5" fmla="*/ T4 w 63"/>
                              <a:gd name="T6" fmla="+- 0 -73 -92"/>
                              <a:gd name="T7" fmla="*/ -73 h 63"/>
                              <a:gd name="T8" fmla="+- 0 4973 4920"/>
                              <a:gd name="T9" fmla="*/ T8 w 63"/>
                              <a:gd name="T10" fmla="+- 0 -83 -92"/>
                              <a:gd name="T11" fmla="*/ -83 h 63"/>
                              <a:gd name="T12" fmla="+- 0 4963 4920"/>
                              <a:gd name="T13" fmla="*/ T12 w 63"/>
                              <a:gd name="T14" fmla="+- 0 -89 -92"/>
                              <a:gd name="T15" fmla="*/ -89 h 63"/>
                              <a:gd name="T16" fmla="+- 0 4951 4920"/>
                              <a:gd name="T17" fmla="*/ T16 w 63"/>
                              <a:gd name="T18" fmla="+- 0 -92 -92"/>
                              <a:gd name="T19" fmla="*/ -92 h 63"/>
                              <a:gd name="T20" fmla="+- 0 4939 4920"/>
                              <a:gd name="T21" fmla="*/ T20 w 63"/>
                              <a:gd name="T22" fmla="+- 0 -89 -92"/>
                              <a:gd name="T23" fmla="*/ -89 h 63"/>
                              <a:gd name="T24" fmla="+- 0 4929 4920"/>
                              <a:gd name="T25" fmla="*/ T24 w 63"/>
                              <a:gd name="T26" fmla="+- 0 -83 -92"/>
                              <a:gd name="T27" fmla="*/ -83 h 63"/>
                              <a:gd name="T28" fmla="+- 0 4922 4920"/>
                              <a:gd name="T29" fmla="*/ T28 w 63"/>
                              <a:gd name="T30" fmla="+- 0 -73 -92"/>
                              <a:gd name="T31" fmla="*/ -73 h 63"/>
                              <a:gd name="T32" fmla="+- 0 4920 4920"/>
                              <a:gd name="T33" fmla="*/ T32 w 63"/>
                              <a:gd name="T34" fmla="+- 0 -61 -92"/>
                              <a:gd name="T35" fmla="*/ -61 h 63"/>
                              <a:gd name="T36" fmla="+- 0 4922 4920"/>
                              <a:gd name="T37" fmla="*/ T36 w 63"/>
                              <a:gd name="T38" fmla="+- 0 -48 -92"/>
                              <a:gd name="T39" fmla="*/ -48 h 63"/>
                              <a:gd name="T40" fmla="+- 0 4929 4920"/>
                              <a:gd name="T41" fmla="*/ T40 w 63"/>
                              <a:gd name="T42" fmla="+- 0 -38 -92"/>
                              <a:gd name="T43" fmla="*/ -38 h 63"/>
                              <a:gd name="T44" fmla="+- 0 4939 4920"/>
                              <a:gd name="T45" fmla="*/ T44 w 63"/>
                              <a:gd name="T46" fmla="+- 0 -32 -92"/>
                              <a:gd name="T47" fmla="*/ -32 h 63"/>
                              <a:gd name="T48" fmla="+- 0 4951 4920"/>
                              <a:gd name="T49" fmla="*/ T48 w 63"/>
                              <a:gd name="T50" fmla="+- 0 -29 -92"/>
                              <a:gd name="T51" fmla="*/ -29 h 63"/>
                              <a:gd name="T52" fmla="+- 0 4963 4920"/>
                              <a:gd name="T53" fmla="*/ T52 w 63"/>
                              <a:gd name="T54" fmla="+- 0 -32 -92"/>
                              <a:gd name="T55" fmla="*/ -32 h 63"/>
                              <a:gd name="T56" fmla="+- 0 4973 4920"/>
                              <a:gd name="T57" fmla="*/ T56 w 63"/>
                              <a:gd name="T58" fmla="+- 0 -38 -92"/>
                              <a:gd name="T59" fmla="*/ -38 h 63"/>
                              <a:gd name="T60" fmla="+- 0 4980 4920"/>
                              <a:gd name="T61" fmla="*/ T60 w 63"/>
                              <a:gd name="T62" fmla="+- 0 -48 -92"/>
                              <a:gd name="T63" fmla="*/ -48 h 63"/>
                              <a:gd name="T64" fmla="+- 0 4982 4920"/>
                              <a:gd name="T65" fmla="*/ T64 w 63"/>
                              <a:gd name="T66" fmla="+- 0 -61 -92"/>
                              <a:gd name="T67" fmla="*/ -6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86"/>
                        <wps:cNvSpPr>
                          <a:spLocks/>
                        </wps:cNvSpPr>
                        <wps:spPr bwMode="auto">
                          <a:xfrm>
                            <a:off x="5071" y="-179"/>
                            <a:ext cx="63" cy="63"/>
                          </a:xfrm>
                          <a:custGeom>
                            <a:avLst/>
                            <a:gdLst>
                              <a:gd name="T0" fmla="+- 0 5134 5071"/>
                              <a:gd name="T1" fmla="*/ T0 w 63"/>
                              <a:gd name="T2" fmla="+- 0 -147 -178"/>
                              <a:gd name="T3" fmla="*/ -147 h 63"/>
                              <a:gd name="T4" fmla="+- 0 5131 5071"/>
                              <a:gd name="T5" fmla="*/ T4 w 63"/>
                              <a:gd name="T6" fmla="+- 0 -159 -178"/>
                              <a:gd name="T7" fmla="*/ -159 h 63"/>
                              <a:gd name="T8" fmla="+- 0 5125 5071"/>
                              <a:gd name="T9" fmla="*/ T8 w 63"/>
                              <a:gd name="T10" fmla="+- 0 -169 -178"/>
                              <a:gd name="T11" fmla="*/ -169 h 63"/>
                              <a:gd name="T12" fmla="+- 0 5115 5071"/>
                              <a:gd name="T13" fmla="*/ T12 w 63"/>
                              <a:gd name="T14" fmla="+- 0 -176 -178"/>
                              <a:gd name="T15" fmla="*/ -176 h 63"/>
                              <a:gd name="T16" fmla="+- 0 5103 5071"/>
                              <a:gd name="T17" fmla="*/ T16 w 63"/>
                              <a:gd name="T18" fmla="+- 0 -178 -178"/>
                              <a:gd name="T19" fmla="*/ -178 h 63"/>
                              <a:gd name="T20" fmla="+- 0 5090 5071"/>
                              <a:gd name="T21" fmla="*/ T20 w 63"/>
                              <a:gd name="T22" fmla="+- 0 -176 -178"/>
                              <a:gd name="T23" fmla="*/ -176 h 63"/>
                              <a:gd name="T24" fmla="+- 0 5080 5071"/>
                              <a:gd name="T25" fmla="*/ T24 w 63"/>
                              <a:gd name="T26" fmla="+- 0 -169 -178"/>
                              <a:gd name="T27" fmla="*/ -169 h 63"/>
                              <a:gd name="T28" fmla="+- 0 5074 5071"/>
                              <a:gd name="T29" fmla="*/ T28 w 63"/>
                              <a:gd name="T30" fmla="+- 0 -159 -178"/>
                              <a:gd name="T31" fmla="*/ -159 h 63"/>
                              <a:gd name="T32" fmla="+- 0 5071 5071"/>
                              <a:gd name="T33" fmla="*/ T32 w 63"/>
                              <a:gd name="T34" fmla="+- 0 -147 -178"/>
                              <a:gd name="T35" fmla="*/ -147 h 63"/>
                              <a:gd name="T36" fmla="+- 0 5074 5071"/>
                              <a:gd name="T37" fmla="*/ T36 w 63"/>
                              <a:gd name="T38" fmla="+- 0 -135 -178"/>
                              <a:gd name="T39" fmla="*/ -135 h 63"/>
                              <a:gd name="T40" fmla="+- 0 5080 5071"/>
                              <a:gd name="T41" fmla="*/ T40 w 63"/>
                              <a:gd name="T42" fmla="+- 0 -125 -178"/>
                              <a:gd name="T43" fmla="*/ -125 h 63"/>
                              <a:gd name="T44" fmla="+- 0 5090 5071"/>
                              <a:gd name="T45" fmla="*/ T44 w 63"/>
                              <a:gd name="T46" fmla="+- 0 -118 -178"/>
                              <a:gd name="T47" fmla="*/ -118 h 63"/>
                              <a:gd name="T48" fmla="+- 0 5103 5071"/>
                              <a:gd name="T49" fmla="*/ T48 w 63"/>
                              <a:gd name="T50" fmla="+- 0 -116 -178"/>
                              <a:gd name="T51" fmla="*/ -116 h 63"/>
                              <a:gd name="T52" fmla="+- 0 5115 5071"/>
                              <a:gd name="T53" fmla="*/ T52 w 63"/>
                              <a:gd name="T54" fmla="+- 0 -118 -178"/>
                              <a:gd name="T55" fmla="*/ -118 h 63"/>
                              <a:gd name="T56" fmla="+- 0 5125 5071"/>
                              <a:gd name="T57" fmla="*/ T56 w 63"/>
                              <a:gd name="T58" fmla="+- 0 -125 -178"/>
                              <a:gd name="T59" fmla="*/ -125 h 63"/>
                              <a:gd name="T60" fmla="+- 0 5131 5071"/>
                              <a:gd name="T61" fmla="*/ T60 w 63"/>
                              <a:gd name="T62" fmla="+- 0 -135 -178"/>
                              <a:gd name="T63" fmla="*/ -135 h 63"/>
                              <a:gd name="T64" fmla="+- 0 5134 5071"/>
                              <a:gd name="T65" fmla="*/ T64 w 63"/>
                              <a:gd name="T66" fmla="+- 0 -147 -178"/>
                              <a:gd name="T67" fmla="*/ -14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2A5D877" id="Group 85" o:spid="_x0000_s1026" style="position:absolute;margin-left:184.85pt;margin-top:-12.75pt;width:72.3pt;height:65.2pt;z-index:251814912;mso-position-horizontal-relative:page" coordorigin="3697,-255" coordsize="1446,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">
                <v:shape id="AutoShape 108" o:spid="_x0000_s1027" style="position:absolute;left:16680;top:4347;width:6120;height:5820;visibility:visible;mso-wrap-style:square;v-text-anchor:top" coordsize="612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" path="m-12943,-3301r1366,m-12943,-3301r,-13m-12640,-3301r,-13m-12336,-3301r,-13m-12033,-3301r,-13m-11729,-3301r,-13m-12943,-4599r1366,m-12943,-4599r,13m-12640,-4599r,13m-12336,-4599r,13m-12033,-4599r,13m-11729,-4599r,13m-12943,-3301r,-1298m-11577,-3301r,-1298m-12943,-4288r14,m-11577,-4288r-14,m-12943,-3404r7,m-12943,-3625r7,m-12943,-3846r7,m-12943,-4067r7,m-12943,-4288r7,m-12943,-4509r7,m-11577,-3404r-7,m-11577,-3625r-7,m-11577,-3846r-7,m-11577,-4067r-7,m-11577,-4288r-7,m-11577,-4509r-7,e" filled="f" strokecolor="#252525" strokeweight=".07872mm">
                  <v:path arrowok="t" o:connecttype="custom" o:connectlocs="-12943,1046;-11577,1046;-12943,1046;-12943,1033;-12640,1046;-12640,1033;-12336,1046;-12336,1033;-12033,1046;-12033,1033;-11729,1046;-11729,1033;-12943,-252;-11577,-252;-12943,-252;-12943,-239;-12640,-252;-12640,-239;-12336,-252;-12336,-239;-12033,-252;-12033,-239;-11729,-252;-11729,-239;-12943,1046;-12943,-252;-11577,1046;-11577,-252;-12943,59;-12929,59;-11577,59;-11591,59;-12943,943;-12936,943;-12943,722;-12936,722;-12943,501;-12936,501;-12943,280;-12936,280;-12943,59;-12936,59;-12943,-162;-12936,-162;-11577,943;-11584,943;-11577,722;-11584,722;-11577,501;-11584,501;-11577,280;-11584,280;-11577,59;-11584,59;-11577,-162;-11584,-162" o:connectangles="0,0,0,0,0,0,0,0,0,0,0,0,0,0,0,0,0,0,0,0,0,0,0,0,0,0,0,0,0,0,0,0,0,0,0,0,0,0,0,0,0,0,0,0,0,0,0,0,0,0,0,0,0,0,0,0"/>
                </v:shape>
                <v:shape id="Freeform 107" o:spid="_x0000_s1028" style="position:absolute;left:3737;top:592;width:1366;height:349;visibility:visible;mso-wrap-style:square;v-text-anchor:top" coordsize="136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" path="m,344r152,5l303,341r152,-9l607,322,759,308,910,289r152,-28l1214,205,1366,e" filled="f" strokecolor="#0072bd" strokeweight=".31483mm">
                  <v:path arrowok="t" o:connecttype="custom" o:connectlocs="0,936;152,941;303,933;455,924;607,914;759,900;910,881;1062,853;1214,797;1366,592" o:connectangles="0,0,0,0,0,0,0,0,0,0"/>
                </v:shape>
                <v:shape id="AutoShape 106" o:spid="_x0000_s1029"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" path="m3877,-10342r,63m3846,-10311r62,e" filled="f" strokecolor="#0072bd" strokeweight=".31483mm">
                  <v:path arrowok="t" o:connecttype="custom" o:connectlocs="3877,905;3877,968;3846,936;3908,936" o:connectangles="0,0,0,0"/>
                </v:shape>
                <v:shape id="AutoShape 105" o:spid="_x0000_s1030"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" path="m4029,-10337r,62m3998,-10306r62,e" filled="f" strokecolor="#0072bd" strokeweight=".31483mm">
                  <v:path arrowok="t" o:connecttype="custom" o:connectlocs="4029,910;4029,972;3998,941;4060,941" o:connectangles="0,0,0,0"/>
                </v:shape>
                <v:shape id="AutoShape 104" o:spid="_x0000_s1031"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" path="m4180,-10345r,63m4149,-10314r63,e" filled="f" strokecolor="#0072bd" strokeweight=".31483mm">
                  <v:path arrowok="t" o:connecttype="custom" o:connectlocs="4180,902;4180,965;4149,933;4212,933" o:connectangles="0,0,0,0"/>
                </v:shape>
                <v:shape id="AutoShape 103" o:spid="_x0000_s1032"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" path="m4332,-10354r,63m4301,-10323r62,e" filled="f" strokecolor="#0072bd" strokeweight=".31483mm">
                  <v:path arrowok="t" o:connecttype="custom" o:connectlocs="4332,893;4332,956;4301,924;4363,924" o:connectangles="0,0,0,0"/>
                </v:shape>
                <v:shape id="AutoShape 102" o:spid="_x0000_s1033"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" path="m4484,-10364r,62m4453,-10333r62,e" filled="f" strokecolor="#0072bd" strokeweight=".31483mm">
                  <v:path arrowok="t" o:connecttype="custom" o:connectlocs="4484,883;4484,945;4453,914;4515,914" o:connectangles="0,0,0,0"/>
                </v:shape>
                <v:shape id="AutoShape 101" o:spid="_x0000_s1034"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" path="m4636,-10378r,62m4604,-10347r63,e" filled="f" strokecolor="#0072bd" strokeweight=".31483mm">
                  <v:path arrowok="t" o:connecttype="custom" o:connectlocs="4636,869;4636,931;4604,900;4667,900" o:connectangles="0,0,0,0"/>
                </v:shape>
                <v:shape id="AutoShape 100" o:spid="_x0000_s1035"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" path="m4787,-10397r,62m4756,-10366r63,e" filled="f" strokecolor="#0072bd" strokeweight=".31483mm">
                  <v:path arrowok="t" o:connecttype="custom" o:connectlocs="4787,850;4787,912;4756,881;4819,881" o:connectangles="0,0,0,0"/>
                </v:shape>
                <v:shape id="AutoShape 99" o:spid="_x0000_s1036"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" path="m4939,-10426r,63m4908,-10394r62,e" filled="f" strokecolor="#0072bd" strokeweight=".31483mm">
                  <v:path arrowok="t" o:connecttype="custom" o:connectlocs="4939,821;4939,884;4908,853;4970,853" o:connectangles="0,0,0,0"/>
                </v:shape>
                <v:shape id="AutoShape 98" o:spid="_x0000_s1037"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" path="m5091,-10481r,62m5060,-10450r62,e" filled="f" strokecolor="#0072bd" strokeweight=".31483mm">
                  <v:path arrowok="t" o:connecttype="custom" o:connectlocs="5091,766;5091,828;5060,797;5122,797" o:connectangles="0,0,0,0"/>
                </v:shape>
                <v:shape id="AutoShape 97" o:spid="_x0000_s1038" style="position:absolute;left:-140;top:11247;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" path="m5243,-10686r,62m5211,-10655r63,e" filled="f" strokecolor="#0072bd" strokeweight=".31483mm">
                  <v:path arrowok="t" o:connecttype="custom" o:connectlocs="5243,561;5243,623;5211,592;5274,592" o:connectangles="0,0,0,0"/>
                </v:shape>
                <v:shape id="Freeform 96" o:spid="_x0000_s1039" style="position:absolute;left:3737;top:-147;width:1366;height:472;visibility:visible;mso-wrap-style:square;v-text-anchor:top" coordsize="136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" path="m,403r152,68l303,270r152,67l607,257r152,l910,257r152,-82l1214,86,1366,e" filled="f" strokecolor="#d95318" strokeweight=".31483mm">
                  <v:stroke dashstyle="longDash"/>
                  <v:path arrowok="t" o:connecttype="custom" o:connectlocs="0,256;152,324;303,123;455,190;607,110;759,110;910,110;1062,28;1214,-61;1366,-147" o:connectangles="0,0,0,0,0,0,0,0,0,0"/>
                </v:shape>
                <v:shape id="Freeform 95" o:spid="_x0000_s1040" style="position:absolute;left:3705;top:22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" path="m62,31l60,19,53,9,43,2,31,,19,2,9,9,2,19,,31,2,43,9,53r10,7l31,62,43,60,53,53,60,43,62,31xe" filled="f" strokecolor="#d95318" strokeweight=".31483mm">
                  <v:path arrowok="t" o:connecttype="custom" o:connectlocs="62,256;60,244;53,234;43,227;31,225;19,227;9,234;2,244;0,256;2,268;9,278;19,285;31,287;43,285;53,278;60,268;62,256" o:connectangles="0,0,0,0,0,0,0,0,0,0,0,0,0,0,0,0,0"/>
                </v:shape>
                <v:shape id="Freeform 94" o:spid="_x0000_s1041" style="position:absolute;left:3857;top:29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" path="m62,31l60,19,53,9,43,3,31,,19,3,9,9,2,19,,31,2,43,9,53r10,7l31,63,43,60,53,53,60,43,62,31xe" filled="f" strokecolor="#d95318" strokeweight=".31483mm">
                  <v:path arrowok="t" o:connecttype="custom" o:connectlocs="62,324;60,312;53,302;43,296;31,293;19,296;9,302;2,312;0,324;2,336;9,346;19,353;31,356;43,353;53,346;60,336;62,324" o:connectangles="0,0,0,0,0,0,0,0,0,0,0,0,0,0,0,0,0"/>
                </v:shape>
                <v:shape id="Freeform 93" o:spid="_x0000_s1042" style="position:absolute;left:4009;top:9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" path="m63,31l60,19,54,9,44,3,31,,19,3,9,9,3,19,,31,3,44r6,9l19,60r12,3l44,60,54,53r6,-9l63,31xe" filled="f" strokecolor="#d95318" strokeweight=".31483mm">
                  <v:path arrowok="t" o:connecttype="custom" o:connectlocs="63,123;60,111;54,101;44,95;31,92;19,95;9,101;3,111;0,123;3,136;9,145;19,152;31,155;44,152;54,145;60,136;63,123" o:connectangles="0,0,0,0,0,0,0,0,0,0,0,0,0,0,0,0,0"/>
                </v:shape>
                <v:shape id="Freeform 92" o:spid="_x0000_s1043" style="position:absolute;left:4160;top:15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" path="m62,31l60,19,53,9,43,2,31,,19,2,9,9,2,19,,31,2,43,9,53r10,7l31,63,43,60,53,53,60,43,62,31xe" filled="f" strokecolor="#d95318" strokeweight=".31483mm">
                  <v:path arrowok="t" o:connecttype="custom" o:connectlocs="62,190;60,178;53,168;43,161;31,159;19,161;9,168;2,178;0,190;2,202;9,212;19,219;31,222;43,219;53,212;60,202;62,190" o:connectangles="0,0,0,0,0,0,0,0,0,0,0,0,0,0,0,0,0"/>
                </v:shape>
                <v:shape id="Freeform 91" o:spid="_x0000_s1044" style="position:absolute;left:4312;top:7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" path="m62,31l60,19,53,9,43,3,31,,19,3,9,9,2,19,,31,2,44,9,54r10,6l31,63,43,60,53,54,60,44,62,31xe" filled="f" strokecolor="#d95318" strokeweight=".31483mm">
                  <v:path arrowok="t" o:connecttype="custom" o:connectlocs="62,110;60,98;53,88;43,82;31,79;19,82;9,88;2,98;0,110;2,123;9,133;19,139;31,142;43,139;53,133;60,123;62,110" o:connectangles="0,0,0,0,0,0,0,0,0,0,0,0,0,0,0,0,0"/>
                </v:shape>
                <v:shape id="Freeform 90" o:spid="_x0000_s1045" style="position:absolute;left:4464;top:7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" path="m63,31l60,19,54,9,44,3,32,,19,3,10,9,3,19,,31,3,44r7,9l19,60r13,3l44,60,54,53r6,-9l63,31xe" filled="f" strokecolor="#d95318" strokeweight=".31483mm">
                  <v:path arrowok="t" o:connecttype="custom" o:connectlocs="63,110;60,98;54,88;44,82;32,79;19,82;10,88;3,98;0,110;3,123;10,132;19,139;32,142;44,139;54,132;60,123;63,110" o:connectangles="0,0,0,0,0,0,0,0,0,0,0,0,0,0,0,0,0"/>
                </v:shape>
                <v:shape id="Freeform 89" o:spid="_x0000_s1046" style="position:absolute;left:4616;top:7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" path="m63,31l60,19,53,9,44,3,31,,19,3,9,9,3,19,,31,3,44,9,54r10,6l31,63,44,60r9,-6l60,44,63,31xe" filled="f" strokecolor="#d95318" strokeweight=".31483mm">
                  <v:path arrowok="t" o:connecttype="custom" o:connectlocs="63,110;60,98;53,88;44,82;31,79;19,82;9,88;3,98;0,110;3,123;9,133;19,139;31,142;44,139;53,133;60,123;63,110" o:connectangles="0,0,0,0,0,0,0,0,0,0,0,0,0,0,0,0,0"/>
                </v:shape>
                <v:shape id="Freeform 88" o:spid="_x0000_s1047" style="position:absolute;left:4767;top:-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" path="m62,31l60,19,53,9,43,2,31,,19,2,9,9,2,19,,31,2,43,9,53r10,7l31,62,43,60,53,53,60,43,62,31xe" filled="f" strokecolor="#d95318" strokeweight=".31483mm">
                  <v:path arrowok="t" o:connecttype="custom" o:connectlocs="62,28;60,16;53,6;43,-1;31,-3;19,-1;9,6;2,16;0,28;2,40;9,50;19,57;31,59;43,57;53,50;60,40;62,28" o:connectangles="0,0,0,0,0,0,0,0,0,0,0,0,0,0,0,0,0"/>
                </v:shape>
                <v:shape id="Freeform 87" o:spid="_x0000_s1048" style="position:absolute;left:4919;top:-9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" path="m62,31l60,19,53,9,43,3,31,,19,3,9,9,2,19,,31,2,44,9,54r10,6l31,63,43,60,53,54,60,44,62,31xe" filled="f" strokecolor="#d95318" strokeweight=".31483mm">
                  <v:path arrowok="t" o:connecttype="custom" o:connectlocs="62,-61;60,-73;53,-83;43,-89;31,-92;19,-89;9,-83;2,-73;0,-61;2,-48;9,-38;19,-32;31,-29;43,-32;53,-38;60,-48;62,-61" o:connectangles="0,0,0,0,0,0,0,0,0,0,0,0,0,0,0,0,0"/>
                </v:shape>
                <v:shape id="Freeform 86" o:spid="_x0000_s1049" style="position:absolute;left:5071;top:-17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" path="m63,31l60,19,54,9,44,2,32,,19,2,9,9,3,19,,31,3,43,9,53r10,7l32,62,44,60,54,53,60,43,63,31xe" filled="f" strokecolor="#d95318" strokeweight=".31483mm">
                  <v:path arrowok="t" o:connecttype="custom" o:connectlocs="63,-147;60,-159;54,-169;44,-176;32,-178;19,-176;9,-169;3,-159;0,-147;3,-135;9,-125;19,-118;32,-116;44,-118;54,-125;60,-135;63,-147"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5152" behindDoc="0" locked="0" layoutInCell="1" allowOverlap="1" wp14:anchorId="379014C7" wp14:editId="4326EEAF">
                <wp:simplePos x="0" y="0"/>
                <wp:positionH relativeFrom="page">
                  <wp:posOffset>3281045</wp:posOffset>
                </wp:positionH>
                <wp:positionV relativeFrom="paragraph">
                  <wp:posOffset>-140970</wp:posOffset>
                </wp:positionV>
                <wp:extent cx="151130" cy="787400"/>
                <wp:effectExtent l="0" t="0" r="0" b="0"/>
                <wp:wrapNone/>
                <wp:docPr id="8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19796"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9014C7" id="Text Box 84" o:spid="_x0000_s1174" type="#_x0000_t202" style="position:absolute;left:0;text-align:left;margin-left:258.35pt;margin-top:-11.1pt;width:11.9pt;height:62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3MAtA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" filled="f" stroked="f">
                <v:textbox style="layout-flow:vertical;mso-layout-flow-alt:bottom-to-top" inset="0,0,0,0">
                  <w:txbxContent>
                    <w:p w14:paraId="01919796"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57DDB101" w14:textId="77777777" w:rsidR="00187908" w:rsidRDefault="00105EDE">
      <w:pPr>
        <w:spacing w:before="97"/>
        <w:ind w:left="435"/>
        <w:rPr>
          <w:b/>
          <w:sz w:val="19"/>
        </w:rPr>
      </w:pPr>
      <w:r>
        <w:br w:type="column"/>
      </w:r>
      <w:r>
        <w:rPr>
          <w:b/>
          <w:w w:val="105"/>
          <w:sz w:val="19"/>
        </w:rPr>
        <w:t>Orkut</w:t>
      </w:r>
    </w:p>
    <w:p w14:paraId="6EDC633B" w14:textId="77777777" w:rsidR="00187908" w:rsidRDefault="00105EDE">
      <w:pPr>
        <w:pStyle w:val="BodyText"/>
        <w:rPr>
          <w:b/>
          <w:sz w:val="26"/>
        </w:rPr>
      </w:pPr>
      <w:r>
        <w:br w:type="column"/>
      </w:r>
    </w:p>
    <w:p w14:paraId="17D7AF8B" w14:textId="77777777" w:rsidR="00187908" w:rsidRDefault="00187908">
      <w:pPr>
        <w:pStyle w:val="BodyText"/>
        <w:spacing w:before="2"/>
        <w:rPr>
          <w:b/>
          <w:sz w:val="29"/>
        </w:rPr>
      </w:pPr>
    </w:p>
    <w:p w14:paraId="48762A8F" w14:textId="60D653BB" w:rsidR="00187908" w:rsidRDefault="00F51443">
      <w:pPr>
        <w:jc w:val="right"/>
        <w:rPr>
          <w:sz w:val="14"/>
        </w:rPr>
      </w:pPr>
      <w:r>
        <w:rPr>
          <w:noProof/>
          <w:lang w:val="en-IN" w:eastAsia="en-IN" w:bidi="hi-IN"/>
        </w:rPr>
        <mc:AlternateContent>
          <mc:Choice Requires="wpg">
            <w:drawing>
              <wp:anchor distT="0" distB="0" distL="114300" distR="114300" simplePos="0" relativeHeight="251815936" behindDoc="0" locked="0" layoutInCell="1" allowOverlap="1" wp14:anchorId="2D79E08C" wp14:editId="1146B68F">
                <wp:simplePos x="0" y="0"/>
                <wp:positionH relativeFrom="page">
                  <wp:posOffset>3611245</wp:posOffset>
                </wp:positionH>
                <wp:positionV relativeFrom="paragraph">
                  <wp:posOffset>-193040</wp:posOffset>
                </wp:positionV>
                <wp:extent cx="915670" cy="828040"/>
                <wp:effectExtent l="0" t="0" r="0" b="0"/>
                <wp:wrapNone/>
                <wp:docPr id="61"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828040"/>
                          <a:chOff x="5687" y="-304"/>
                          <a:chExt cx="1442" cy="1304"/>
                        </a:xfrm>
                      </wpg:grpSpPr>
                      <wps:wsp>
                        <wps:cNvPr id="62" name="AutoShape 83"/>
                        <wps:cNvSpPr>
                          <a:spLocks/>
                        </wps:cNvSpPr>
                        <wps:spPr bwMode="auto">
                          <a:xfrm>
                            <a:off x="25600" y="4298"/>
                            <a:ext cx="6100" cy="5820"/>
                          </a:xfrm>
                          <a:custGeom>
                            <a:avLst/>
                            <a:gdLst>
                              <a:gd name="T0" fmla="+- 0 5727 25600"/>
                              <a:gd name="T1" fmla="*/ T0 w 6100"/>
                              <a:gd name="T2" fmla="+- 0 997 4298"/>
                              <a:gd name="T3" fmla="*/ 997 h 5820"/>
                              <a:gd name="T4" fmla="+- 0 7088 25600"/>
                              <a:gd name="T5" fmla="*/ T4 w 6100"/>
                              <a:gd name="T6" fmla="+- 0 997 4298"/>
                              <a:gd name="T7" fmla="*/ 997 h 5820"/>
                              <a:gd name="T8" fmla="+- 0 5727 25600"/>
                              <a:gd name="T9" fmla="*/ T8 w 6100"/>
                              <a:gd name="T10" fmla="+- 0 997 4298"/>
                              <a:gd name="T11" fmla="*/ 997 h 5820"/>
                              <a:gd name="T12" fmla="+- 0 5727 25600"/>
                              <a:gd name="T13" fmla="*/ T12 w 6100"/>
                              <a:gd name="T14" fmla="+- 0 984 4298"/>
                              <a:gd name="T15" fmla="*/ 984 h 5820"/>
                              <a:gd name="T16" fmla="+- 0 6030 25600"/>
                              <a:gd name="T17" fmla="*/ T16 w 6100"/>
                              <a:gd name="T18" fmla="+- 0 997 4298"/>
                              <a:gd name="T19" fmla="*/ 997 h 5820"/>
                              <a:gd name="T20" fmla="+- 0 6030 25600"/>
                              <a:gd name="T21" fmla="*/ T20 w 6100"/>
                              <a:gd name="T22" fmla="+- 0 984 4298"/>
                              <a:gd name="T23" fmla="*/ 984 h 5820"/>
                              <a:gd name="T24" fmla="+- 0 6332 25600"/>
                              <a:gd name="T25" fmla="*/ T24 w 6100"/>
                              <a:gd name="T26" fmla="+- 0 997 4298"/>
                              <a:gd name="T27" fmla="*/ 997 h 5820"/>
                              <a:gd name="T28" fmla="+- 0 6332 25600"/>
                              <a:gd name="T29" fmla="*/ T28 w 6100"/>
                              <a:gd name="T30" fmla="+- 0 984 4298"/>
                              <a:gd name="T31" fmla="*/ 984 h 5820"/>
                              <a:gd name="T32" fmla="+- 0 6635 25600"/>
                              <a:gd name="T33" fmla="*/ T32 w 6100"/>
                              <a:gd name="T34" fmla="+- 0 997 4298"/>
                              <a:gd name="T35" fmla="*/ 997 h 5820"/>
                              <a:gd name="T36" fmla="+- 0 6635 25600"/>
                              <a:gd name="T37" fmla="*/ T36 w 6100"/>
                              <a:gd name="T38" fmla="+- 0 984 4298"/>
                              <a:gd name="T39" fmla="*/ 984 h 5820"/>
                              <a:gd name="T40" fmla="+- 0 6937 25600"/>
                              <a:gd name="T41" fmla="*/ T40 w 6100"/>
                              <a:gd name="T42" fmla="+- 0 997 4298"/>
                              <a:gd name="T43" fmla="*/ 997 h 5820"/>
                              <a:gd name="T44" fmla="+- 0 6937 25600"/>
                              <a:gd name="T45" fmla="*/ T44 w 6100"/>
                              <a:gd name="T46" fmla="+- 0 984 4298"/>
                              <a:gd name="T47" fmla="*/ 984 h 5820"/>
                              <a:gd name="T48" fmla="+- 0 5727 25600"/>
                              <a:gd name="T49" fmla="*/ T48 w 6100"/>
                              <a:gd name="T50" fmla="+- 0 -301 4298"/>
                              <a:gd name="T51" fmla="*/ -301 h 5820"/>
                              <a:gd name="T52" fmla="+- 0 7088 25600"/>
                              <a:gd name="T53" fmla="*/ T52 w 6100"/>
                              <a:gd name="T54" fmla="+- 0 -301 4298"/>
                              <a:gd name="T55" fmla="*/ -301 h 5820"/>
                              <a:gd name="T56" fmla="+- 0 5727 25600"/>
                              <a:gd name="T57" fmla="*/ T56 w 6100"/>
                              <a:gd name="T58" fmla="+- 0 -301 4298"/>
                              <a:gd name="T59" fmla="*/ -301 h 5820"/>
                              <a:gd name="T60" fmla="+- 0 5727 25600"/>
                              <a:gd name="T61" fmla="*/ T60 w 6100"/>
                              <a:gd name="T62" fmla="+- 0 -288 4298"/>
                              <a:gd name="T63" fmla="*/ -288 h 5820"/>
                              <a:gd name="T64" fmla="+- 0 6030 25600"/>
                              <a:gd name="T65" fmla="*/ T64 w 6100"/>
                              <a:gd name="T66" fmla="+- 0 -301 4298"/>
                              <a:gd name="T67" fmla="*/ -301 h 5820"/>
                              <a:gd name="T68" fmla="+- 0 6030 25600"/>
                              <a:gd name="T69" fmla="*/ T68 w 6100"/>
                              <a:gd name="T70" fmla="+- 0 -288 4298"/>
                              <a:gd name="T71" fmla="*/ -288 h 5820"/>
                              <a:gd name="T72" fmla="+- 0 6332 25600"/>
                              <a:gd name="T73" fmla="*/ T72 w 6100"/>
                              <a:gd name="T74" fmla="+- 0 -301 4298"/>
                              <a:gd name="T75" fmla="*/ -301 h 5820"/>
                              <a:gd name="T76" fmla="+- 0 6332 25600"/>
                              <a:gd name="T77" fmla="*/ T76 w 6100"/>
                              <a:gd name="T78" fmla="+- 0 -288 4298"/>
                              <a:gd name="T79" fmla="*/ -288 h 5820"/>
                              <a:gd name="T80" fmla="+- 0 6635 25600"/>
                              <a:gd name="T81" fmla="*/ T80 w 6100"/>
                              <a:gd name="T82" fmla="+- 0 -301 4298"/>
                              <a:gd name="T83" fmla="*/ -301 h 5820"/>
                              <a:gd name="T84" fmla="+- 0 6635 25600"/>
                              <a:gd name="T85" fmla="*/ T84 w 6100"/>
                              <a:gd name="T86" fmla="+- 0 -288 4298"/>
                              <a:gd name="T87" fmla="*/ -288 h 5820"/>
                              <a:gd name="T88" fmla="+- 0 6937 25600"/>
                              <a:gd name="T89" fmla="*/ T88 w 6100"/>
                              <a:gd name="T90" fmla="+- 0 -301 4298"/>
                              <a:gd name="T91" fmla="*/ -301 h 5820"/>
                              <a:gd name="T92" fmla="+- 0 6937 25600"/>
                              <a:gd name="T93" fmla="*/ T92 w 6100"/>
                              <a:gd name="T94" fmla="+- 0 -288 4298"/>
                              <a:gd name="T95" fmla="*/ -288 h 5820"/>
                              <a:gd name="T96" fmla="+- 0 5727 25600"/>
                              <a:gd name="T97" fmla="*/ T96 w 6100"/>
                              <a:gd name="T98" fmla="+- 0 997 4298"/>
                              <a:gd name="T99" fmla="*/ 997 h 5820"/>
                              <a:gd name="T100" fmla="+- 0 5727 25600"/>
                              <a:gd name="T101" fmla="*/ T100 w 6100"/>
                              <a:gd name="T102" fmla="+- 0 -301 4298"/>
                              <a:gd name="T103" fmla="*/ -301 h 5820"/>
                              <a:gd name="T104" fmla="+- 0 7088 25600"/>
                              <a:gd name="T105" fmla="*/ T104 w 6100"/>
                              <a:gd name="T106" fmla="+- 0 997 4298"/>
                              <a:gd name="T107" fmla="*/ 997 h 5820"/>
                              <a:gd name="T108" fmla="+- 0 7088 25600"/>
                              <a:gd name="T109" fmla="*/ T108 w 6100"/>
                              <a:gd name="T110" fmla="+- 0 -301 4298"/>
                              <a:gd name="T111" fmla="*/ -301 h 5820"/>
                              <a:gd name="T112" fmla="+- 0 5727 25600"/>
                              <a:gd name="T113" fmla="*/ T112 w 6100"/>
                              <a:gd name="T114" fmla="+- 0 78 4298"/>
                              <a:gd name="T115" fmla="*/ 78 h 5820"/>
                              <a:gd name="T116" fmla="+- 0 5741 25600"/>
                              <a:gd name="T117" fmla="*/ T116 w 6100"/>
                              <a:gd name="T118" fmla="+- 0 78 4298"/>
                              <a:gd name="T119" fmla="*/ 78 h 5820"/>
                              <a:gd name="T120" fmla="+- 0 7088 25600"/>
                              <a:gd name="T121" fmla="*/ T120 w 6100"/>
                              <a:gd name="T122" fmla="+- 0 78 4298"/>
                              <a:gd name="T123" fmla="*/ 78 h 5820"/>
                              <a:gd name="T124" fmla="+- 0 7075 25600"/>
                              <a:gd name="T125" fmla="*/ T124 w 6100"/>
                              <a:gd name="T126" fmla="+- 0 78 4298"/>
                              <a:gd name="T127" fmla="*/ 78 h 5820"/>
                              <a:gd name="T128" fmla="+- 0 5727 25600"/>
                              <a:gd name="T129" fmla="*/ T128 w 6100"/>
                              <a:gd name="T130" fmla="+- 0 848 4298"/>
                              <a:gd name="T131" fmla="*/ 848 h 5820"/>
                              <a:gd name="T132" fmla="+- 0 5734 25600"/>
                              <a:gd name="T133" fmla="*/ T132 w 6100"/>
                              <a:gd name="T134" fmla="+- 0 848 4298"/>
                              <a:gd name="T135" fmla="*/ 848 h 5820"/>
                              <a:gd name="T136" fmla="+- 0 5727 25600"/>
                              <a:gd name="T137" fmla="*/ T136 w 6100"/>
                              <a:gd name="T138" fmla="+- 0 655 4298"/>
                              <a:gd name="T139" fmla="*/ 655 h 5820"/>
                              <a:gd name="T140" fmla="+- 0 5734 25600"/>
                              <a:gd name="T141" fmla="*/ T140 w 6100"/>
                              <a:gd name="T142" fmla="+- 0 655 4298"/>
                              <a:gd name="T143" fmla="*/ 655 h 5820"/>
                              <a:gd name="T144" fmla="+- 0 5727 25600"/>
                              <a:gd name="T145" fmla="*/ T144 w 6100"/>
                              <a:gd name="T146" fmla="+- 0 463 4298"/>
                              <a:gd name="T147" fmla="*/ 463 h 5820"/>
                              <a:gd name="T148" fmla="+- 0 5734 25600"/>
                              <a:gd name="T149" fmla="*/ T148 w 6100"/>
                              <a:gd name="T150" fmla="+- 0 463 4298"/>
                              <a:gd name="T151" fmla="*/ 463 h 5820"/>
                              <a:gd name="T152" fmla="+- 0 5727 25600"/>
                              <a:gd name="T153" fmla="*/ T152 w 6100"/>
                              <a:gd name="T154" fmla="+- 0 270 4298"/>
                              <a:gd name="T155" fmla="*/ 270 h 5820"/>
                              <a:gd name="T156" fmla="+- 0 5734 25600"/>
                              <a:gd name="T157" fmla="*/ T156 w 6100"/>
                              <a:gd name="T158" fmla="+- 0 270 4298"/>
                              <a:gd name="T159" fmla="*/ 270 h 5820"/>
                              <a:gd name="T160" fmla="+- 0 5727 25600"/>
                              <a:gd name="T161" fmla="*/ T160 w 6100"/>
                              <a:gd name="T162" fmla="+- 0 78 4298"/>
                              <a:gd name="T163" fmla="*/ 78 h 5820"/>
                              <a:gd name="T164" fmla="+- 0 5734 25600"/>
                              <a:gd name="T165" fmla="*/ T164 w 6100"/>
                              <a:gd name="T166" fmla="+- 0 78 4298"/>
                              <a:gd name="T167" fmla="*/ 78 h 5820"/>
                              <a:gd name="T168" fmla="+- 0 5727 25600"/>
                              <a:gd name="T169" fmla="*/ T168 w 6100"/>
                              <a:gd name="T170" fmla="+- 0 -115 4298"/>
                              <a:gd name="T171" fmla="*/ -115 h 5820"/>
                              <a:gd name="T172" fmla="+- 0 5734 25600"/>
                              <a:gd name="T173" fmla="*/ T172 w 6100"/>
                              <a:gd name="T174" fmla="+- 0 -115 4298"/>
                              <a:gd name="T175" fmla="*/ -115 h 5820"/>
                              <a:gd name="T176" fmla="+- 0 7088 25600"/>
                              <a:gd name="T177" fmla="*/ T176 w 6100"/>
                              <a:gd name="T178" fmla="+- 0 848 4298"/>
                              <a:gd name="T179" fmla="*/ 848 h 5820"/>
                              <a:gd name="T180" fmla="+- 0 7082 25600"/>
                              <a:gd name="T181" fmla="*/ T180 w 6100"/>
                              <a:gd name="T182" fmla="+- 0 848 4298"/>
                              <a:gd name="T183" fmla="*/ 848 h 5820"/>
                              <a:gd name="T184" fmla="+- 0 7088 25600"/>
                              <a:gd name="T185" fmla="*/ T184 w 6100"/>
                              <a:gd name="T186" fmla="+- 0 655 4298"/>
                              <a:gd name="T187" fmla="*/ 655 h 5820"/>
                              <a:gd name="T188" fmla="+- 0 7082 25600"/>
                              <a:gd name="T189" fmla="*/ T188 w 6100"/>
                              <a:gd name="T190" fmla="+- 0 655 4298"/>
                              <a:gd name="T191" fmla="*/ 655 h 5820"/>
                              <a:gd name="T192" fmla="+- 0 7088 25600"/>
                              <a:gd name="T193" fmla="*/ T192 w 6100"/>
                              <a:gd name="T194" fmla="+- 0 463 4298"/>
                              <a:gd name="T195" fmla="*/ 463 h 5820"/>
                              <a:gd name="T196" fmla="+- 0 7082 25600"/>
                              <a:gd name="T197" fmla="*/ T196 w 6100"/>
                              <a:gd name="T198" fmla="+- 0 463 4298"/>
                              <a:gd name="T199" fmla="*/ 463 h 5820"/>
                              <a:gd name="T200" fmla="+- 0 7088 25600"/>
                              <a:gd name="T201" fmla="*/ T200 w 6100"/>
                              <a:gd name="T202" fmla="+- 0 270 4298"/>
                              <a:gd name="T203" fmla="*/ 270 h 5820"/>
                              <a:gd name="T204" fmla="+- 0 7082 25600"/>
                              <a:gd name="T205" fmla="*/ T204 w 6100"/>
                              <a:gd name="T206" fmla="+- 0 270 4298"/>
                              <a:gd name="T207" fmla="*/ 270 h 5820"/>
                              <a:gd name="T208" fmla="+- 0 7088 25600"/>
                              <a:gd name="T209" fmla="*/ T208 w 6100"/>
                              <a:gd name="T210" fmla="+- 0 78 4298"/>
                              <a:gd name="T211" fmla="*/ 78 h 5820"/>
                              <a:gd name="T212" fmla="+- 0 7082 25600"/>
                              <a:gd name="T213" fmla="*/ T212 w 6100"/>
                              <a:gd name="T214" fmla="+- 0 78 4298"/>
                              <a:gd name="T215" fmla="*/ 78 h 5820"/>
                              <a:gd name="T216" fmla="+- 0 7088 25600"/>
                              <a:gd name="T217" fmla="*/ T216 w 6100"/>
                              <a:gd name="T218" fmla="+- 0 -115 4298"/>
                              <a:gd name="T219" fmla="*/ -115 h 5820"/>
                              <a:gd name="T220" fmla="+- 0 7082 25600"/>
                              <a:gd name="T221" fmla="*/ T220 w 6100"/>
                              <a:gd name="T222" fmla="+- 0 -115 4298"/>
                              <a:gd name="T223" fmla="*/ -115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100" h="5820">
                                <a:moveTo>
                                  <a:pt x="-19873" y="-3301"/>
                                </a:moveTo>
                                <a:lnTo>
                                  <a:pt x="-18512" y="-3301"/>
                                </a:lnTo>
                                <a:moveTo>
                                  <a:pt x="-19873" y="-3301"/>
                                </a:moveTo>
                                <a:lnTo>
                                  <a:pt x="-19873" y="-3314"/>
                                </a:lnTo>
                                <a:moveTo>
                                  <a:pt x="-19570" y="-3301"/>
                                </a:moveTo>
                                <a:lnTo>
                                  <a:pt x="-19570" y="-3314"/>
                                </a:lnTo>
                                <a:moveTo>
                                  <a:pt x="-19268" y="-3301"/>
                                </a:moveTo>
                                <a:lnTo>
                                  <a:pt x="-19268" y="-3314"/>
                                </a:lnTo>
                                <a:moveTo>
                                  <a:pt x="-18965" y="-3301"/>
                                </a:moveTo>
                                <a:lnTo>
                                  <a:pt x="-18965" y="-3314"/>
                                </a:lnTo>
                                <a:moveTo>
                                  <a:pt x="-18663" y="-3301"/>
                                </a:moveTo>
                                <a:lnTo>
                                  <a:pt x="-18663" y="-3314"/>
                                </a:lnTo>
                                <a:moveTo>
                                  <a:pt x="-19873" y="-4599"/>
                                </a:moveTo>
                                <a:lnTo>
                                  <a:pt x="-18512" y="-4599"/>
                                </a:lnTo>
                                <a:moveTo>
                                  <a:pt x="-19873" y="-4599"/>
                                </a:moveTo>
                                <a:lnTo>
                                  <a:pt x="-19873" y="-4586"/>
                                </a:lnTo>
                                <a:moveTo>
                                  <a:pt x="-19570" y="-4599"/>
                                </a:moveTo>
                                <a:lnTo>
                                  <a:pt x="-19570" y="-4586"/>
                                </a:lnTo>
                                <a:moveTo>
                                  <a:pt x="-19268" y="-4599"/>
                                </a:moveTo>
                                <a:lnTo>
                                  <a:pt x="-19268" y="-4586"/>
                                </a:lnTo>
                                <a:moveTo>
                                  <a:pt x="-18965" y="-4599"/>
                                </a:moveTo>
                                <a:lnTo>
                                  <a:pt x="-18965" y="-4586"/>
                                </a:lnTo>
                                <a:moveTo>
                                  <a:pt x="-18663" y="-4599"/>
                                </a:moveTo>
                                <a:lnTo>
                                  <a:pt x="-18663" y="-4586"/>
                                </a:lnTo>
                                <a:moveTo>
                                  <a:pt x="-19873" y="-3301"/>
                                </a:moveTo>
                                <a:lnTo>
                                  <a:pt x="-19873" y="-4599"/>
                                </a:lnTo>
                                <a:moveTo>
                                  <a:pt x="-18512" y="-3301"/>
                                </a:moveTo>
                                <a:lnTo>
                                  <a:pt x="-18512" y="-4599"/>
                                </a:lnTo>
                                <a:moveTo>
                                  <a:pt x="-19873" y="-4220"/>
                                </a:moveTo>
                                <a:lnTo>
                                  <a:pt x="-19859" y="-4220"/>
                                </a:lnTo>
                                <a:moveTo>
                                  <a:pt x="-18512" y="-4220"/>
                                </a:moveTo>
                                <a:lnTo>
                                  <a:pt x="-18525" y="-4220"/>
                                </a:lnTo>
                                <a:moveTo>
                                  <a:pt x="-19873" y="-3450"/>
                                </a:moveTo>
                                <a:lnTo>
                                  <a:pt x="-19866" y="-3450"/>
                                </a:lnTo>
                                <a:moveTo>
                                  <a:pt x="-19873" y="-3643"/>
                                </a:moveTo>
                                <a:lnTo>
                                  <a:pt x="-19866" y="-3643"/>
                                </a:lnTo>
                                <a:moveTo>
                                  <a:pt x="-19873" y="-3835"/>
                                </a:moveTo>
                                <a:lnTo>
                                  <a:pt x="-19866" y="-3835"/>
                                </a:lnTo>
                                <a:moveTo>
                                  <a:pt x="-19873" y="-4028"/>
                                </a:moveTo>
                                <a:lnTo>
                                  <a:pt x="-19866" y="-4028"/>
                                </a:lnTo>
                                <a:moveTo>
                                  <a:pt x="-19873" y="-4220"/>
                                </a:moveTo>
                                <a:lnTo>
                                  <a:pt x="-19866" y="-4220"/>
                                </a:lnTo>
                                <a:moveTo>
                                  <a:pt x="-19873" y="-4413"/>
                                </a:moveTo>
                                <a:lnTo>
                                  <a:pt x="-19866" y="-4413"/>
                                </a:lnTo>
                                <a:moveTo>
                                  <a:pt x="-18512" y="-3450"/>
                                </a:moveTo>
                                <a:lnTo>
                                  <a:pt x="-18518" y="-3450"/>
                                </a:lnTo>
                                <a:moveTo>
                                  <a:pt x="-18512" y="-3643"/>
                                </a:moveTo>
                                <a:lnTo>
                                  <a:pt x="-18518" y="-3643"/>
                                </a:lnTo>
                                <a:moveTo>
                                  <a:pt x="-18512" y="-3835"/>
                                </a:moveTo>
                                <a:lnTo>
                                  <a:pt x="-18518" y="-3835"/>
                                </a:lnTo>
                                <a:moveTo>
                                  <a:pt x="-18512" y="-4028"/>
                                </a:moveTo>
                                <a:lnTo>
                                  <a:pt x="-18518" y="-4028"/>
                                </a:lnTo>
                                <a:moveTo>
                                  <a:pt x="-18512" y="-4220"/>
                                </a:moveTo>
                                <a:lnTo>
                                  <a:pt x="-18518" y="-4220"/>
                                </a:lnTo>
                                <a:moveTo>
                                  <a:pt x="-18512" y="-4413"/>
                                </a:moveTo>
                                <a:lnTo>
                                  <a:pt x="-18518" y="-4413"/>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82"/>
                        <wps:cNvSpPr>
                          <a:spLocks/>
                        </wps:cNvSpPr>
                        <wps:spPr bwMode="auto">
                          <a:xfrm>
                            <a:off x="5727" y="630"/>
                            <a:ext cx="1362" cy="275"/>
                          </a:xfrm>
                          <a:custGeom>
                            <a:avLst/>
                            <a:gdLst>
                              <a:gd name="T0" fmla="+- 0 5727 5727"/>
                              <a:gd name="T1" fmla="*/ T0 w 1362"/>
                              <a:gd name="T2" fmla="+- 0 905 630"/>
                              <a:gd name="T3" fmla="*/ 905 h 275"/>
                              <a:gd name="T4" fmla="+- 0 5878 5727"/>
                              <a:gd name="T5" fmla="*/ T4 w 1362"/>
                              <a:gd name="T6" fmla="+- 0 878 630"/>
                              <a:gd name="T7" fmla="*/ 878 h 275"/>
                              <a:gd name="T8" fmla="+- 0 6030 5727"/>
                              <a:gd name="T9" fmla="*/ T8 w 1362"/>
                              <a:gd name="T10" fmla="+- 0 859 630"/>
                              <a:gd name="T11" fmla="*/ 859 h 275"/>
                              <a:gd name="T12" fmla="+- 0 6181 5727"/>
                              <a:gd name="T13" fmla="*/ T12 w 1362"/>
                              <a:gd name="T14" fmla="+- 0 835 630"/>
                              <a:gd name="T15" fmla="*/ 835 h 275"/>
                              <a:gd name="T16" fmla="+- 0 6332 5727"/>
                              <a:gd name="T17" fmla="*/ T16 w 1362"/>
                              <a:gd name="T18" fmla="+- 0 815 630"/>
                              <a:gd name="T19" fmla="*/ 815 h 275"/>
                              <a:gd name="T20" fmla="+- 0 6483 5727"/>
                              <a:gd name="T21" fmla="*/ T20 w 1362"/>
                              <a:gd name="T22" fmla="+- 0 797 630"/>
                              <a:gd name="T23" fmla="*/ 797 h 275"/>
                              <a:gd name="T24" fmla="+- 0 6635 5727"/>
                              <a:gd name="T25" fmla="*/ T24 w 1362"/>
                              <a:gd name="T26" fmla="+- 0 767 630"/>
                              <a:gd name="T27" fmla="*/ 767 h 275"/>
                              <a:gd name="T28" fmla="+- 0 6786 5727"/>
                              <a:gd name="T29" fmla="*/ T28 w 1362"/>
                              <a:gd name="T30" fmla="+- 0 745 630"/>
                              <a:gd name="T31" fmla="*/ 745 h 275"/>
                              <a:gd name="T32" fmla="+- 0 6937 5727"/>
                              <a:gd name="T33" fmla="*/ T32 w 1362"/>
                              <a:gd name="T34" fmla="+- 0 710 630"/>
                              <a:gd name="T35" fmla="*/ 710 h 275"/>
                              <a:gd name="T36" fmla="+- 0 7088 5727"/>
                              <a:gd name="T37" fmla="*/ T36 w 1362"/>
                              <a:gd name="T38" fmla="+- 0 630 630"/>
                              <a:gd name="T39" fmla="*/ 630 h 2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2" h="275">
                                <a:moveTo>
                                  <a:pt x="0" y="275"/>
                                </a:moveTo>
                                <a:lnTo>
                                  <a:pt x="151" y="248"/>
                                </a:lnTo>
                                <a:lnTo>
                                  <a:pt x="303" y="229"/>
                                </a:lnTo>
                                <a:lnTo>
                                  <a:pt x="454" y="205"/>
                                </a:lnTo>
                                <a:lnTo>
                                  <a:pt x="605" y="185"/>
                                </a:lnTo>
                                <a:lnTo>
                                  <a:pt x="756" y="167"/>
                                </a:lnTo>
                                <a:lnTo>
                                  <a:pt x="908" y="137"/>
                                </a:lnTo>
                                <a:lnTo>
                                  <a:pt x="1059" y="115"/>
                                </a:lnTo>
                                <a:lnTo>
                                  <a:pt x="1210" y="80"/>
                                </a:lnTo>
                                <a:lnTo>
                                  <a:pt x="1361"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81"/>
                        <wps:cNvSpPr>
                          <a:spLocks/>
                        </wps:cNvSpPr>
                        <wps:spPr bwMode="auto">
                          <a:xfrm>
                            <a:off x="-140" y="11198"/>
                            <a:ext cx="280" cy="280"/>
                          </a:xfrm>
                          <a:custGeom>
                            <a:avLst/>
                            <a:gdLst>
                              <a:gd name="T0" fmla="+- 0 5727 -140"/>
                              <a:gd name="T1" fmla="*/ T0 w 280"/>
                              <a:gd name="T2" fmla="+- 0 874 11198"/>
                              <a:gd name="T3" fmla="*/ 874 h 280"/>
                              <a:gd name="T4" fmla="+- 0 5727 -140"/>
                              <a:gd name="T5" fmla="*/ T4 w 280"/>
                              <a:gd name="T6" fmla="+- 0 937 11198"/>
                              <a:gd name="T7" fmla="*/ 937 h 280"/>
                              <a:gd name="T8" fmla="+- 0 5696 -140"/>
                              <a:gd name="T9" fmla="*/ T8 w 280"/>
                              <a:gd name="T10" fmla="+- 0 905 11198"/>
                              <a:gd name="T11" fmla="*/ 905 h 280"/>
                              <a:gd name="T12" fmla="+- 0 5759 -140"/>
                              <a:gd name="T13" fmla="*/ T12 w 280"/>
                              <a:gd name="T14" fmla="+- 0 905 11198"/>
                              <a:gd name="T15" fmla="*/ 905 h 280"/>
                            </a:gdLst>
                            <a:ahLst/>
                            <a:cxnLst>
                              <a:cxn ang="0">
                                <a:pos x="T1" y="T3"/>
                              </a:cxn>
                              <a:cxn ang="0">
                                <a:pos x="T5" y="T7"/>
                              </a:cxn>
                              <a:cxn ang="0">
                                <a:pos x="T9" y="T11"/>
                              </a:cxn>
                              <a:cxn ang="0">
                                <a:pos x="T13" y="T15"/>
                              </a:cxn>
                            </a:cxnLst>
                            <a:rect l="0" t="0" r="r" b="b"/>
                            <a:pathLst>
                              <a:path w="280" h="280">
                                <a:moveTo>
                                  <a:pt x="5867" y="-10324"/>
                                </a:moveTo>
                                <a:lnTo>
                                  <a:pt x="5867" y="-10261"/>
                                </a:lnTo>
                                <a:moveTo>
                                  <a:pt x="5836" y="-10293"/>
                                </a:moveTo>
                                <a:lnTo>
                                  <a:pt x="5899" y="-1029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utoShape 80"/>
                        <wps:cNvSpPr>
                          <a:spLocks/>
                        </wps:cNvSpPr>
                        <wps:spPr bwMode="auto">
                          <a:xfrm>
                            <a:off x="-140" y="11198"/>
                            <a:ext cx="280" cy="280"/>
                          </a:xfrm>
                          <a:custGeom>
                            <a:avLst/>
                            <a:gdLst>
                              <a:gd name="T0" fmla="+- 0 5878 -140"/>
                              <a:gd name="T1" fmla="*/ T0 w 280"/>
                              <a:gd name="T2" fmla="+- 0 846 11198"/>
                              <a:gd name="T3" fmla="*/ 846 h 280"/>
                              <a:gd name="T4" fmla="+- 0 5878 -140"/>
                              <a:gd name="T5" fmla="*/ T4 w 280"/>
                              <a:gd name="T6" fmla="+- 0 909 11198"/>
                              <a:gd name="T7" fmla="*/ 909 h 280"/>
                              <a:gd name="T8" fmla="+- 0 5847 -140"/>
                              <a:gd name="T9" fmla="*/ T8 w 280"/>
                              <a:gd name="T10" fmla="+- 0 878 11198"/>
                              <a:gd name="T11" fmla="*/ 878 h 280"/>
                              <a:gd name="T12" fmla="+- 0 5910 -140"/>
                              <a:gd name="T13" fmla="*/ T12 w 280"/>
                              <a:gd name="T14" fmla="+- 0 878 11198"/>
                              <a:gd name="T15" fmla="*/ 878 h 280"/>
                            </a:gdLst>
                            <a:ahLst/>
                            <a:cxnLst>
                              <a:cxn ang="0">
                                <a:pos x="T1" y="T3"/>
                              </a:cxn>
                              <a:cxn ang="0">
                                <a:pos x="T5" y="T7"/>
                              </a:cxn>
                              <a:cxn ang="0">
                                <a:pos x="T9" y="T11"/>
                              </a:cxn>
                              <a:cxn ang="0">
                                <a:pos x="T13" y="T15"/>
                              </a:cxn>
                            </a:cxnLst>
                            <a:rect l="0" t="0" r="r" b="b"/>
                            <a:pathLst>
                              <a:path w="280" h="280">
                                <a:moveTo>
                                  <a:pt x="6018" y="-10352"/>
                                </a:moveTo>
                                <a:lnTo>
                                  <a:pt x="6018" y="-10289"/>
                                </a:lnTo>
                                <a:moveTo>
                                  <a:pt x="5987" y="-10320"/>
                                </a:moveTo>
                                <a:lnTo>
                                  <a:pt x="6050" y="-1032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79"/>
                        <wps:cNvSpPr>
                          <a:spLocks/>
                        </wps:cNvSpPr>
                        <wps:spPr bwMode="auto">
                          <a:xfrm>
                            <a:off x="-140" y="11198"/>
                            <a:ext cx="280" cy="280"/>
                          </a:xfrm>
                          <a:custGeom>
                            <a:avLst/>
                            <a:gdLst>
                              <a:gd name="T0" fmla="+- 0 6030 -140"/>
                              <a:gd name="T1" fmla="*/ T0 w 280"/>
                              <a:gd name="T2" fmla="+- 0 827 11198"/>
                              <a:gd name="T3" fmla="*/ 827 h 280"/>
                              <a:gd name="T4" fmla="+- 0 6030 -140"/>
                              <a:gd name="T5" fmla="*/ T4 w 280"/>
                              <a:gd name="T6" fmla="+- 0 890 11198"/>
                              <a:gd name="T7" fmla="*/ 890 h 280"/>
                              <a:gd name="T8" fmla="+- 0 5998 -140"/>
                              <a:gd name="T9" fmla="*/ T8 w 280"/>
                              <a:gd name="T10" fmla="+- 0 859 11198"/>
                              <a:gd name="T11" fmla="*/ 859 h 280"/>
                              <a:gd name="T12" fmla="+- 0 6061 -140"/>
                              <a:gd name="T13" fmla="*/ T12 w 280"/>
                              <a:gd name="T14" fmla="+- 0 859 11198"/>
                              <a:gd name="T15" fmla="*/ 859 h 280"/>
                            </a:gdLst>
                            <a:ahLst/>
                            <a:cxnLst>
                              <a:cxn ang="0">
                                <a:pos x="T1" y="T3"/>
                              </a:cxn>
                              <a:cxn ang="0">
                                <a:pos x="T5" y="T7"/>
                              </a:cxn>
                              <a:cxn ang="0">
                                <a:pos x="T9" y="T11"/>
                              </a:cxn>
                              <a:cxn ang="0">
                                <a:pos x="T13" y="T15"/>
                              </a:cxn>
                            </a:cxnLst>
                            <a:rect l="0" t="0" r="r" b="b"/>
                            <a:pathLst>
                              <a:path w="280" h="280">
                                <a:moveTo>
                                  <a:pt x="6170" y="-10371"/>
                                </a:moveTo>
                                <a:lnTo>
                                  <a:pt x="6170" y="-10308"/>
                                </a:lnTo>
                                <a:moveTo>
                                  <a:pt x="6138" y="-10339"/>
                                </a:moveTo>
                                <a:lnTo>
                                  <a:pt x="6201" y="-1033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AutoShape 78"/>
                        <wps:cNvSpPr>
                          <a:spLocks/>
                        </wps:cNvSpPr>
                        <wps:spPr bwMode="auto">
                          <a:xfrm>
                            <a:off x="-140" y="11198"/>
                            <a:ext cx="280" cy="280"/>
                          </a:xfrm>
                          <a:custGeom>
                            <a:avLst/>
                            <a:gdLst>
                              <a:gd name="T0" fmla="+- 0 6181 -140"/>
                              <a:gd name="T1" fmla="*/ T0 w 280"/>
                              <a:gd name="T2" fmla="+- 0 804 11198"/>
                              <a:gd name="T3" fmla="*/ 804 h 280"/>
                              <a:gd name="T4" fmla="+- 0 6181 -140"/>
                              <a:gd name="T5" fmla="*/ T4 w 280"/>
                              <a:gd name="T6" fmla="+- 0 867 11198"/>
                              <a:gd name="T7" fmla="*/ 867 h 280"/>
                              <a:gd name="T8" fmla="+- 0 6150 -140"/>
                              <a:gd name="T9" fmla="*/ T8 w 280"/>
                              <a:gd name="T10" fmla="+- 0 835 11198"/>
                              <a:gd name="T11" fmla="*/ 835 h 280"/>
                              <a:gd name="T12" fmla="+- 0 6212 -140"/>
                              <a:gd name="T13" fmla="*/ T12 w 280"/>
                              <a:gd name="T14" fmla="+- 0 835 11198"/>
                              <a:gd name="T15" fmla="*/ 835 h 280"/>
                            </a:gdLst>
                            <a:ahLst/>
                            <a:cxnLst>
                              <a:cxn ang="0">
                                <a:pos x="T1" y="T3"/>
                              </a:cxn>
                              <a:cxn ang="0">
                                <a:pos x="T5" y="T7"/>
                              </a:cxn>
                              <a:cxn ang="0">
                                <a:pos x="T9" y="T11"/>
                              </a:cxn>
                              <a:cxn ang="0">
                                <a:pos x="T13" y="T15"/>
                              </a:cxn>
                            </a:cxnLst>
                            <a:rect l="0" t="0" r="r" b="b"/>
                            <a:pathLst>
                              <a:path w="280" h="280">
                                <a:moveTo>
                                  <a:pt x="6321" y="-10394"/>
                                </a:moveTo>
                                <a:lnTo>
                                  <a:pt x="6321" y="-10331"/>
                                </a:lnTo>
                                <a:moveTo>
                                  <a:pt x="6290" y="-10363"/>
                                </a:moveTo>
                                <a:lnTo>
                                  <a:pt x="6352" y="-1036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77"/>
                        <wps:cNvSpPr>
                          <a:spLocks/>
                        </wps:cNvSpPr>
                        <wps:spPr bwMode="auto">
                          <a:xfrm>
                            <a:off x="-140" y="11198"/>
                            <a:ext cx="280" cy="280"/>
                          </a:xfrm>
                          <a:custGeom>
                            <a:avLst/>
                            <a:gdLst>
                              <a:gd name="T0" fmla="+- 0 6332 -140"/>
                              <a:gd name="T1" fmla="*/ T0 w 280"/>
                              <a:gd name="T2" fmla="+- 0 784 11198"/>
                              <a:gd name="T3" fmla="*/ 784 h 280"/>
                              <a:gd name="T4" fmla="+- 0 6332 -140"/>
                              <a:gd name="T5" fmla="*/ T4 w 280"/>
                              <a:gd name="T6" fmla="+- 0 846 11198"/>
                              <a:gd name="T7" fmla="*/ 846 h 280"/>
                              <a:gd name="T8" fmla="+- 0 6301 -140"/>
                              <a:gd name="T9" fmla="*/ T8 w 280"/>
                              <a:gd name="T10" fmla="+- 0 815 11198"/>
                              <a:gd name="T11" fmla="*/ 815 h 280"/>
                              <a:gd name="T12" fmla="+- 0 6363 -140"/>
                              <a:gd name="T13" fmla="*/ T12 w 280"/>
                              <a:gd name="T14" fmla="+- 0 815 11198"/>
                              <a:gd name="T15" fmla="*/ 815 h 280"/>
                            </a:gdLst>
                            <a:ahLst/>
                            <a:cxnLst>
                              <a:cxn ang="0">
                                <a:pos x="T1" y="T3"/>
                              </a:cxn>
                              <a:cxn ang="0">
                                <a:pos x="T5" y="T7"/>
                              </a:cxn>
                              <a:cxn ang="0">
                                <a:pos x="T9" y="T11"/>
                              </a:cxn>
                              <a:cxn ang="0">
                                <a:pos x="T13" y="T15"/>
                              </a:cxn>
                            </a:cxnLst>
                            <a:rect l="0" t="0" r="r" b="b"/>
                            <a:pathLst>
                              <a:path w="280" h="280">
                                <a:moveTo>
                                  <a:pt x="6472" y="-10414"/>
                                </a:moveTo>
                                <a:lnTo>
                                  <a:pt x="6472" y="-10352"/>
                                </a:lnTo>
                                <a:moveTo>
                                  <a:pt x="6441" y="-10383"/>
                                </a:moveTo>
                                <a:lnTo>
                                  <a:pt x="6503" y="-1038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76"/>
                        <wps:cNvSpPr>
                          <a:spLocks/>
                        </wps:cNvSpPr>
                        <wps:spPr bwMode="auto">
                          <a:xfrm>
                            <a:off x="-140" y="11198"/>
                            <a:ext cx="280" cy="280"/>
                          </a:xfrm>
                          <a:custGeom>
                            <a:avLst/>
                            <a:gdLst>
                              <a:gd name="T0" fmla="+- 0 6483 -140"/>
                              <a:gd name="T1" fmla="*/ T0 w 280"/>
                              <a:gd name="T2" fmla="+- 0 766 11198"/>
                              <a:gd name="T3" fmla="*/ 766 h 280"/>
                              <a:gd name="T4" fmla="+- 0 6483 -140"/>
                              <a:gd name="T5" fmla="*/ T4 w 280"/>
                              <a:gd name="T6" fmla="+- 0 828 11198"/>
                              <a:gd name="T7" fmla="*/ 828 h 280"/>
                              <a:gd name="T8" fmla="+- 0 6452 -140"/>
                              <a:gd name="T9" fmla="*/ T8 w 280"/>
                              <a:gd name="T10" fmla="+- 0 797 11198"/>
                              <a:gd name="T11" fmla="*/ 797 h 280"/>
                              <a:gd name="T12" fmla="+- 0 6515 -140"/>
                              <a:gd name="T13" fmla="*/ T12 w 280"/>
                              <a:gd name="T14" fmla="+- 0 797 11198"/>
                              <a:gd name="T15" fmla="*/ 797 h 280"/>
                            </a:gdLst>
                            <a:ahLst/>
                            <a:cxnLst>
                              <a:cxn ang="0">
                                <a:pos x="T1" y="T3"/>
                              </a:cxn>
                              <a:cxn ang="0">
                                <a:pos x="T5" y="T7"/>
                              </a:cxn>
                              <a:cxn ang="0">
                                <a:pos x="T9" y="T11"/>
                              </a:cxn>
                              <a:cxn ang="0">
                                <a:pos x="T13" y="T15"/>
                              </a:cxn>
                            </a:cxnLst>
                            <a:rect l="0" t="0" r="r" b="b"/>
                            <a:pathLst>
                              <a:path w="280" h="280">
                                <a:moveTo>
                                  <a:pt x="6623" y="-10432"/>
                                </a:moveTo>
                                <a:lnTo>
                                  <a:pt x="6623" y="-10370"/>
                                </a:lnTo>
                                <a:moveTo>
                                  <a:pt x="6592" y="-10401"/>
                                </a:moveTo>
                                <a:lnTo>
                                  <a:pt x="6655" y="-1040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75"/>
                        <wps:cNvSpPr>
                          <a:spLocks/>
                        </wps:cNvSpPr>
                        <wps:spPr bwMode="auto">
                          <a:xfrm>
                            <a:off x="-140" y="11198"/>
                            <a:ext cx="280" cy="280"/>
                          </a:xfrm>
                          <a:custGeom>
                            <a:avLst/>
                            <a:gdLst>
                              <a:gd name="T0" fmla="+- 0 6635 -140"/>
                              <a:gd name="T1" fmla="*/ T0 w 280"/>
                              <a:gd name="T2" fmla="+- 0 736 11198"/>
                              <a:gd name="T3" fmla="*/ 736 h 280"/>
                              <a:gd name="T4" fmla="+- 0 6635 -140"/>
                              <a:gd name="T5" fmla="*/ T4 w 280"/>
                              <a:gd name="T6" fmla="+- 0 798 11198"/>
                              <a:gd name="T7" fmla="*/ 798 h 280"/>
                              <a:gd name="T8" fmla="+- 0 6603 -140"/>
                              <a:gd name="T9" fmla="*/ T8 w 280"/>
                              <a:gd name="T10" fmla="+- 0 767 11198"/>
                              <a:gd name="T11" fmla="*/ 767 h 280"/>
                              <a:gd name="T12" fmla="+- 0 6666 -140"/>
                              <a:gd name="T13" fmla="*/ T12 w 280"/>
                              <a:gd name="T14" fmla="+- 0 767 11198"/>
                              <a:gd name="T15" fmla="*/ 767 h 280"/>
                            </a:gdLst>
                            <a:ahLst/>
                            <a:cxnLst>
                              <a:cxn ang="0">
                                <a:pos x="T1" y="T3"/>
                              </a:cxn>
                              <a:cxn ang="0">
                                <a:pos x="T5" y="T7"/>
                              </a:cxn>
                              <a:cxn ang="0">
                                <a:pos x="T9" y="T11"/>
                              </a:cxn>
                              <a:cxn ang="0">
                                <a:pos x="T13" y="T15"/>
                              </a:cxn>
                            </a:cxnLst>
                            <a:rect l="0" t="0" r="r" b="b"/>
                            <a:pathLst>
                              <a:path w="280" h="280">
                                <a:moveTo>
                                  <a:pt x="6775" y="-10462"/>
                                </a:moveTo>
                                <a:lnTo>
                                  <a:pt x="6775" y="-10400"/>
                                </a:lnTo>
                                <a:moveTo>
                                  <a:pt x="6743" y="-10431"/>
                                </a:moveTo>
                                <a:lnTo>
                                  <a:pt x="6806" y="-1043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74"/>
                        <wps:cNvSpPr>
                          <a:spLocks/>
                        </wps:cNvSpPr>
                        <wps:spPr bwMode="auto">
                          <a:xfrm>
                            <a:off x="-140" y="11198"/>
                            <a:ext cx="280" cy="280"/>
                          </a:xfrm>
                          <a:custGeom>
                            <a:avLst/>
                            <a:gdLst>
                              <a:gd name="T0" fmla="+- 0 6786 -140"/>
                              <a:gd name="T1" fmla="*/ T0 w 280"/>
                              <a:gd name="T2" fmla="+- 0 714 11198"/>
                              <a:gd name="T3" fmla="*/ 714 h 280"/>
                              <a:gd name="T4" fmla="+- 0 6786 -140"/>
                              <a:gd name="T5" fmla="*/ T4 w 280"/>
                              <a:gd name="T6" fmla="+- 0 777 11198"/>
                              <a:gd name="T7" fmla="*/ 777 h 280"/>
                              <a:gd name="T8" fmla="+- 0 6755 -140"/>
                              <a:gd name="T9" fmla="*/ T8 w 280"/>
                              <a:gd name="T10" fmla="+- 0 745 11198"/>
                              <a:gd name="T11" fmla="*/ 745 h 280"/>
                              <a:gd name="T12" fmla="+- 0 6817 -140"/>
                              <a:gd name="T13" fmla="*/ T12 w 280"/>
                              <a:gd name="T14" fmla="+- 0 745 11198"/>
                              <a:gd name="T15" fmla="*/ 745 h 280"/>
                            </a:gdLst>
                            <a:ahLst/>
                            <a:cxnLst>
                              <a:cxn ang="0">
                                <a:pos x="T1" y="T3"/>
                              </a:cxn>
                              <a:cxn ang="0">
                                <a:pos x="T5" y="T7"/>
                              </a:cxn>
                              <a:cxn ang="0">
                                <a:pos x="T9" y="T11"/>
                              </a:cxn>
                              <a:cxn ang="0">
                                <a:pos x="T13" y="T15"/>
                              </a:cxn>
                            </a:cxnLst>
                            <a:rect l="0" t="0" r="r" b="b"/>
                            <a:pathLst>
                              <a:path w="280" h="280">
                                <a:moveTo>
                                  <a:pt x="6926" y="-10484"/>
                                </a:moveTo>
                                <a:lnTo>
                                  <a:pt x="6926" y="-10421"/>
                                </a:lnTo>
                                <a:moveTo>
                                  <a:pt x="6895" y="-10453"/>
                                </a:moveTo>
                                <a:lnTo>
                                  <a:pt x="6957" y="-1045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73"/>
                        <wps:cNvSpPr>
                          <a:spLocks/>
                        </wps:cNvSpPr>
                        <wps:spPr bwMode="auto">
                          <a:xfrm>
                            <a:off x="-140" y="11198"/>
                            <a:ext cx="280" cy="280"/>
                          </a:xfrm>
                          <a:custGeom>
                            <a:avLst/>
                            <a:gdLst>
                              <a:gd name="T0" fmla="+- 0 6937 -140"/>
                              <a:gd name="T1" fmla="*/ T0 w 280"/>
                              <a:gd name="T2" fmla="+- 0 679 11198"/>
                              <a:gd name="T3" fmla="*/ 679 h 280"/>
                              <a:gd name="T4" fmla="+- 0 6937 -140"/>
                              <a:gd name="T5" fmla="*/ T4 w 280"/>
                              <a:gd name="T6" fmla="+- 0 741 11198"/>
                              <a:gd name="T7" fmla="*/ 741 h 280"/>
                              <a:gd name="T8" fmla="+- 0 6906 -140"/>
                              <a:gd name="T9" fmla="*/ T8 w 280"/>
                              <a:gd name="T10" fmla="+- 0 710 11198"/>
                              <a:gd name="T11" fmla="*/ 710 h 280"/>
                              <a:gd name="T12" fmla="+- 0 6968 -140"/>
                              <a:gd name="T13" fmla="*/ T12 w 280"/>
                              <a:gd name="T14" fmla="+- 0 710 11198"/>
                              <a:gd name="T15" fmla="*/ 710 h 280"/>
                            </a:gdLst>
                            <a:ahLst/>
                            <a:cxnLst>
                              <a:cxn ang="0">
                                <a:pos x="T1" y="T3"/>
                              </a:cxn>
                              <a:cxn ang="0">
                                <a:pos x="T5" y="T7"/>
                              </a:cxn>
                              <a:cxn ang="0">
                                <a:pos x="T9" y="T11"/>
                              </a:cxn>
                              <a:cxn ang="0">
                                <a:pos x="T13" y="T15"/>
                              </a:cxn>
                            </a:cxnLst>
                            <a:rect l="0" t="0" r="r" b="b"/>
                            <a:pathLst>
                              <a:path w="280" h="280">
                                <a:moveTo>
                                  <a:pt x="7077" y="-10519"/>
                                </a:moveTo>
                                <a:lnTo>
                                  <a:pt x="7077" y="-10457"/>
                                </a:lnTo>
                                <a:moveTo>
                                  <a:pt x="7046" y="-10488"/>
                                </a:moveTo>
                                <a:lnTo>
                                  <a:pt x="7108" y="-1048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utoShape 72"/>
                        <wps:cNvSpPr>
                          <a:spLocks/>
                        </wps:cNvSpPr>
                        <wps:spPr bwMode="auto">
                          <a:xfrm>
                            <a:off x="-140" y="11198"/>
                            <a:ext cx="280" cy="280"/>
                          </a:xfrm>
                          <a:custGeom>
                            <a:avLst/>
                            <a:gdLst>
                              <a:gd name="T0" fmla="+- 0 7088 -140"/>
                              <a:gd name="T1" fmla="*/ T0 w 280"/>
                              <a:gd name="T2" fmla="+- 0 599 11198"/>
                              <a:gd name="T3" fmla="*/ 599 h 280"/>
                              <a:gd name="T4" fmla="+- 0 7088 -140"/>
                              <a:gd name="T5" fmla="*/ T4 w 280"/>
                              <a:gd name="T6" fmla="+- 0 662 11198"/>
                              <a:gd name="T7" fmla="*/ 662 h 280"/>
                              <a:gd name="T8" fmla="+- 0 7057 -140"/>
                              <a:gd name="T9" fmla="*/ T8 w 280"/>
                              <a:gd name="T10" fmla="+- 0 630 11198"/>
                              <a:gd name="T11" fmla="*/ 630 h 280"/>
                              <a:gd name="T12" fmla="+- 0 7120 -140"/>
                              <a:gd name="T13" fmla="*/ T12 w 280"/>
                              <a:gd name="T14" fmla="+- 0 630 11198"/>
                              <a:gd name="T15" fmla="*/ 630 h 280"/>
                            </a:gdLst>
                            <a:ahLst/>
                            <a:cxnLst>
                              <a:cxn ang="0">
                                <a:pos x="T1" y="T3"/>
                              </a:cxn>
                              <a:cxn ang="0">
                                <a:pos x="T5" y="T7"/>
                              </a:cxn>
                              <a:cxn ang="0">
                                <a:pos x="T9" y="T11"/>
                              </a:cxn>
                              <a:cxn ang="0">
                                <a:pos x="T13" y="T15"/>
                              </a:cxn>
                            </a:cxnLst>
                            <a:rect l="0" t="0" r="r" b="b"/>
                            <a:pathLst>
                              <a:path w="280" h="280">
                                <a:moveTo>
                                  <a:pt x="7228" y="-10599"/>
                                </a:moveTo>
                                <a:lnTo>
                                  <a:pt x="7228" y="-10536"/>
                                </a:lnTo>
                                <a:moveTo>
                                  <a:pt x="7197" y="-10568"/>
                                </a:moveTo>
                                <a:lnTo>
                                  <a:pt x="7260" y="-1056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1"/>
                        <wps:cNvSpPr>
                          <a:spLocks/>
                        </wps:cNvSpPr>
                        <wps:spPr bwMode="auto">
                          <a:xfrm>
                            <a:off x="5727" y="-210"/>
                            <a:ext cx="1362" cy="208"/>
                          </a:xfrm>
                          <a:custGeom>
                            <a:avLst/>
                            <a:gdLst>
                              <a:gd name="T0" fmla="+- 0 5727 5727"/>
                              <a:gd name="T1" fmla="*/ T0 w 1362"/>
                              <a:gd name="T2" fmla="+- 0 -3 -210"/>
                              <a:gd name="T3" fmla="*/ -3 h 208"/>
                              <a:gd name="T4" fmla="+- 0 5878 5727"/>
                              <a:gd name="T5" fmla="*/ T4 w 1362"/>
                              <a:gd name="T6" fmla="+- 0 -97 -210"/>
                              <a:gd name="T7" fmla="*/ -97 h 208"/>
                              <a:gd name="T8" fmla="+- 0 6030 5727"/>
                              <a:gd name="T9" fmla="*/ T8 w 1362"/>
                              <a:gd name="T10" fmla="+- 0 -110 -210"/>
                              <a:gd name="T11" fmla="*/ -110 h 208"/>
                              <a:gd name="T12" fmla="+- 0 6181 5727"/>
                              <a:gd name="T13" fmla="*/ T12 w 1362"/>
                              <a:gd name="T14" fmla="+- 0 -145 -210"/>
                              <a:gd name="T15" fmla="*/ -145 h 208"/>
                              <a:gd name="T16" fmla="+- 0 6332 5727"/>
                              <a:gd name="T17" fmla="*/ T16 w 1362"/>
                              <a:gd name="T18" fmla="+- 0 -160 -210"/>
                              <a:gd name="T19" fmla="*/ -160 h 208"/>
                              <a:gd name="T20" fmla="+- 0 6483 5727"/>
                              <a:gd name="T21" fmla="*/ T20 w 1362"/>
                              <a:gd name="T22" fmla="+- 0 -176 -210"/>
                              <a:gd name="T23" fmla="*/ -176 h 208"/>
                              <a:gd name="T24" fmla="+- 0 6635 5727"/>
                              <a:gd name="T25" fmla="*/ T24 w 1362"/>
                              <a:gd name="T26" fmla="+- 0 -205 -210"/>
                              <a:gd name="T27" fmla="*/ -205 h 208"/>
                              <a:gd name="T28" fmla="+- 0 6786 5727"/>
                              <a:gd name="T29" fmla="*/ T28 w 1362"/>
                              <a:gd name="T30" fmla="+- 0 -201 -210"/>
                              <a:gd name="T31" fmla="*/ -201 h 208"/>
                              <a:gd name="T32" fmla="+- 0 6937 5727"/>
                              <a:gd name="T33" fmla="*/ T32 w 1362"/>
                              <a:gd name="T34" fmla="+- 0 -210 -210"/>
                              <a:gd name="T35" fmla="*/ -210 h 208"/>
                              <a:gd name="T36" fmla="+- 0 7088 5727"/>
                              <a:gd name="T37" fmla="*/ T36 w 1362"/>
                              <a:gd name="T38" fmla="+- 0 -207 -210"/>
                              <a:gd name="T39" fmla="*/ -207 h 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2" h="208">
                                <a:moveTo>
                                  <a:pt x="0" y="207"/>
                                </a:moveTo>
                                <a:lnTo>
                                  <a:pt x="151" y="113"/>
                                </a:lnTo>
                                <a:lnTo>
                                  <a:pt x="303" y="100"/>
                                </a:lnTo>
                                <a:lnTo>
                                  <a:pt x="454" y="65"/>
                                </a:lnTo>
                                <a:lnTo>
                                  <a:pt x="605" y="50"/>
                                </a:lnTo>
                                <a:lnTo>
                                  <a:pt x="756" y="34"/>
                                </a:lnTo>
                                <a:lnTo>
                                  <a:pt x="908" y="5"/>
                                </a:lnTo>
                                <a:lnTo>
                                  <a:pt x="1059" y="9"/>
                                </a:lnTo>
                                <a:lnTo>
                                  <a:pt x="1210" y="0"/>
                                </a:lnTo>
                                <a:lnTo>
                                  <a:pt x="1361" y="3"/>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0"/>
                        <wps:cNvSpPr>
                          <a:spLocks/>
                        </wps:cNvSpPr>
                        <wps:spPr bwMode="auto">
                          <a:xfrm>
                            <a:off x="5696" y="-34"/>
                            <a:ext cx="63" cy="63"/>
                          </a:xfrm>
                          <a:custGeom>
                            <a:avLst/>
                            <a:gdLst>
                              <a:gd name="T0" fmla="+- 0 5759 5696"/>
                              <a:gd name="T1" fmla="*/ T0 w 63"/>
                              <a:gd name="T2" fmla="+- 0 -3 -34"/>
                              <a:gd name="T3" fmla="*/ -3 h 63"/>
                              <a:gd name="T4" fmla="+- 0 5756 5696"/>
                              <a:gd name="T5" fmla="*/ T4 w 63"/>
                              <a:gd name="T6" fmla="+- 0 -15 -34"/>
                              <a:gd name="T7" fmla="*/ -15 h 63"/>
                              <a:gd name="T8" fmla="+- 0 5749 5696"/>
                              <a:gd name="T9" fmla="*/ T8 w 63"/>
                              <a:gd name="T10" fmla="+- 0 -25 -34"/>
                              <a:gd name="T11" fmla="*/ -25 h 63"/>
                              <a:gd name="T12" fmla="+- 0 5739 5696"/>
                              <a:gd name="T13" fmla="*/ T12 w 63"/>
                              <a:gd name="T14" fmla="+- 0 -31 -34"/>
                              <a:gd name="T15" fmla="*/ -31 h 63"/>
                              <a:gd name="T16" fmla="+- 0 5727 5696"/>
                              <a:gd name="T17" fmla="*/ T16 w 63"/>
                              <a:gd name="T18" fmla="+- 0 -34 -34"/>
                              <a:gd name="T19" fmla="*/ -34 h 63"/>
                              <a:gd name="T20" fmla="+- 0 5715 5696"/>
                              <a:gd name="T21" fmla="*/ T20 w 63"/>
                              <a:gd name="T22" fmla="+- 0 -31 -34"/>
                              <a:gd name="T23" fmla="*/ -31 h 63"/>
                              <a:gd name="T24" fmla="+- 0 5705 5696"/>
                              <a:gd name="T25" fmla="*/ T24 w 63"/>
                              <a:gd name="T26" fmla="+- 0 -25 -34"/>
                              <a:gd name="T27" fmla="*/ -25 h 63"/>
                              <a:gd name="T28" fmla="+- 0 5698 5696"/>
                              <a:gd name="T29" fmla="*/ T28 w 63"/>
                              <a:gd name="T30" fmla="+- 0 -15 -34"/>
                              <a:gd name="T31" fmla="*/ -15 h 63"/>
                              <a:gd name="T32" fmla="+- 0 5696 5696"/>
                              <a:gd name="T33" fmla="*/ T32 w 63"/>
                              <a:gd name="T34" fmla="+- 0 -3 -34"/>
                              <a:gd name="T35" fmla="*/ -3 h 63"/>
                              <a:gd name="T36" fmla="+- 0 5698 5696"/>
                              <a:gd name="T37" fmla="*/ T36 w 63"/>
                              <a:gd name="T38" fmla="+- 0 10 -34"/>
                              <a:gd name="T39" fmla="*/ 10 h 63"/>
                              <a:gd name="T40" fmla="+- 0 5705 5696"/>
                              <a:gd name="T41" fmla="*/ T40 w 63"/>
                              <a:gd name="T42" fmla="+- 0 20 -34"/>
                              <a:gd name="T43" fmla="*/ 20 h 63"/>
                              <a:gd name="T44" fmla="+- 0 5715 5696"/>
                              <a:gd name="T45" fmla="*/ T44 w 63"/>
                              <a:gd name="T46" fmla="+- 0 26 -34"/>
                              <a:gd name="T47" fmla="*/ 26 h 63"/>
                              <a:gd name="T48" fmla="+- 0 5727 5696"/>
                              <a:gd name="T49" fmla="*/ T48 w 63"/>
                              <a:gd name="T50" fmla="+- 0 29 -34"/>
                              <a:gd name="T51" fmla="*/ 29 h 63"/>
                              <a:gd name="T52" fmla="+- 0 5739 5696"/>
                              <a:gd name="T53" fmla="*/ T52 w 63"/>
                              <a:gd name="T54" fmla="+- 0 26 -34"/>
                              <a:gd name="T55" fmla="*/ 26 h 63"/>
                              <a:gd name="T56" fmla="+- 0 5749 5696"/>
                              <a:gd name="T57" fmla="*/ T56 w 63"/>
                              <a:gd name="T58" fmla="+- 0 20 -34"/>
                              <a:gd name="T59" fmla="*/ 20 h 63"/>
                              <a:gd name="T60" fmla="+- 0 5756 5696"/>
                              <a:gd name="T61" fmla="*/ T60 w 63"/>
                              <a:gd name="T62" fmla="+- 0 10 -34"/>
                              <a:gd name="T63" fmla="*/ 10 h 63"/>
                              <a:gd name="T64" fmla="+- 0 5759 5696"/>
                              <a:gd name="T65" fmla="*/ T64 w 63"/>
                              <a:gd name="T66" fmla="+- 0 -3 -34"/>
                              <a:gd name="T67" fmla="*/ -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9"/>
                        <wps:cNvSpPr>
                          <a:spLocks/>
                        </wps:cNvSpPr>
                        <wps:spPr bwMode="auto">
                          <a:xfrm>
                            <a:off x="5847" y="-128"/>
                            <a:ext cx="63" cy="63"/>
                          </a:xfrm>
                          <a:custGeom>
                            <a:avLst/>
                            <a:gdLst>
                              <a:gd name="T0" fmla="+- 0 5910 5847"/>
                              <a:gd name="T1" fmla="*/ T0 w 63"/>
                              <a:gd name="T2" fmla="+- 0 -97 -128"/>
                              <a:gd name="T3" fmla="*/ -97 h 63"/>
                              <a:gd name="T4" fmla="+- 0 5907 5847"/>
                              <a:gd name="T5" fmla="*/ T4 w 63"/>
                              <a:gd name="T6" fmla="+- 0 -109 -128"/>
                              <a:gd name="T7" fmla="*/ -109 h 63"/>
                              <a:gd name="T8" fmla="+- 0 5901 5847"/>
                              <a:gd name="T9" fmla="*/ T8 w 63"/>
                              <a:gd name="T10" fmla="+- 0 -119 -128"/>
                              <a:gd name="T11" fmla="*/ -119 h 63"/>
                              <a:gd name="T12" fmla="+- 0 5891 5847"/>
                              <a:gd name="T13" fmla="*/ T12 w 63"/>
                              <a:gd name="T14" fmla="+- 0 -125 -128"/>
                              <a:gd name="T15" fmla="*/ -125 h 63"/>
                              <a:gd name="T16" fmla="+- 0 5878 5847"/>
                              <a:gd name="T17" fmla="*/ T16 w 63"/>
                              <a:gd name="T18" fmla="+- 0 -128 -128"/>
                              <a:gd name="T19" fmla="*/ -128 h 63"/>
                              <a:gd name="T20" fmla="+- 0 5866 5847"/>
                              <a:gd name="T21" fmla="*/ T20 w 63"/>
                              <a:gd name="T22" fmla="+- 0 -125 -128"/>
                              <a:gd name="T23" fmla="*/ -125 h 63"/>
                              <a:gd name="T24" fmla="+- 0 5856 5847"/>
                              <a:gd name="T25" fmla="*/ T24 w 63"/>
                              <a:gd name="T26" fmla="+- 0 -119 -128"/>
                              <a:gd name="T27" fmla="*/ -119 h 63"/>
                              <a:gd name="T28" fmla="+- 0 5850 5847"/>
                              <a:gd name="T29" fmla="*/ T28 w 63"/>
                              <a:gd name="T30" fmla="+- 0 -109 -128"/>
                              <a:gd name="T31" fmla="*/ -109 h 63"/>
                              <a:gd name="T32" fmla="+- 0 5847 5847"/>
                              <a:gd name="T33" fmla="*/ T32 w 63"/>
                              <a:gd name="T34" fmla="+- 0 -97 -128"/>
                              <a:gd name="T35" fmla="*/ -97 h 63"/>
                              <a:gd name="T36" fmla="+- 0 5850 5847"/>
                              <a:gd name="T37" fmla="*/ T36 w 63"/>
                              <a:gd name="T38" fmla="+- 0 -84 -128"/>
                              <a:gd name="T39" fmla="*/ -84 h 63"/>
                              <a:gd name="T40" fmla="+- 0 5856 5847"/>
                              <a:gd name="T41" fmla="*/ T40 w 63"/>
                              <a:gd name="T42" fmla="+- 0 -74 -128"/>
                              <a:gd name="T43" fmla="*/ -74 h 63"/>
                              <a:gd name="T44" fmla="+- 0 5866 5847"/>
                              <a:gd name="T45" fmla="*/ T44 w 63"/>
                              <a:gd name="T46" fmla="+- 0 -68 -128"/>
                              <a:gd name="T47" fmla="*/ -68 h 63"/>
                              <a:gd name="T48" fmla="+- 0 5878 5847"/>
                              <a:gd name="T49" fmla="*/ T48 w 63"/>
                              <a:gd name="T50" fmla="+- 0 -65 -128"/>
                              <a:gd name="T51" fmla="*/ -65 h 63"/>
                              <a:gd name="T52" fmla="+- 0 5891 5847"/>
                              <a:gd name="T53" fmla="*/ T52 w 63"/>
                              <a:gd name="T54" fmla="+- 0 -68 -128"/>
                              <a:gd name="T55" fmla="*/ -68 h 63"/>
                              <a:gd name="T56" fmla="+- 0 5901 5847"/>
                              <a:gd name="T57" fmla="*/ T56 w 63"/>
                              <a:gd name="T58" fmla="+- 0 -74 -128"/>
                              <a:gd name="T59" fmla="*/ -74 h 63"/>
                              <a:gd name="T60" fmla="+- 0 5907 5847"/>
                              <a:gd name="T61" fmla="*/ T60 w 63"/>
                              <a:gd name="T62" fmla="+- 0 -84 -128"/>
                              <a:gd name="T63" fmla="*/ -84 h 63"/>
                              <a:gd name="T64" fmla="+- 0 5910 5847"/>
                              <a:gd name="T65" fmla="*/ T64 w 63"/>
                              <a:gd name="T66" fmla="+- 0 -97 -128"/>
                              <a:gd name="T67" fmla="*/ -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3"/>
                                </a:lnTo>
                                <a:lnTo>
                                  <a:pt x="31" y="0"/>
                                </a:lnTo>
                                <a:lnTo>
                                  <a:pt x="19" y="3"/>
                                </a:lnTo>
                                <a:lnTo>
                                  <a:pt x="9" y="9"/>
                                </a:lnTo>
                                <a:lnTo>
                                  <a:pt x="3" y="19"/>
                                </a:lnTo>
                                <a:lnTo>
                                  <a:pt x="0" y="31"/>
                                </a:lnTo>
                                <a:lnTo>
                                  <a:pt x="3" y="44"/>
                                </a:lnTo>
                                <a:lnTo>
                                  <a:pt x="9" y="54"/>
                                </a:lnTo>
                                <a:lnTo>
                                  <a:pt x="19" y="60"/>
                                </a:lnTo>
                                <a:lnTo>
                                  <a:pt x="31" y="63"/>
                                </a:lnTo>
                                <a:lnTo>
                                  <a:pt x="44" y="60"/>
                                </a:lnTo>
                                <a:lnTo>
                                  <a:pt x="54" y="54"/>
                                </a:lnTo>
                                <a:lnTo>
                                  <a:pt x="60"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68"/>
                        <wps:cNvSpPr>
                          <a:spLocks/>
                        </wps:cNvSpPr>
                        <wps:spPr bwMode="auto">
                          <a:xfrm>
                            <a:off x="5998" y="-141"/>
                            <a:ext cx="63" cy="63"/>
                          </a:xfrm>
                          <a:custGeom>
                            <a:avLst/>
                            <a:gdLst>
                              <a:gd name="T0" fmla="+- 0 6061 5998"/>
                              <a:gd name="T1" fmla="*/ T0 w 63"/>
                              <a:gd name="T2" fmla="+- 0 -110 -141"/>
                              <a:gd name="T3" fmla="*/ -110 h 63"/>
                              <a:gd name="T4" fmla="+- 0 6059 5998"/>
                              <a:gd name="T5" fmla="*/ T4 w 63"/>
                              <a:gd name="T6" fmla="+- 0 -122 -141"/>
                              <a:gd name="T7" fmla="*/ -122 h 63"/>
                              <a:gd name="T8" fmla="+- 0 6052 5998"/>
                              <a:gd name="T9" fmla="*/ T8 w 63"/>
                              <a:gd name="T10" fmla="+- 0 -132 -141"/>
                              <a:gd name="T11" fmla="*/ -132 h 63"/>
                              <a:gd name="T12" fmla="+- 0 6042 5998"/>
                              <a:gd name="T13" fmla="*/ T12 w 63"/>
                              <a:gd name="T14" fmla="+- 0 -138 -141"/>
                              <a:gd name="T15" fmla="*/ -138 h 63"/>
                              <a:gd name="T16" fmla="+- 0 6030 5998"/>
                              <a:gd name="T17" fmla="*/ T16 w 63"/>
                              <a:gd name="T18" fmla="+- 0 -141 -141"/>
                              <a:gd name="T19" fmla="*/ -141 h 63"/>
                              <a:gd name="T20" fmla="+- 0 6018 5998"/>
                              <a:gd name="T21" fmla="*/ T20 w 63"/>
                              <a:gd name="T22" fmla="+- 0 -138 -141"/>
                              <a:gd name="T23" fmla="*/ -138 h 63"/>
                              <a:gd name="T24" fmla="+- 0 6008 5998"/>
                              <a:gd name="T25" fmla="*/ T24 w 63"/>
                              <a:gd name="T26" fmla="+- 0 -132 -141"/>
                              <a:gd name="T27" fmla="*/ -132 h 63"/>
                              <a:gd name="T28" fmla="+- 0 6001 5998"/>
                              <a:gd name="T29" fmla="*/ T28 w 63"/>
                              <a:gd name="T30" fmla="+- 0 -122 -141"/>
                              <a:gd name="T31" fmla="*/ -122 h 63"/>
                              <a:gd name="T32" fmla="+- 0 5998 5998"/>
                              <a:gd name="T33" fmla="*/ T32 w 63"/>
                              <a:gd name="T34" fmla="+- 0 -110 -141"/>
                              <a:gd name="T35" fmla="*/ -110 h 63"/>
                              <a:gd name="T36" fmla="+- 0 6001 5998"/>
                              <a:gd name="T37" fmla="*/ T36 w 63"/>
                              <a:gd name="T38" fmla="+- 0 -97 -141"/>
                              <a:gd name="T39" fmla="*/ -97 h 63"/>
                              <a:gd name="T40" fmla="+- 0 6008 5998"/>
                              <a:gd name="T41" fmla="*/ T40 w 63"/>
                              <a:gd name="T42" fmla="+- 0 -88 -141"/>
                              <a:gd name="T43" fmla="*/ -88 h 63"/>
                              <a:gd name="T44" fmla="+- 0 6018 5998"/>
                              <a:gd name="T45" fmla="*/ T44 w 63"/>
                              <a:gd name="T46" fmla="+- 0 -81 -141"/>
                              <a:gd name="T47" fmla="*/ -81 h 63"/>
                              <a:gd name="T48" fmla="+- 0 6030 5998"/>
                              <a:gd name="T49" fmla="*/ T48 w 63"/>
                              <a:gd name="T50" fmla="+- 0 -78 -141"/>
                              <a:gd name="T51" fmla="*/ -78 h 63"/>
                              <a:gd name="T52" fmla="+- 0 6042 5998"/>
                              <a:gd name="T53" fmla="*/ T52 w 63"/>
                              <a:gd name="T54" fmla="+- 0 -81 -141"/>
                              <a:gd name="T55" fmla="*/ -81 h 63"/>
                              <a:gd name="T56" fmla="+- 0 6052 5998"/>
                              <a:gd name="T57" fmla="*/ T56 w 63"/>
                              <a:gd name="T58" fmla="+- 0 -88 -141"/>
                              <a:gd name="T59" fmla="*/ -88 h 63"/>
                              <a:gd name="T60" fmla="+- 0 6059 5998"/>
                              <a:gd name="T61" fmla="*/ T60 w 63"/>
                              <a:gd name="T62" fmla="+- 0 -97 -141"/>
                              <a:gd name="T63" fmla="*/ -97 h 63"/>
                              <a:gd name="T64" fmla="+- 0 6061 5998"/>
                              <a:gd name="T65" fmla="*/ T64 w 63"/>
                              <a:gd name="T66" fmla="+- 0 -110 -141"/>
                              <a:gd name="T67" fmla="*/ -11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1" y="19"/>
                                </a:lnTo>
                                <a:lnTo>
                                  <a:pt x="54" y="9"/>
                                </a:lnTo>
                                <a:lnTo>
                                  <a:pt x="44" y="3"/>
                                </a:lnTo>
                                <a:lnTo>
                                  <a:pt x="32" y="0"/>
                                </a:lnTo>
                                <a:lnTo>
                                  <a:pt x="20" y="3"/>
                                </a:lnTo>
                                <a:lnTo>
                                  <a:pt x="10" y="9"/>
                                </a:lnTo>
                                <a:lnTo>
                                  <a:pt x="3" y="19"/>
                                </a:lnTo>
                                <a:lnTo>
                                  <a:pt x="0" y="31"/>
                                </a:lnTo>
                                <a:lnTo>
                                  <a:pt x="3" y="44"/>
                                </a:lnTo>
                                <a:lnTo>
                                  <a:pt x="10" y="53"/>
                                </a:lnTo>
                                <a:lnTo>
                                  <a:pt x="20" y="60"/>
                                </a:lnTo>
                                <a:lnTo>
                                  <a:pt x="32" y="63"/>
                                </a:lnTo>
                                <a:lnTo>
                                  <a:pt x="44" y="60"/>
                                </a:lnTo>
                                <a:lnTo>
                                  <a:pt x="54" y="53"/>
                                </a:lnTo>
                                <a:lnTo>
                                  <a:pt x="61" y="44"/>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67"/>
                        <wps:cNvSpPr>
                          <a:spLocks/>
                        </wps:cNvSpPr>
                        <wps:spPr bwMode="auto">
                          <a:xfrm>
                            <a:off x="6149" y="-177"/>
                            <a:ext cx="63" cy="63"/>
                          </a:xfrm>
                          <a:custGeom>
                            <a:avLst/>
                            <a:gdLst>
                              <a:gd name="T0" fmla="+- 0 6212 6150"/>
                              <a:gd name="T1" fmla="*/ T0 w 63"/>
                              <a:gd name="T2" fmla="+- 0 -145 -176"/>
                              <a:gd name="T3" fmla="*/ -145 h 63"/>
                              <a:gd name="T4" fmla="+- 0 6210 6150"/>
                              <a:gd name="T5" fmla="*/ T4 w 63"/>
                              <a:gd name="T6" fmla="+- 0 -157 -176"/>
                              <a:gd name="T7" fmla="*/ -157 h 63"/>
                              <a:gd name="T8" fmla="+- 0 6203 6150"/>
                              <a:gd name="T9" fmla="*/ T8 w 63"/>
                              <a:gd name="T10" fmla="+- 0 -167 -176"/>
                              <a:gd name="T11" fmla="*/ -167 h 63"/>
                              <a:gd name="T12" fmla="+- 0 6193 6150"/>
                              <a:gd name="T13" fmla="*/ T12 w 63"/>
                              <a:gd name="T14" fmla="+- 0 -174 -176"/>
                              <a:gd name="T15" fmla="*/ -174 h 63"/>
                              <a:gd name="T16" fmla="+- 0 6181 6150"/>
                              <a:gd name="T17" fmla="*/ T16 w 63"/>
                              <a:gd name="T18" fmla="+- 0 -176 -176"/>
                              <a:gd name="T19" fmla="*/ -176 h 63"/>
                              <a:gd name="T20" fmla="+- 0 6169 6150"/>
                              <a:gd name="T21" fmla="*/ T20 w 63"/>
                              <a:gd name="T22" fmla="+- 0 -174 -176"/>
                              <a:gd name="T23" fmla="*/ -174 h 63"/>
                              <a:gd name="T24" fmla="+- 0 6159 6150"/>
                              <a:gd name="T25" fmla="*/ T24 w 63"/>
                              <a:gd name="T26" fmla="+- 0 -167 -176"/>
                              <a:gd name="T27" fmla="*/ -167 h 63"/>
                              <a:gd name="T28" fmla="+- 0 6152 6150"/>
                              <a:gd name="T29" fmla="*/ T28 w 63"/>
                              <a:gd name="T30" fmla="+- 0 -157 -176"/>
                              <a:gd name="T31" fmla="*/ -157 h 63"/>
                              <a:gd name="T32" fmla="+- 0 6150 6150"/>
                              <a:gd name="T33" fmla="*/ T32 w 63"/>
                              <a:gd name="T34" fmla="+- 0 -145 -176"/>
                              <a:gd name="T35" fmla="*/ -145 h 63"/>
                              <a:gd name="T36" fmla="+- 0 6152 6150"/>
                              <a:gd name="T37" fmla="*/ T36 w 63"/>
                              <a:gd name="T38" fmla="+- 0 -133 -176"/>
                              <a:gd name="T39" fmla="*/ -133 h 63"/>
                              <a:gd name="T40" fmla="+- 0 6159 6150"/>
                              <a:gd name="T41" fmla="*/ T40 w 63"/>
                              <a:gd name="T42" fmla="+- 0 -123 -176"/>
                              <a:gd name="T43" fmla="*/ -123 h 63"/>
                              <a:gd name="T44" fmla="+- 0 6169 6150"/>
                              <a:gd name="T45" fmla="*/ T44 w 63"/>
                              <a:gd name="T46" fmla="+- 0 -116 -176"/>
                              <a:gd name="T47" fmla="*/ -116 h 63"/>
                              <a:gd name="T48" fmla="+- 0 6181 6150"/>
                              <a:gd name="T49" fmla="*/ T48 w 63"/>
                              <a:gd name="T50" fmla="+- 0 -114 -176"/>
                              <a:gd name="T51" fmla="*/ -114 h 63"/>
                              <a:gd name="T52" fmla="+- 0 6193 6150"/>
                              <a:gd name="T53" fmla="*/ T52 w 63"/>
                              <a:gd name="T54" fmla="+- 0 -116 -176"/>
                              <a:gd name="T55" fmla="*/ -116 h 63"/>
                              <a:gd name="T56" fmla="+- 0 6203 6150"/>
                              <a:gd name="T57" fmla="*/ T56 w 63"/>
                              <a:gd name="T58" fmla="+- 0 -123 -176"/>
                              <a:gd name="T59" fmla="*/ -123 h 63"/>
                              <a:gd name="T60" fmla="+- 0 6210 6150"/>
                              <a:gd name="T61" fmla="*/ T60 w 63"/>
                              <a:gd name="T62" fmla="+- 0 -133 -176"/>
                              <a:gd name="T63" fmla="*/ -133 h 63"/>
                              <a:gd name="T64" fmla="+- 0 6212 6150"/>
                              <a:gd name="T65" fmla="*/ T64 w 63"/>
                              <a:gd name="T66" fmla="+- 0 -145 -176"/>
                              <a:gd name="T67" fmla="*/ -14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66"/>
                        <wps:cNvSpPr>
                          <a:spLocks/>
                        </wps:cNvSpPr>
                        <wps:spPr bwMode="auto">
                          <a:xfrm>
                            <a:off x="6300" y="-191"/>
                            <a:ext cx="63" cy="63"/>
                          </a:xfrm>
                          <a:custGeom>
                            <a:avLst/>
                            <a:gdLst>
                              <a:gd name="T0" fmla="+- 0 6363 6301"/>
                              <a:gd name="T1" fmla="*/ T0 w 63"/>
                              <a:gd name="T2" fmla="+- 0 -160 -191"/>
                              <a:gd name="T3" fmla="*/ -160 h 63"/>
                              <a:gd name="T4" fmla="+- 0 6361 6301"/>
                              <a:gd name="T5" fmla="*/ T4 w 63"/>
                              <a:gd name="T6" fmla="+- 0 -172 -191"/>
                              <a:gd name="T7" fmla="*/ -172 h 63"/>
                              <a:gd name="T8" fmla="+- 0 6354 6301"/>
                              <a:gd name="T9" fmla="*/ T8 w 63"/>
                              <a:gd name="T10" fmla="+- 0 -182 -191"/>
                              <a:gd name="T11" fmla="*/ -182 h 63"/>
                              <a:gd name="T12" fmla="+- 0 6344 6301"/>
                              <a:gd name="T13" fmla="*/ T12 w 63"/>
                              <a:gd name="T14" fmla="+- 0 -189 -191"/>
                              <a:gd name="T15" fmla="*/ -189 h 63"/>
                              <a:gd name="T16" fmla="+- 0 6332 6301"/>
                              <a:gd name="T17" fmla="*/ T16 w 63"/>
                              <a:gd name="T18" fmla="+- 0 -191 -191"/>
                              <a:gd name="T19" fmla="*/ -191 h 63"/>
                              <a:gd name="T20" fmla="+- 0 6320 6301"/>
                              <a:gd name="T21" fmla="*/ T20 w 63"/>
                              <a:gd name="T22" fmla="+- 0 -189 -191"/>
                              <a:gd name="T23" fmla="*/ -189 h 63"/>
                              <a:gd name="T24" fmla="+- 0 6310 6301"/>
                              <a:gd name="T25" fmla="*/ T24 w 63"/>
                              <a:gd name="T26" fmla="+- 0 -182 -191"/>
                              <a:gd name="T27" fmla="*/ -182 h 63"/>
                              <a:gd name="T28" fmla="+- 0 6303 6301"/>
                              <a:gd name="T29" fmla="*/ T28 w 63"/>
                              <a:gd name="T30" fmla="+- 0 -172 -191"/>
                              <a:gd name="T31" fmla="*/ -172 h 63"/>
                              <a:gd name="T32" fmla="+- 0 6301 6301"/>
                              <a:gd name="T33" fmla="*/ T32 w 63"/>
                              <a:gd name="T34" fmla="+- 0 -160 -191"/>
                              <a:gd name="T35" fmla="*/ -160 h 63"/>
                              <a:gd name="T36" fmla="+- 0 6303 6301"/>
                              <a:gd name="T37" fmla="*/ T36 w 63"/>
                              <a:gd name="T38" fmla="+- 0 -148 -191"/>
                              <a:gd name="T39" fmla="*/ -148 h 63"/>
                              <a:gd name="T40" fmla="+- 0 6310 6301"/>
                              <a:gd name="T41" fmla="*/ T40 w 63"/>
                              <a:gd name="T42" fmla="+- 0 -138 -191"/>
                              <a:gd name="T43" fmla="*/ -138 h 63"/>
                              <a:gd name="T44" fmla="+- 0 6320 6301"/>
                              <a:gd name="T45" fmla="*/ T44 w 63"/>
                              <a:gd name="T46" fmla="+- 0 -131 -191"/>
                              <a:gd name="T47" fmla="*/ -131 h 63"/>
                              <a:gd name="T48" fmla="+- 0 6332 6301"/>
                              <a:gd name="T49" fmla="*/ T48 w 63"/>
                              <a:gd name="T50" fmla="+- 0 -129 -191"/>
                              <a:gd name="T51" fmla="*/ -129 h 63"/>
                              <a:gd name="T52" fmla="+- 0 6344 6301"/>
                              <a:gd name="T53" fmla="*/ T52 w 63"/>
                              <a:gd name="T54" fmla="+- 0 -131 -191"/>
                              <a:gd name="T55" fmla="*/ -131 h 63"/>
                              <a:gd name="T56" fmla="+- 0 6354 6301"/>
                              <a:gd name="T57" fmla="*/ T56 w 63"/>
                              <a:gd name="T58" fmla="+- 0 -138 -191"/>
                              <a:gd name="T59" fmla="*/ -138 h 63"/>
                              <a:gd name="T60" fmla="+- 0 6361 6301"/>
                              <a:gd name="T61" fmla="*/ T60 w 63"/>
                              <a:gd name="T62" fmla="+- 0 -148 -191"/>
                              <a:gd name="T63" fmla="*/ -148 h 63"/>
                              <a:gd name="T64" fmla="+- 0 6363 6301"/>
                              <a:gd name="T65" fmla="*/ T64 w 63"/>
                              <a:gd name="T66" fmla="+- 0 -160 -191"/>
                              <a:gd name="T67" fmla="*/ -16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5"/>
                        <wps:cNvSpPr>
                          <a:spLocks/>
                        </wps:cNvSpPr>
                        <wps:spPr bwMode="auto">
                          <a:xfrm>
                            <a:off x="6452" y="-208"/>
                            <a:ext cx="63" cy="63"/>
                          </a:xfrm>
                          <a:custGeom>
                            <a:avLst/>
                            <a:gdLst>
                              <a:gd name="T0" fmla="+- 0 6515 6452"/>
                              <a:gd name="T1" fmla="*/ T0 w 63"/>
                              <a:gd name="T2" fmla="+- 0 -176 -207"/>
                              <a:gd name="T3" fmla="*/ -176 h 63"/>
                              <a:gd name="T4" fmla="+- 0 6512 6452"/>
                              <a:gd name="T5" fmla="*/ T4 w 63"/>
                              <a:gd name="T6" fmla="+- 0 -188 -207"/>
                              <a:gd name="T7" fmla="*/ -188 h 63"/>
                              <a:gd name="T8" fmla="+- 0 6505 6452"/>
                              <a:gd name="T9" fmla="*/ T8 w 63"/>
                              <a:gd name="T10" fmla="+- 0 -198 -207"/>
                              <a:gd name="T11" fmla="*/ -198 h 63"/>
                              <a:gd name="T12" fmla="+- 0 6496 6452"/>
                              <a:gd name="T13" fmla="*/ T12 w 63"/>
                              <a:gd name="T14" fmla="+- 0 -205 -207"/>
                              <a:gd name="T15" fmla="*/ -205 h 63"/>
                              <a:gd name="T16" fmla="+- 0 6483 6452"/>
                              <a:gd name="T17" fmla="*/ T16 w 63"/>
                              <a:gd name="T18" fmla="+- 0 -207 -207"/>
                              <a:gd name="T19" fmla="*/ -207 h 63"/>
                              <a:gd name="T20" fmla="+- 0 6471 6452"/>
                              <a:gd name="T21" fmla="*/ T20 w 63"/>
                              <a:gd name="T22" fmla="+- 0 -205 -207"/>
                              <a:gd name="T23" fmla="*/ -205 h 63"/>
                              <a:gd name="T24" fmla="+- 0 6461 6452"/>
                              <a:gd name="T25" fmla="*/ T24 w 63"/>
                              <a:gd name="T26" fmla="+- 0 -198 -207"/>
                              <a:gd name="T27" fmla="*/ -198 h 63"/>
                              <a:gd name="T28" fmla="+- 0 6455 6452"/>
                              <a:gd name="T29" fmla="*/ T28 w 63"/>
                              <a:gd name="T30" fmla="+- 0 -188 -207"/>
                              <a:gd name="T31" fmla="*/ -188 h 63"/>
                              <a:gd name="T32" fmla="+- 0 6452 6452"/>
                              <a:gd name="T33" fmla="*/ T32 w 63"/>
                              <a:gd name="T34" fmla="+- 0 -176 -207"/>
                              <a:gd name="T35" fmla="*/ -176 h 63"/>
                              <a:gd name="T36" fmla="+- 0 6455 6452"/>
                              <a:gd name="T37" fmla="*/ T36 w 63"/>
                              <a:gd name="T38" fmla="+- 0 -164 -207"/>
                              <a:gd name="T39" fmla="*/ -164 h 63"/>
                              <a:gd name="T40" fmla="+- 0 6461 6452"/>
                              <a:gd name="T41" fmla="*/ T40 w 63"/>
                              <a:gd name="T42" fmla="+- 0 -154 -207"/>
                              <a:gd name="T43" fmla="*/ -154 h 63"/>
                              <a:gd name="T44" fmla="+- 0 6471 6452"/>
                              <a:gd name="T45" fmla="*/ T44 w 63"/>
                              <a:gd name="T46" fmla="+- 0 -147 -207"/>
                              <a:gd name="T47" fmla="*/ -147 h 63"/>
                              <a:gd name="T48" fmla="+- 0 6483 6452"/>
                              <a:gd name="T49" fmla="*/ T48 w 63"/>
                              <a:gd name="T50" fmla="+- 0 -145 -207"/>
                              <a:gd name="T51" fmla="*/ -145 h 63"/>
                              <a:gd name="T52" fmla="+- 0 6496 6452"/>
                              <a:gd name="T53" fmla="*/ T52 w 63"/>
                              <a:gd name="T54" fmla="+- 0 -147 -207"/>
                              <a:gd name="T55" fmla="*/ -147 h 63"/>
                              <a:gd name="T56" fmla="+- 0 6505 6452"/>
                              <a:gd name="T57" fmla="*/ T56 w 63"/>
                              <a:gd name="T58" fmla="+- 0 -154 -207"/>
                              <a:gd name="T59" fmla="*/ -154 h 63"/>
                              <a:gd name="T60" fmla="+- 0 6512 6452"/>
                              <a:gd name="T61" fmla="*/ T60 w 63"/>
                              <a:gd name="T62" fmla="+- 0 -164 -207"/>
                              <a:gd name="T63" fmla="*/ -164 h 63"/>
                              <a:gd name="T64" fmla="+- 0 6515 6452"/>
                              <a:gd name="T65" fmla="*/ T64 w 63"/>
                              <a:gd name="T66" fmla="+- 0 -176 -207"/>
                              <a:gd name="T67" fmla="*/ -17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60"/>
                                </a:lnTo>
                                <a:lnTo>
                                  <a:pt x="31" y="62"/>
                                </a:lnTo>
                                <a:lnTo>
                                  <a:pt x="44" y="60"/>
                                </a:lnTo>
                                <a:lnTo>
                                  <a:pt x="53"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4"/>
                        <wps:cNvSpPr>
                          <a:spLocks/>
                        </wps:cNvSpPr>
                        <wps:spPr bwMode="auto">
                          <a:xfrm>
                            <a:off x="6603" y="-236"/>
                            <a:ext cx="63" cy="63"/>
                          </a:xfrm>
                          <a:custGeom>
                            <a:avLst/>
                            <a:gdLst>
                              <a:gd name="T0" fmla="+- 0 6666 6603"/>
                              <a:gd name="T1" fmla="*/ T0 w 63"/>
                              <a:gd name="T2" fmla="+- 0 -205 -236"/>
                              <a:gd name="T3" fmla="*/ -205 h 63"/>
                              <a:gd name="T4" fmla="+- 0 6663 6603"/>
                              <a:gd name="T5" fmla="*/ T4 w 63"/>
                              <a:gd name="T6" fmla="+- 0 -217 -236"/>
                              <a:gd name="T7" fmla="*/ -217 h 63"/>
                              <a:gd name="T8" fmla="+- 0 6657 6603"/>
                              <a:gd name="T9" fmla="*/ T8 w 63"/>
                              <a:gd name="T10" fmla="+- 0 -227 -236"/>
                              <a:gd name="T11" fmla="*/ -227 h 63"/>
                              <a:gd name="T12" fmla="+- 0 6647 6603"/>
                              <a:gd name="T13" fmla="*/ T12 w 63"/>
                              <a:gd name="T14" fmla="+- 0 -234 -236"/>
                              <a:gd name="T15" fmla="*/ -234 h 63"/>
                              <a:gd name="T16" fmla="+- 0 6635 6603"/>
                              <a:gd name="T17" fmla="*/ T16 w 63"/>
                              <a:gd name="T18" fmla="+- 0 -236 -236"/>
                              <a:gd name="T19" fmla="*/ -236 h 63"/>
                              <a:gd name="T20" fmla="+- 0 6622 6603"/>
                              <a:gd name="T21" fmla="*/ T20 w 63"/>
                              <a:gd name="T22" fmla="+- 0 -234 -236"/>
                              <a:gd name="T23" fmla="*/ -234 h 63"/>
                              <a:gd name="T24" fmla="+- 0 6613 6603"/>
                              <a:gd name="T25" fmla="*/ T24 w 63"/>
                              <a:gd name="T26" fmla="+- 0 -227 -236"/>
                              <a:gd name="T27" fmla="*/ -227 h 63"/>
                              <a:gd name="T28" fmla="+- 0 6606 6603"/>
                              <a:gd name="T29" fmla="*/ T28 w 63"/>
                              <a:gd name="T30" fmla="+- 0 -217 -236"/>
                              <a:gd name="T31" fmla="*/ -217 h 63"/>
                              <a:gd name="T32" fmla="+- 0 6603 6603"/>
                              <a:gd name="T33" fmla="*/ T32 w 63"/>
                              <a:gd name="T34" fmla="+- 0 -205 -236"/>
                              <a:gd name="T35" fmla="*/ -205 h 63"/>
                              <a:gd name="T36" fmla="+- 0 6606 6603"/>
                              <a:gd name="T37" fmla="*/ T36 w 63"/>
                              <a:gd name="T38" fmla="+- 0 -193 -236"/>
                              <a:gd name="T39" fmla="*/ -193 h 63"/>
                              <a:gd name="T40" fmla="+- 0 6613 6603"/>
                              <a:gd name="T41" fmla="*/ T40 w 63"/>
                              <a:gd name="T42" fmla="+- 0 -183 -236"/>
                              <a:gd name="T43" fmla="*/ -183 h 63"/>
                              <a:gd name="T44" fmla="+- 0 6622 6603"/>
                              <a:gd name="T45" fmla="*/ T44 w 63"/>
                              <a:gd name="T46" fmla="+- 0 -176 -236"/>
                              <a:gd name="T47" fmla="*/ -176 h 63"/>
                              <a:gd name="T48" fmla="+- 0 6635 6603"/>
                              <a:gd name="T49" fmla="*/ T48 w 63"/>
                              <a:gd name="T50" fmla="+- 0 -173 -236"/>
                              <a:gd name="T51" fmla="*/ -173 h 63"/>
                              <a:gd name="T52" fmla="+- 0 6647 6603"/>
                              <a:gd name="T53" fmla="*/ T52 w 63"/>
                              <a:gd name="T54" fmla="+- 0 -176 -236"/>
                              <a:gd name="T55" fmla="*/ -176 h 63"/>
                              <a:gd name="T56" fmla="+- 0 6657 6603"/>
                              <a:gd name="T57" fmla="*/ T56 w 63"/>
                              <a:gd name="T58" fmla="+- 0 -183 -236"/>
                              <a:gd name="T59" fmla="*/ -183 h 63"/>
                              <a:gd name="T60" fmla="+- 0 6663 6603"/>
                              <a:gd name="T61" fmla="*/ T60 w 63"/>
                              <a:gd name="T62" fmla="+- 0 -193 -236"/>
                              <a:gd name="T63" fmla="*/ -193 h 63"/>
                              <a:gd name="T64" fmla="+- 0 6666 6603"/>
                              <a:gd name="T65" fmla="*/ T64 w 63"/>
                              <a:gd name="T66" fmla="+- 0 -205 -236"/>
                              <a:gd name="T67" fmla="*/ -20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10" y="9"/>
                                </a:lnTo>
                                <a:lnTo>
                                  <a:pt x="3" y="19"/>
                                </a:lnTo>
                                <a:lnTo>
                                  <a:pt x="0" y="31"/>
                                </a:lnTo>
                                <a:lnTo>
                                  <a:pt x="3" y="43"/>
                                </a:lnTo>
                                <a:lnTo>
                                  <a:pt x="10" y="53"/>
                                </a:lnTo>
                                <a:lnTo>
                                  <a:pt x="19" y="60"/>
                                </a:lnTo>
                                <a:lnTo>
                                  <a:pt x="32" y="63"/>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63"/>
                        <wps:cNvSpPr>
                          <a:spLocks/>
                        </wps:cNvSpPr>
                        <wps:spPr bwMode="auto">
                          <a:xfrm>
                            <a:off x="6754" y="-232"/>
                            <a:ext cx="63" cy="63"/>
                          </a:xfrm>
                          <a:custGeom>
                            <a:avLst/>
                            <a:gdLst>
                              <a:gd name="T0" fmla="+- 0 6817 6755"/>
                              <a:gd name="T1" fmla="*/ T0 w 63"/>
                              <a:gd name="T2" fmla="+- 0 -201 -232"/>
                              <a:gd name="T3" fmla="*/ -201 h 63"/>
                              <a:gd name="T4" fmla="+- 0 6815 6755"/>
                              <a:gd name="T5" fmla="*/ T4 w 63"/>
                              <a:gd name="T6" fmla="+- 0 -213 -232"/>
                              <a:gd name="T7" fmla="*/ -213 h 63"/>
                              <a:gd name="T8" fmla="+- 0 6808 6755"/>
                              <a:gd name="T9" fmla="*/ T8 w 63"/>
                              <a:gd name="T10" fmla="+- 0 -223 -232"/>
                              <a:gd name="T11" fmla="*/ -223 h 63"/>
                              <a:gd name="T12" fmla="+- 0 6798 6755"/>
                              <a:gd name="T13" fmla="*/ T12 w 63"/>
                              <a:gd name="T14" fmla="+- 0 -229 -232"/>
                              <a:gd name="T15" fmla="*/ -229 h 63"/>
                              <a:gd name="T16" fmla="+- 0 6786 6755"/>
                              <a:gd name="T17" fmla="*/ T16 w 63"/>
                              <a:gd name="T18" fmla="+- 0 -232 -232"/>
                              <a:gd name="T19" fmla="*/ -232 h 63"/>
                              <a:gd name="T20" fmla="+- 0 6774 6755"/>
                              <a:gd name="T21" fmla="*/ T20 w 63"/>
                              <a:gd name="T22" fmla="+- 0 -229 -232"/>
                              <a:gd name="T23" fmla="*/ -229 h 63"/>
                              <a:gd name="T24" fmla="+- 0 6764 6755"/>
                              <a:gd name="T25" fmla="*/ T24 w 63"/>
                              <a:gd name="T26" fmla="+- 0 -223 -232"/>
                              <a:gd name="T27" fmla="*/ -223 h 63"/>
                              <a:gd name="T28" fmla="+- 0 6757 6755"/>
                              <a:gd name="T29" fmla="*/ T28 w 63"/>
                              <a:gd name="T30" fmla="+- 0 -213 -232"/>
                              <a:gd name="T31" fmla="*/ -213 h 63"/>
                              <a:gd name="T32" fmla="+- 0 6755 6755"/>
                              <a:gd name="T33" fmla="*/ T32 w 63"/>
                              <a:gd name="T34" fmla="+- 0 -201 -232"/>
                              <a:gd name="T35" fmla="*/ -201 h 63"/>
                              <a:gd name="T36" fmla="+- 0 6757 6755"/>
                              <a:gd name="T37" fmla="*/ T36 w 63"/>
                              <a:gd name="T38" fmla="+- 0 -188 -232"/>
                              <a:gd name="T39" fmla="*/ -188 h 63"/>
                              <a:gd name="T40" fmla="+- 0 6764 6755"/>
                              <a:gd name="T41" fmla="*/ T40 w 63"/>
                              <a:gd name="T42" fmla="+- 0 -178 -232"/>
                              <a:gd name="T43" fmla="*/ -178 h 63"/>
                              <a:gd name="T44" fmla="+- 0 6774 6755"/>
                              <a:gd name="T45" fmla="*/ T44 w 63"/>
                              <a:gd name="T46" fmla="+- 0 -172 -232"/>
                              <a:gd name="T47" fmla="*/ -172 h 63"/>
                              <a:gd name="T48" fmla="+- 0 6786 6755"/>
                              <a:gd name="T49" fmla="*/ T48 w 63"/>
                              <a:gd name="T50" fmla="+- 0 -169 -232"/>
                              <a:gd name="T51" fmla="*/ -169 h 63"/>
                              <a:gd name="T52" fmla="+- 0 6798 6755"/>
                              <a:gd name="T53" fmla="*/ T52 w 63"/>
                              <a:gd name="T54" fmla="+- 0 -172 -232"/>
                              <a:gd name="T55" fmla="*/ -172 h 63"/>
                              <a:gd name="T56" fmla="+- 0 6808 6755"/>
                              <a:gd name="T57" fmla="*/ T56 w 63"/>
                              <a:gd name="T58" fmla="+- 0 -178 -232"/>
                              <a:gd name="T59" fmla="*/ -178 h 63"/>
                              <a:gd name="T60" fmla="+- 0 6815 6755"/>
                              <a:gd name="T61" fmla="*/ T60 w 63"/>
                              <a:gd name="T62" fmla="+- 0 -188 -232"/>
                              <a:gd name="T63" fmla="*/ -188 h 63"/>
                              <a:gd name="T64" fmla="+- 0 6817 6755"/>
                              <a:gd name="T65" fmla="*/ T64 w 63"/>
                              <a:gd name="T66" fmla="+- 0 -201 -232"/>
                              <a:gd name="T67" fmla="*/ -20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62"/>
                        <wps:cNvSpPr>
                          <a:spLocks/>
                        </wps:cNvSpPr>
                        <wps:spPr bwMode="auto">
                          <a:xfrm>
                            <a:off x="6905" y="-241"/>
                            <a:ext cx="63" cy="63"/>
                          </a:xfrm>
                          <a:custGeom>
                            <a:avLst/>
                            <a:gdLst>
                              <a:gd name="T0" fmla="+- 0 6968 6906"/>
                              <a:gd name="T1" fmla="*/ T0 w 63"/>
                              <a:gd name="T2" fmla="+- 0 -210 -241"/>
                              <a:gd name="T3" fmla="*/ -210 h 63"/>
                              <a:gd name="T4" fmla="+- 0 6966 6906"/>
                              <a:gd name="T5" fmla="*/ T4 w 63"/>
                              <a:gd name="T6" fmla="+- 0 -222 -241"/>
                              <a:gd name="T7" fmla="*/ -222 h 63"/>
                              <a:gd name="T8" fmla="+- 0 6959 6906"/>
                              <a:gd name="T9" fmla="*/ T8 w 63"/>
                              <a:gd name="T10" fmla="+- 0 -232 -241"/>
                              <a:gd name="T11" fmla="*/ -232 h 63"/>
                              <a:gd name="T12" fmla="+- 0 6949 6906"/>
                              <a:gd name="T13" fmla="*/ T12 w 63"/>
                              <a:gd name="T14" fmla="+- 0 -238 -241"/>
                              <a:gd name="T15" fmla="*/ -238 h 63"/>
                              <a:gd name="T16" fmla="+- 0 6937 6906"/>
                              <a:gd name="T17" fmla="*/ T16 w 63"/>
                              <a:gd name="T18" fmla="+- 0 -241 -241"/>
                              <a:gd name="T19" fmla="*/ -241 h 63"/>
                              <a:gd name="T20" fmla="+- 0 6925 6906"/>
                              <a:gd name="T21" fmla="*/ T20 w 63"/>
                              <a:gd name="T22" fmla="+- 0 -238 -241"/>
                              <a:gd name="T23" fmla="*/ -238 h 63"/>
                              <a:gd name="T24" fmla="+- 0 6915 6906"/>
                              <a:gd name="T25" fmla="*/ T24 w 63"/>
                              <a:gd name="T26" fmla="+- 0 -232 -241"/>
                              <a:gd name="T27" fmla="*/ -232 h 63"/>
                              <a:gd name="T28" fmla="+- 0 6908 6906"/>
                              <a:gd name="T29" fmla="*/ T28 w 63"/>
                              <a:gd name="T30" fmla="+- 0 -222 -241"/>
                              <a:gd name="T31" fmla="*/ -222 h 63"/>
                              <a:gd name="T32" fmla="+- 0 6906 6906"/>
                              <a:gd name="T33" fmla="*/ T32 w 63"/>
                              <a:gd name="T34" fmla="+- 0 -210 -241"/>
                              <a:gd name="T35" fmla="*/ -210 h 63"/>
                              <a:gd name="T36" fmla="+- 0 6908 6906"/>
                              <a:gd name="T37" fmla="*/ T36 w 63"/>
                              <a:gd name="T38" fmla="+- 0 -197 -241"/>
                              <a:gd name="T39" fmla="*/ -197 h 63"/>
                              <a:gd name="T40" fmla="+- 0 6915 6906"/>
                              <a:gd name="T41" fmla="*/ T40 w 63"/>
                              <a:gd name="T42" fmla="+- 0 -187 -241"/>
                              <a:gd name="T43" fmla="*/ -187 h 63"/>
                              <a:gd name="T44" fmla="+- 0 6925 6906"/>
                              <a:gd name="T45" fmla="*/ T44 w 63"/>
                              <a:gd name="T46" fmla="+- 0 -181 -241"/>
                              <a:gd name="T47" fmla="*/ -181 h 63"/>
                              <a:gd name="T48" fmla="+- 0 6937 6906"/>
                              <a:gd name="T49" fmla="*/ T48 w 63"/>
                              <a:gd name="T50" fmla="+- 0 -178 -241"/>
                              <a:gd name="T51" fmla="*/ -178 h 63"/>
                              <a:gd name="T52" fmla="+- 0 6949 6906"/>
                              <a:gd name="T53" fmla="*/ T52 w 63"/>
                              <a:gd name="T54" fmla="+- 0 -181 -241"/>
                              <a:gd name="T55" fmla="*/ -181 h 63"/>
                              <a:gd name="T56" fmla="+- 0 6959 6906"/>
                              <a:gd name="T57" fmla="*/ T56 w 63"/>
                              <a:gd name="T58" fmla="+- 0 -187 -241"/>
                              <a:gd name="T59" fmla="*/ -187 h 63"/>
                              <a:gd name="T60" fmla="+- 0 6966 6906"/>
                              <a:gd name="T61" fmla="*/ T60 w 63"/>
                              <a:gd name="T62" fmla="+- 0 -197 -241"/>
                              <a:gd name="T63" fmla="*/ -197 h 63"/>
                              <a:gd name="T64" fmla="+- 0 6968 6906"/>
                              <a:gd name="T65" fmla="*/ T64 w 63"/>
                              <a:gd name="T66" fmla="+- 0 -210 -241"/>
                              <a:gd name="T67" fmla="*/ -21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4"/>
                                </a:lnTo>
                                <a:lnTo>
                                  <a:pt x="19" y="60"/>
                                </a:lnTo>
                                <a:lnTo>
                                  <a:pt x="31" y="63"/>
                                </a:lnTo>
                                <a:lnTo>
                                  <a:pt x="43" y="60"/>
                                </a:lnTo>
                                <a:lnTo>
                                  <a:pt x="53" y="54"/>
                                </a:lnTo>
                                <a:lnTo>
                                  <a:pt x="60" y="44"/>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61"/>
                        <wps:cNvSpPr>
                          <a:spLocks/>
                        </wps:cNvSpPr>
                        <wps:spPr bwMode="auto">
                          <a:xfrm>
                            <a:off x="7057" y="-239"/>
                            <a:ext cx="63" cy="63"/>
                          </a:xfrm>
                          <a:custGeom>
                            <a:avLst/>
                            <a:gdLst>
                              <a:gd name="T0" fmla="+- 0 7120 7057"/>
                              <a:gd name="T1" fmla="*/ T0 w 63"/>
                              <a:gd name="T2" fmla="+- 0 -207 -239"/>
                              <a:gd name="T3" fmla="*/ -207 h 63"/>
                              <a:gd name="T4" fmla="+- 0 7117 7057"/>
                              <a:gd name="T5" fmla="*/ T4 w 63"/>
                              <a:gd name="T6" fmla="+- 0 -220 -239"/>
                              <a:gd name="T7" fmla="*/ -220 h 63"/>
                              <a:gd name="T8" fmla="+- 0 7110 7057"/>
                              <a:gd name="T9" fmla="*/ T8 w 63"/>
                              <a:gd name="T10" fmla="+- 0 -230 -239"/>
                              <a:gd name="T11" fmla="*/ -230 h 63"/>
                              <a:gd name="T12" fmla="+- 0 7100 7057"/>
                              <a:gd name="T13" fmla="*/ T12 w 63"/>
                              <a:gd name="T14" fmla="+- 0 -236 -239"/>
                              <a:gd name="T15" fmla="*/ -236 h 63"/>
                              <a:gd name="T16" fmla="+- 0 7088 7057"/>
                              <a:gd name="T17" fmla="*/ T16 w 63"/>
                              <a:gd name="T18" fmla="+- 0 -239 -239"/>
                              <a:gd name="T19" fmla="*/ -239 h 63"/>
                              <a:gd name="T20" fmla="+- 0 7076 7057"/>
                              <a:gd name="T21" fmla="*/ T20 w 63"/>
                              <a:gd name="T22" fmla="+- 0 -236 -239"/>
                              <a:gd name="T23" fmla="*/ -236 h 63"/>
                              <a:gd name="T24" fmla="+- 0 7066 7057"/>
                              <a:gd name="T25" fmla="*/ T24 w 63"/>
                              <a:gd name="T26" fmla="+- 0 -230 -239"/>
                              <a:gd name="T27" fmla="*/ -230 h 63"/>
                              <a:gd name="T28" fmla="+- 0 7060 7057"/>
                              <a:gd name="T29" fmla="*/ T28 w 63"/>
                              <a:gd name="T30" fmla="+- 0 -220 -239"/>
                              <a:gd name="T31" fmla="*/ -220 h 63"/>
                              <a:gd name="T32" fmla="+- 0 7057 7057"/>
                              <a:gd name="T33" fmla="*/ T32 w 63"/>
                              <a:gd name="T34" fmla="+- 0 -207 -239"/>
                              <a:gd name="T35" fmla="*/ -207 h 63"/>
                              <a:gd name="T36" fmla="+- 0 7060 7057"/>
                              <a:gd name="T37" fmla="*/ T36 w 63"/>
                              <a:gd name="T38" fmla="+- 0 -195 -239"/>
                              <a:gd name="T39" fmla="*/ -195 h 63"/>
                              <a:gd name="T40" fmla="+- 0 7066 7057"/>
                              <a:gd name="T41" fmla="*/ T40 w 63"/>
                              <a:gd name="T42" fmla="+- 0 -185 -239"/>
                              <a:gd name="T43" fmla="*/ -185 h 63"/>
                              <a:gd name="T44" fmla="+- 0 7076 7057"/>
                              <a:gd name="T45" fmla="*/ T44 w 63"/>
                              <a:gd name="T46" fmla="+- 0 -179 -239"/>
                              <a:gd name="T47" fmla="*/ -179 h 63"/>
                              <a:gd name="T48" fmla="+- 0 7088 7057"/>
                              <a:gd name="T49" fmla="*/ T48 w 63"/>
                              <a:gd name="T50" fmla="+- 0 -176 -239"/>
                              <a:gd name="T51" fmla="*/ -176 h 63"/>
                              <a:gd name="T52" fmla="+- 0 7100 7057"/>
                              <a:gd name="T53" fmla="*/ T52 w 63"/>
                              <a:gd name="T54" fmla="+- 0 -179 -239"/>
                              <a:gd name="T55" fmla="*/ -179 h 63"/>
                              <a:gd name="T56" fmla="+- 0 7110 7057"/>
                              <a:gd name="T57" fmla="*/ T56 w 63"/>
                              <a:gd name="T58" fmla="+- 0 -185 -239"/>
                              <a:gd name="T59" fmla="*/ -185 h 63"/>
                              <a:gd name="T60" fmla="+- 0 7117 7057"/>
                              <a:gd name="T61" fmla="*/ T60 w 63"/>
                              <a:gd name="T62" fmla="+- 0 -195 -239"/>
                              <a:gd name="T63" fmla="*/ -195 h 63"/>
                              <a:gd name="T64" fmla="+- 0 7120 7057"/>
                              <a:gd name="T65" fmla="*/ T64 w 63"/>
                              <a:gd name="T66" fmla="+- 0 -207 -239"/>
                              <a:gd name="T67" fmla="*/ -20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9"/>
                                </a:lnTo>
                                <a:lnTo>
                                  <a:pt x="43" y="3"/>
                                </a:lnTo>
                                <a:lnTo>
                                  <a:pt x="31" y="0"/>
                                </a:lnTo>
                                <a:lnTo>
                                  <a:pt x="19" y="3"/>
                                </a:lnTo>
                                <a:lnTo>
                                  <a:pt x="9" y="9"/>
                                </a:lnTo>
                                <a:lnTo>
                                  <a:pt x="3" y="19"/>
                                </a:lnTo>
                                <a:lnTo>
                                  <a:pt x="0" y="32"/>
                                </a:lnTo>
                                <a:lnTo>
                                  <a:pt x="3" y="44"/>
                                </a:lnTo>
                                <a:lnTo>
                                  <a:pt x="9" y="54"/>
                                </a:lnTo>
                                <a:lnTo>
                                  <a:pt x="19" y="60"/>
                                </a:lnTo>
                                <a:lnTo>
                                  <a:pt x="31" y="63"/>
                                </a:lnTo>
                                <a:lnTo>
                                  <a:pt x="43" y="60"/>
                                </a:lnTo>
                                <a:lnTo>
                                  <a:pt x="53"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C68C97" id="Group 60" o:spid="_x0000_s1026" style="position:absolute;margin-left:284.35pt;margin-top:-15.2pt;width:72.1pt;height:65.2pt;z-index:251815936;mso-position-horizontal-relative:page" coordorigin="5687,-304" coordsize="144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">
                <v:shape id="AutoShape 83" o:spid="_x0000_s1027" style="position:absolute;left:25600;top:4298;width:6100;height:5820;visibility:visible;mso-wrap-style:square;v-text-anchor:top" coordsize="610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" path="m-19873,-3301r1361,m-19873,-3301r,-13m-19570,-3301r,-13m-19268,-3301r,-13m-18965,-3301r,-13m-18663,-3301r,-13m-19873,-4599r1361,m-19873,-4599r,13m-19570,-4599r,13m-19268,-4599r,13m-18965,-4599r,13m-18663,-4599r,13m-19873,-3301r,-1298m-18512,-3301r,-1298m-19873,-4220r14,m-18512,-4220r-13,m-19873,-3450r7,m-19873,-3643r7,m-19873,-3835r7,m-19873,-4028r7,m-19873,-4220r7,m-19873,-4413r7,m-18512,-3450r-6,m-18512,-3643r-6,m-18512,-3835r-6,m-18512,-4028r-6,m-18512,-4220r-6,m-18512,-4413r-6,e" filled="f" strokecolor="#252525" strokeweight=".07872mm">
                  <v:path arrowok="t" o:connecttype="custom" o:connectlocs="-19873,997;-18512,997;-19873,997;-19873,984;-19570,997;-19570,984;-19268,997;-19268,984;-18965,997;-18965,984;-18663,997;-18663,984;-19873,-301;-18512,-301;-19873,-301;-19873,-288;-19570,-301;-19570,-288;-19268,-301;-19268,-288;-18965,-301;-18965,-288;-18663,-301;-18663,-288;-19873,997;-19873,-301;-18512,997;-18512,-301;-19873,78;-19859,78;-18512,78;-18525,78;-19873,848;-19866,848;-19873,655;-19866,655;-19873,463;-19866,463;-19873,270;-19866,270;-19873,78;-19866,78;-19873,-115;-19866,-115;-18512,848;-18518,848;-18512,655;-18518,655;-18512,463;-18518,463;-18512,270;-18518,270;-18512,78;-18518,78;-18512,-115;-18518,-115" o:connectangles="0,0,0,0,0,0,0,0,0,0,0,0,0,0,0,0,0,0,0,0,0,0,0,0,0,0,0,0,0,0,0,0,0,0,0,0,0,0,0,0,0,0,0,0,0,0,0,0,0,0,0,0,0,0,0,0"/>
                </v:shape>
                <v:shape id="Freeform 82" o:spid="_x0000_s1028" style="position:absolute;left:5727;top:630;width:1362;height:275;visibility:visible;mso-wrap-style:square;v-text-anchor:top" coordsize="136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" path="m,275l151,248,303,229,454,205,605,185,756,167,908,137r151,-22l1210,80,1361,e" filled="f" strokecolor="#0072bd" strokeweight=".31483mm">
                  <v:path arrowok="t" o:connecttype="custom" o:connectlocs="0,905;151,878;303,859;454,835;605,815;756,797;908,767;1059,745;1210,710;1361,630" o:connectangles="0,0,0,0,0,0,0,0,0,0"/>
                </v:shape>
                <v:shape id="AutoShape 81" o:spid="_x0000_s1029"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" path="m5867,-10324r,63m5836,-10293r63,e" filled="f" strokecolor="#0072bd" strokeweight=".31483mm">
                  <v:path arrowok="t" o:connecttype="custom" o:connectlocs="5867,874;5867,937;5836,905;5899,905" o:connectangles="0,0,0,0"/>
                </v:shape>
                <v:shape id="AutoShape 80" o:spid="_x0000_s1030"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" path="m6018,-10352r,63m5987,-10320r63,e" filled="f" strokecolor="#0072bd" strokeweight=".31483mm">
                  <v:path arrowok="t" o:connecttype="custom" o:connectlocs="6018,846;6018,909;5987,878;6050,878" o:connectangles="0,0,0,0"/>
                </v:shape>
                <v:shape id="AutoShape 79" o:spid="_x0000_s1031"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" path="m6170,-10371r,63m6138,-10339r63,e" filled="f" strokecolor="#0072bd" strokeweight=".31483mm">
                  <v:path arrowok="t" o:connecttype="custom" o:connectlocs="6170,827;6170,890;6138,859;6201,859" o:connectangles="0,0,0,0"/>
                </v:shape>
                <v:shape id="AutoShape 78" o:spid="_x0000_s1032"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" path="m6321,-10394r,63m6290,-10363r62,e" filled="f" strokecolor="#0072bd" strokeweight=".31483mm">
                  <v:path arrowok="t" o:connecttype="custom" o:connectlocs="6321,804;6321,867;6290,835;6352,835" o:connectangles="0,0,0,0"/>
                </v:shape>
                <v:shape id="AutoShape 77" o:spid="_x0000_s1033"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" path="m6472,-10414r,62m6441,-10383r62,e" filled="f" strokecolor="#0072bd" strokeweight=".31483mm">
                  <v:path arrowok="t" o:connecttype="custom" o:connectlocs="6472,784;6472,846;6441,815;6503,815" o:connectangles="0,0,0,0"/>
                </v:shape>
                <v:shape id="AutoShape 76" o:spid="_x0000_s1034"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" path="m6623,-10432r,62m6592,-10401r63,e" filled="f" strokecolor="#0072bd" strokeweight=".31483mm">
                  <v:path arrowok="t" o:connecttype="custom" o:connectlocs="6623,766;6623,828;6592,797;6655,797" o:connectangles="0,0,0,0"/>
                </v:shape>
                <v:shape id="AutoShape 75" o:spid="_x0000_s1035"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" path="m6775,-10462r,62m6743,-10431r63,e" filled="f" strokecolor="#0072bd" strokeweight=".31483mm">
                  <v:path arrowok="t" o:connecttype="custom" o:connectlocs="6775,736;6775,798;6743,767;6806,767" o:connectangles="0,0,0,0"/>
                </v:shape>
                <v:shape id="AutoShape 74" o:spid="_x0000_s1036"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" path="m6926,-10484r,63m6895,-10453r62,e" filled="f" strokecolor="#0072bd" strokeweight=".31483mm">
                  <v:path arrowok="t" o:connecttype="custom" o:connectlocs="6926,714;6926,777;6895,745;6957,745" o:connectangles="0,0,0,0"/>
                </v:shape>
                <v:shape id="AutoShape 73" o:spid="_x0000_s1037"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" path="m7077,-10519r,62m7046,-10488r62,e" filled="f" strokecolor="#0072bd" strokeweight=".31483mm">
                  <v:path arrowok="t" o:connecttype="custom" o:connectlocs="7077,679;7077,741;7046,710;7108,710" o:connectangles="0,0,0,0"/>
                </v:shape>
                <v:shape id="AutoShape 72" o:spid="_x0000_s1038"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" path="m7228,-10599r,63m7197,-10568r63,e" filled="f" strokecolor="#0072bd" strokeweight=".31483mm">
                  <v:path arrowok="t" o:connecttype="custom" o:connectlocs="7228,599;7228,662;7197,630;7260,630" o:connectangles="0,0,0,0"/>
                </v:shape>
                <v:shape id="Freeform 71" o:spid="_x0000_s1039" style="position:absolute;left:5727;top:-210;width:1362;height:208;visibility:visible;mso-wrap-style:square;v-text-anchor:top" coordsize="136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" path="m,207l151,113,303,100,454,65,605,50,756,34,908,5r151,4l1210,r151,3e" filled="f" strokecolor="#d95318" strokeweight=".31483mm">
                  <v:stroke dashstyle="longDash"/>
                  <v:path arrowok="t" o:connecttype="custom" o:connectlocs="0,-3;151,-97;303,-110;454,-145;605,-160;756,-176;908,-205;1059,-201;1210,-210;1361,-207" o:connectangles="0,0,0,0,0,0,0,0,0,0"/>
                </v:shape>
                <v:shape id="Freeform 70" o:spid="_x0000_s1040" style="position:absolute;left:5696;top:-34;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" path="m63,31l60,19,53,9,43,3,31,,19,3,9,9,2,19,,31,2,44,9,54r10,6l31,63,43,60,53,54,60,44,63,31xe" filled="f" strokecolor="#d95318" strokeweight=".31483mm">
                  <v:path arrowok="t" o:connecttype="custom" o:connectlocs="63,-3;60,-15;53,-25;43,-31;31,-34;19,-31;9,-25;2,-15;0,-3;2,10;9,20;19,26;31,29;43,26;53,20;60,10;63,-3" o:connectangles="0,0,0,0,0,0,0,0,0,0,0,0,0,0,0,0,0"/>
                </v:shape>
                <v:shape id="Freeform 69" o:spid="_x0000_s1041" style="position:absolute;left:5847;top:-12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" path="m63,31l60,19,54,9,44,3,31,,19,3,9,9,3,19,,31,3,44,9,54r10,6l31,63,44,60,54,54,60,44,63,31xe" filled="f" strokecolor="#d95318" strokeweight=".31483mm">
                  <v:path arrowok="t" o:connecttype="custom" o:connectlocs="63,-97;60,-109;54,-119;44,-125;31,-128;19,-125;9,-119;3,-109;0,-97;3,-84;9,-74;19,-68;31,-65;44,-68;54,-74;60,-84;63,-97" o:connectangles="0,0,0,0,0,0,0,0,0,0,0,0,0,0,0,0,0"/>
                </v:shape>
                <v:shape id="Freeform 68" o:spid="_x0000_s1042" style="position:absolute;left:5998;top:-14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" path="m63,31l61,19,54,9,44,3,32,,20,3,10,9,3,19,,31,3,44r7,9l20,60r12,3l44,60,54,53r7,-9l63,31xe" filled="f" strokecolor="#d95318" strokeweight=".31483mm">
                  <v:path arrowok="t" o:connecttype="custom" o:connectlocs="63,-110;61,-122;54,-132;44,-138;32,-141;20,-138;10,-132;3,-122;0,-110;3,-97;10,-88;20,-81;32,-78;44,-81;54,-88;61,-97;63,-110" o:connectangles="0,0,0,0,0,0,0,0,0,0,0,0,0,0,0,0,0"/>
                </v:shape>
                <v:shape id="Freeform 67" o:spid="_x0000_s1043" style="position:absolute;left:6149;top:-177;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" path="m62,31l60,19,53,9,43,2,31,,19,2,9,9,2,19,,31,2,43,9,53r10,7l31,62,43,60,53,53,60,43,62,31xe" filled="f" strokecolor="#d95318" strokeweight=".31483mm">
                  <v:path arrowok="t" o:connecttype="custom" o:connectlocs="62,-145;60,-157;53,-167;43,-174;31,-176;19,-174;9,-167;2,-157;0,-145;2,-133;9,-123;19,-116;31,-114;43,-116;53,-123;60,-133;62,-145" o:connectangles="0,0,0,0,0,0,0,0,0,0,0,0,0,0,0,0,0"/>
                </v:shape>
                <v:shape id="Freeform 66" o:spid="_x0000_s1044" style="position:absolute;left:6300;top:-19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" path="m62,31l60,19,53,9,43,2,31,,19,2,9,9,2,19,,31,2,43,9,53r10,7l31,62,43,60,53,53,60,43,62,31xe" filled="f" strokecolor="#d95318" strokeweight=".31483mm">
                  <v:path arrowok="t" o:connecttype="custom" o:connectlocs="62,-160;60,-172;53,-182;43,-189;31,-191;19,-189;9,-182;2,-172;0,-160;2,-148;9,-138;19,-131;31,-129;43,-131;53,-138;60,-148;62,-160" o:connectangles="0,0,0,0,0,0,0,0,0,0,0,0,0,0,0,0,0"/>
                </v:shape>
                <v:shape id="Freeform 65" o:spid="_x0000_s1045" style="position:absolute;left:6452;top:-20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" path="m63,31l60,19,53,9,44,2,31,,19,2,9,9,3,19,,31,3,43,9,53r10,7l31,62,44,60r9,-7l60,43,63,31xe" filled="f" strokecolor="#d95318" strokeweight=".31483mm">
                  <v:path arrowok="t" o:connecttype="custom" o:connectlocs="63,-176;60,-188;53,-198;44,-205;31,-207;19,-205;9,-198;3,-188;0,-176;3,-164;9,-154;19,-147;31,-145;44,-147;53,-154;60,-164;63,-176" o:connectangles="0,0,0,0,0,0,0,0,0,0,0,0,0,0,0,0,0"/>
                </v:shape>
                <v:shape id="Freeform 64" o:spid="_x0000_s1046" style="position:absolute;left:6603;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" path="m63,31l60,19,54,9,44,2,32,,19,2,10,9,3,19,,31,3,43r7,10l19,60r13,3l44,60,54,53,60,43,63,31xe" filled="f" strokecolor="#d95318" strokeweight=".31483mm">
                  <v:path arrowok="t" o:connecttype="custom" o:connectlocs="63,-205;60,-217;54,-227;44,-234;32,-236;19,-234;10,-227;3,-217;0,-205;3,-193;10,-183;19,-176;32,-173;44,-176;54,-183;60,-193;63,-205" o:connectangles="0,0,0,0,0,0,0,0,0,0,0,0,0,0,0,0,0"/>
                </v:shape>
                <v:shape id="Freeform 63" o:spid="_x0000_s1047" style="position:absolute;left:6754;top:-23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" path="m62,31l60,19,53,9,43,3,31,,19,3,9,9,2,19,,31,2,44,9,54r10,6l31,63,43,60,53,54,60,44,62,31xe" filled="f" strokecolor="#d95318" strokeweight=".31483mm">
                  <v:path arrowok="t" o:connecttype="custom" o:connectlocs="62,-201;60,-213;53,-223;43,-229;31,-232;19,-229;9,-223;2,-213;0,-201;2,-188;9,-178;19,-172;31,-169;43,-172;53,-178;60,-188;62,-201" o:connectangles="0,0,0,0,0,0,0,0,0,0,0,0,0,0,0,0,0"/>
                </v:shape>
                <v:shape id="Freeform 62" o:spid="_x0000_s1048" style="position:absolute;left:6905;top:-24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" path="m62,31l60,19,53,9,43,3,31,,19,3,9,9,2,19,,31,2,44,9,54r10,6l31,63,43,60,53,54,60,44,62,31xe" filled="f" strokecolor="#d95318" strokeweight=".31483mm">
                  <v:path arrowok="t" o:connecttype="custom" o:connectlocs="62,-210;60,-222;53,-232;43,-238;31,-241;19,-238;9,-232;2,-222;0,-210;2,-197;9,-187;19,-181;31,-178;43,-181;53,-187;60,-197;62,-210" o:connectangles="0,0,0,0,0,0,0,0,0,0,0,0,0,0,0,0,0"/>
                </v:shape>
                <v:shape id="Freeform 61" o:spid="_x0000_s1049" style="position:absolute;left:7057;top:-23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" path="m63,32l60,19,53,9,43,3,31,,19,3,9,9,3,19,,32,3,44,9,54r10,6l31,63,43,60,53,54,60,44,63,32xe" filled="f" strokecolor="#d95318" strokeweight=".31483mm">
                  <v:path arrowok="t" o:connecttype="custom" o:connectlocs="63,-207;60,-220;53,-230;43,-236;31,-239;19,-236;9,-230;3,-220;0,-207;3,-195;9,-185;19,-179;31,-176;43,-179;53,-185;60,-195;63,-207"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7200" behindDoc="0" locked="0" layoutInCell="1" allowOverlap="1" wp14:anchorId="37A834ED" wp14:editId="305785F0">
                <wp:simplePos x="0" y="0"/>
                <wp:positionH relativeFrom="page">
                  <wp:posOffset>4542155</wp:posOffset>
                </wp:positionH>
                <wp:positionV relativeFrom="paragraph">
                  <wp:posOffset>-172085</wp:posOffset>
                </wp:positionV>
                <wp:extent cx="151130" cy="787400"/>
                <wp:effectExtent l="0" t="0" r="0" b="0"/>
                <wp:wrapNone/>
                <wp:docPr id="6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9FC9A"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A834ED" id="Text Box 59" o:spid="_x0000_s1175" type="#_x0000_t202" style="position:absolute;left:0;text-align:left;margin-left:357.65pt;margin-top:-13.55pt;width:11.9pt;height:62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cswIAALY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" filled="f" stroked="f">
                <v:textbox style="layout-flow:vertical;mso-layout-flow-alt:bottom-to-top" inset="0,0,0,0">
                  <w:txbxContent>
                    <w:p w14:paraId="0E49FC9A"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784B793A" w14:textId="77777777" w:rsidR="00187908" w:rsidRDefault="00105EDE">
      <w:pPr>
        <w:spacing w:before="97"/>
        <w:ind w:left="557"/>
        <w:rPr>
          <w:b/>
          <w:sz w:val="19"/>
        </w:rPr>
      </w:pPr>
      <w:r>
        <w:br w:type="column"/>
      </w:r>
      <w:r>
        <w:rPr>
          <w:b/>
          <w:w w:val="105"/>
          <w:sz w:val="19"/>
        </w:rPr>
        <w:t>Bio</w:t>
      </w:r>
    </w:p>
    <w:p w14:paraId="027698A4" w14:textId="77777777" w:rsidR="00187908" w:rsidRDefault="00105EDE">
      <w:pPr>
        <w:pStyle w:val="BodyText"/>
        <w:rPr>
          <w:b/>
          <w:sz w:val="26"/>
        </w:rPr>
      </w:pPr>
      <w:r>
        <w:br w:type="column"/>
      </w:r>
    </w:p>
    <w:p w14:paraId="1ACA74B7" w14:textId="77777777" w:rsidR="00187908" w:rsidRDefault="00187908">
      <w:pPr>
        <w:pStyle w:val="BodyText"/>
        <w:spacing w:before="2"/>
        <w:rPr>
          <w:b/>
          <w:sz w:val="29"/>
        </w:rPr>
      </w:pPr>
    </w:p>
    <w:p w14:paraId="63EC5F9B" w14:textId="34A06AB5" w:rsidR="00187908" w:rsidRDefault="00F51443">
      <w:pPr>
        <w:jc w:val="right"/>
        <w:rPr>
          <w:sz w:val="14"/>
        </w:rPr>
      </w:pPr>
      <w:r>
        <w:rPr>
          <w:noProof/>
          <w:lang w:val="en-IN" w:eastAsia="en-IN" w:bidi="hi-IN"/>
        </w:rPr>
        <mc:AlternateContent>
          <mc:Choice Requires="wpg">
            <w:drawing>
              <wp:anchor distT="0" distB="0" distL="114300" distR="114300" simplePos="0" relativeHeight="251816960" behindDoc="0" locked="0" layoutInCell="1" allowOverlap="1" wp14:anchorId="4B032850" wp14:editId="70602CB7">
                <wp:simplePos x="0" y="0"/>
                <wp:positionH relativeFrom="page">
                  <wp:posOffset>4872355</wp:posOffset>
                </wp:positionH>
                <wp:positionV relativeFrom="paragraph">
                  <wp:posOffset>-193040</wp:posOffset>
                </wp:positionV>
                <wp:extent cx="918210" cy="828040"/>
                <wp:effectExtent l="0" t="0" r="0" b="0"/>
                <wp:wrapNone/>
                <wp:docPr id="3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8210" cy="828040"/>
                          <a:chOff x="7673" y="-304"/>
                          <a:chExt cx="1446" cy="1304"/>
                        </a:xfrm>
                      </wpg:grpSpPr>
                      <wps:wsp>
                        <wps:cNvPr id="35" name="AutoShape 58"/>
                        <wps:cNvSpPr>
                          <a:spLocks/>
                        </wps:cNvSpPr>
                        <wps:spPr bwMode="auto">
                          <a:xfrm>
                            <a:off x="34500" y="4298"/>
                            <a:ext cx="6120" cy="5820"/>
                          </a:xfrm>
                          <a:custGeom>
                            <a:avLst/>
                            <a:gdLst>
                              <a:gd name="T0" fmla="+- 0 7713 34500"/>
                              <a:gd name="T1" fmla="*/ T0 w 6120"/>
                              <a:gd name="T2" fmla="+- 0 997 4298"/>
                              <a:gd name="T3" fmla="*/ 997 h 5820"/>
                              <a:gd name="T4" fmla="+- 0 9079 34500"/>
                              <a:gd name="T5" fmla="*/ T4 w 6120"/>
                              <a:gd name="T6" fmla="+- 0 997 4298"/>
                              <a:gd name="T7" fmla="*/ 997 h 5820"/>
                              <a:gd name="T8" fmla="+- 0 7713 34500"/>
                              <a:gd name="T9" fmla="*/ T8 w 6120"/>
                              <a:gd name="T10" fmla="+- 0 997 4298"/>
                              <a:gd name="T11" fmla="*/ 997 h 5820"/>
                              <a:gd name="T12" fmla="+- 0 7713 34500"/>
                              <a:gd name="T13" fmla="*/ T12 w 6120"/>
                              <a:gd name="T14" fmla="+- 0 984 4298"/>
                              <a:gd name="T15" fmla="*/ 984 h 5820"/>
                              <a:gd name="T16" fmla="+- 0 8016 34500"/>
                              <a:gd name="T17" fmla="*/ T16 w 6120"/>
                              <a:gd name="T18" fmla="+- 0 997 4298"/>
                              <a:gd name="T19" fmla="*/ 997 h 5820"/>
                              <a:gd name="T20" fmla="+- 0 8016 34500"/>
                              <a:gd name="T21" fmla="*/ T20 w 6120"/>
                              <a:gd name="T22" fmla="+- 0 984 4298"/>
                              <a:gd name="T23" fmla="*/ 984 h 5820"/>
                              <a:gd name="T24" fmla="+- 0 8320 34500"/>
                              <a:gd name="T25" fmla="*/ T24 w 6120"/>
                              <a:gd name="T26" fmla="+- 0 997 4298"/>
                              <a:gd name="T27" fmla="*/ 997 h 5820"/>
                              <a:gd name="T28" fmla="+- 0 8320 34500"/>
                              <a:gd name="T29" fmla="*/ T28 w 6120"/>
                              <a:gd name="T30" fmla="+- 0 984 4298"/>
                              <a:gd name="T31" fmla="*/ 984 h 5820"/>
                              <a:gd name="T32" fmla="+- 0 8623 34500"/>
                              <a:gd name="T33" fmla="*/ T32 w 6120"/>
                              <a:gd name="T34" fmla="+- 0 997 4298"/>
                              <a:gd name="T35" fmla="*/ 997 h 5820"/>
                              <a:gd name="T36" fmla="+- 0 8623 34500"/>
                              <a:gd name="T37" fmla="*/ T36 w 6120"/>
                              <a:gd name="T38" fmla="+- 0 984 4298"/>
                              <a:gd name="T39" fmla="*/ 984 h 5820"/>
                              <a:gd name="T40" fmla="+- 0 8927 34500"/>
                              <a:gd name="T41" fmla="*/ T40 w 6120"/>
                              <a:gd name="T42" fmla="+- 0 997 4298"/>
                              <a:gd name="T43" fmla="*/ 997 h 5820"/>
                              <a:gd name="T44" fmla="+- 0 8927 34500"/>
                              <a:gd name="T45" fmla="*/ T44 w 6120"/>
                              <a:gd name="T46" fmla="+- 0 984 4298"/>
                              <a:gd name="T47" fmla="*/ 984 h 5820"/>
                              <a:gd name="T48" fmla="+- 0 7713 34500"/>
                              <a:gd name="T49" fmla="*/ T48 w 6120"/>
                              <a:gd name="T50" fmla="+- 0 -301 4298"/>
                              <a:gd name="T51" fmla="*/ -301 h 5820"/>
                              <a:gd name="T52" fmla="+- 0 9079 34500"/>
                              <a:gd name="T53" fmla="*/ T52 w 6120"/>
                              <a:gd name="T54" fmla="+- 0 -301 4298"/>
                              <a:gd name="T55" fmla="*/ -301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120" h="5820">
                                <a:moveTo>
                                  <a:pt x="-26787" y="-3301"/>
                                </a:moveTo>
                                <a:lnTo>
                                  <a:pt x="-25421" y="-3301"/>
                                </a:lnTo>
                                <a:moveTo>
                                  <a:pt x="-26787" y="-3301"/>
                                </a:moveTo>
                                <a:lnTo>
                                  <a:pt x="-26787" y="-3314"/>
                                </a:lnTo>
                                <a:moveTo>
                                  <a:pt x="-26484" y="-3301"/>
                                </a:moveTo>
                                <a:lnTo>
                                  <a:pt x="-26484" y="-3314"/>
                                </a:lnTo>
                                <a:moveTo>
                                  <a:pt x="-26180" y="-3301"/>
                                </a:moveTo>
                                <a:lnTo>
                                  <a:pt x="-26180" y="-3314"/>
                                </a:lnTo>
                                <a:moveTo>
                                  <a:pt x="-25877" y="-3301"/>
                                </a:moveTo>
                                <a:lnTo>
                                  <a:pt x="-25877" y="-3314"/>
                                </a:lnTo>
                                <a:moveTo>
                                  <a:pt x="-25573" y="-3301"/>
                                </a:moveTo>
                                <a:lnTo>
                                  <a:pt x="-25573" y="-3314"/>
                                </a:lnTo>
                                <a:moveTo>
                                  <a:pt x="-26787" y="-4599"/>
                                </a:moveTo>
                                <a:lnTo>
                                  <a:pt x="-25421" y="-4599"/>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7"/>
                        <wps:cNvCnPr>
                          <a:cxnSpLocks noChangeShapeType="1"/>
                        </wps:cNvCnPr>
                        <wps:spPr bwMode="auto">
                          <a:xfrm>
                            <a:off x="7715" y="-278"/>
                            <a:ext cx="0" cy="0"/>
                          </a:xfrm>
                          <a:prstGeom prst="line">
                            <a:avLst/>
                          </a:prstGeom>
                          <a:noFill/>
                          <a:ln w="5752">
                            <a:solidFill>
                              <a:srgbClr val="252525"/>
                            </a:solidFill>
                            <a:prstDash val="solid"/>
                            <a:round/>
                            <a:headEnd/>
                            <a:tailEnd/>
                          </a:ln>
                          <a:extLst>
                            <a:ext uri="{909E8E84-426E-40DD-AFC4-6F175D3DCCD1}">
                              <a14:hiddenFill xmlns:a14="http://schemas.microsoft.com/office/drawing/2010/main">
                                <a:noFill/>
                              </a14:hiddenFill>
                            </a:ext>
                          </a:extLst>
                        </wps:spPr>
                        <wps:bodyPr/>
                      </wps:wsp>
                      <wps:wsp>
                        <wps:cNvPr id="37" name="AutoShape 56"/>
                        <wps:cNvSpPr>
                          <a:spLocks/>
                        </wps:cNvSpPr>
                        <wps:spPr bwMode="auto">
                          <a:xfrm>
                            <a:off x="34500" y="4298"/>
                            <a:ext cx="6120" cy="5820"/>
                          </a:xfrm>
                          <a:custGeom>
                            <a:avLst/>
                            <a:gdLst>
                              <a:gd name="T0" fmla="+- 0 8016 34500"/>
                              <a:gd name="T1" fmla="*/ T0 w 6120"/>
                              <a:gd name="T2" fmla="+- 0 -301 4298"/>
                              <a:gd name="T3" fmla="*/ -301 h 5820"/>
                              <a:gd name="T4" fmla="+- 0 8016 34500"/>
                              <a:gd name="T5" fmla="*/ T4 w 6120"/>
                              <a:gd name="T6" fmla="+- 0 -288 4298"/>
                              <a:gd name="T7" fmla="*/ -288 h 5820"/>
                              <a:gd name="T8" fmla="+- 0 8320 34500"/>
                              <a:gd name="T9" fmla="*/ T8 w 6120"/>
                              <a:gd name="T10" fmla="+- 0 -301 4298"/>
                              <a:gd name="T11" fmla="*/ -301 h 5820"/>
                              <a:gd name="T12" fmla="+- 0 8320 34500"/>
                              <a:gd name="T13" fmla="*/ T12 w 6120"/>
                              <a:gd name="T14" fmla="+- 0 -288 4298"/>
                              <a:gd name="T15" fmla="*/ -288 h 5820"/>
                              <a:gd name="T16" fmla="+- 0 8623 34500"/>
                              <a:gd name="T17" fmla="*/ T16 w 6120"/>
                              <a:gd name="T18" fmla="+- 0 -301 4298"/>
                              <a:gd name="T19" fmla="*/ -301 h 5820"/>
                              <a:gd name="T20" fmla="+- 0 8623 34500"/>
                              <a:gd name="T21" fmla="*/ T20 w 6120"/>
                              <a:gd name="T22" fmla="+- 0 -288 4298"/>
                              <a:gd name="T23" fmla="*/ -288 h 5820"/>
                              <a:gd name="T24" fmla="+- 0 8927 34500"/>
                              <a:gd name="T25" fmla="*/ T24 w 6120"/>
                              <a:gd name="T26" fmla="+- 0 -301 4298"/>
                              <a:gd name="T27" fmla="*/ -301 h 5820"/>
                              <a:gd name="T28" fmla="+- 0 8927 34500"/>
                              <a:gd name="T29" fmla="*/ T28 w 6120"/>
                              <a:gd name="T30" fmla="+- 0 -288 4298"/>
                              <a:gd name="T31" fmla="*/ -288 h 5820"/>
                              <a:gd name="T32" fmla="+- 0 7713 34500"/>
                              <a:gd name="T33" fmla="*/ T32 w 6120"/>
                              <a:gd name="T34" fmla="+- 0 997 4298"/>
                              <a:gd name="T35" fmla="*/ 997 h 5820"/>
                              <a:gd name="T36" fmla="+- 0 7713 34500"/>
                              <a:gd name="T37" fmla="*/ T36 w 6120"/>
                              <a:gd name="T38" fmla="+- 0 -301 4298"/>
                              <a:gd name="T39" fmla="*/ -301 h 5820"/>
                              <a:gd name="T40" fmla="+- 0 9079 34500"/>
                              <a:gd name="T41" fmla="*/ T40 w 6120"/>
                              <a:gd name="T42" fmla="+- 0 997 4298"/>
                              <a:gd name="T43" fmla="*/ 997 h 5820"/>
                              <a:gd name="T44" fmla="+- 0 9079 34500"/>
                              <a:gd name="T45" fmla="*/ T44 w 6120"/>
                              <a:gd name="T46" fmla="+- 0 -301 4298"/>
                              <a:gd name="T47" fmla="*/ -301 h 5820"/>
                              <a:gd name="T48" fmla="+- 0 7713 34500"/>
                              <a:gd name="T49" fmla="*/ T48 w 6120"/>
                              <a:gd name="T50" fmla="+- 0 126 4298"/>
                              <a:gd name="T51" fmla="*/ 126 h 5820"/>
                              <a:gd name="T52" fmla="+- 0 7727 34500"/>
                              <a:gd name="T53" fmla="*/ T52 w 6120"/>
                              <a:gd name="T54" fmla="+- 0 126 4298"/>
                              <a:gd name="T55" fmla="*/ 126 h 5820"/>
                              <a:gd name="T56" fmla="+- 0 9079 34500"/>
                              <a:gd name="T57" fmla="*/ T56 w 6120"/>
                              <a:gd name="T58" fmla="+- 0 126 4298"/>
                              <a:gd name="T59" fmla="*/ 126 h 5820"/>
                              <a:gd name="T60" fmla="+- 0 9065 34500"/>
                              <a:gd name="T61" fmla="*/ T60 w 6120"/>
                              <a:gd name="T62" fmla="+- 0 126 4298"/>
                              <a:gd name="T63" fmla="*/ 126 h 5820"/>
                              <a:gd name="T64" fmla="+- 0 7713 34500"/>
                              <a:gd name="T65" fmla="*/ T64 w 6120"/>
                              <a:gd name="T66" fmla="+- 0 939 4298"/>
                              <a:gd name="T67" fmla="*/ 939 h 5820"/>
                              <a:gd name="T68" fmla="+- 0 7720 34500"/>
                              <a:gd name="T69" fmla="*/ T68 w 6120"/>
                              <a:gd name="T70" fmla="+- 0 939 4298"/>
                              <a:gd name="T71" fmla="*/ 939 h 5820"/>
                              <a:gd name="T72" fmla="+- 0 7713 34500"/>
                              <a:gd name="T73" fmla="*/ T72 w 6120"/>
                              <a:gd name="T74" fmla="+- 0 735 4298"/>
                              <a:gd name="T75" fmla="*/ 735 h 5820"/>
                              <a:gd name="T76" fmla="+- 0 7720 34500"/>
                              <a:gd name="T77" fmla="*/ T76 w 6120"/>
                              <a:gd name="T78" fmla="+- 0 735 4298"/>
                              <a:gd name="T79" fmla="*/ 735 h 5820"/>
                              <a:gd name="T80" fmla="+- 0 7713 34500"/>
                              <a:gd name="T81" fmla="*/ T80 w 6120"/>
                              <a:gd name="T82" fmla="+- 0 532 4298"/>
                              <a:gd name="T83" fmla="*/ 532 h 5820"/>
                              <a:gd name="T84" fmla="+- 0 7720 34500"/>
                              <a:gd name="T85" fmla="*/ T84 w 6120"/>
                              <a:gd name="T86" fmla="+- 0 532 4298"/>
                              <a:gd name="T87" fmla="*/ 532 h 5820"/>
                              <a:gd name="T88" fmla="+- 0 7713 34500"/>
                              <a:gd name="T89" fmla="*/ T88 w 6120"/>
                              <a:gd name="T90" fmla="+- 0 329 4298"/>
                              <a:gd name="T91" fmla="*/ 329 h 5820"/>
                              <a:gd name="T92" fmla="+- 0 7720 34500"/>
                              <a:gd name="T93" fmla="*/ T92 w 6120"/>
                              <a:gd name="T94" fmla="+- 0 329 4298"/>
                              <a:gd name="T95" fmla="*/ 329 h 5820"/>
                              <a:gd name="T96" fmla="+- 0 7713 34500"/>
                              <a:gd name="T97" fmla="*/ T96 w 6120"/>
                              <a:gd name="T98" fmla="+- 0 126 4298"/>
                              <a:gd name="T99" fmla="*/ 126 h 5820"/>
                              <a:gd name="T100" fmla="+- 0 7720 34500"/>
                              <a:gd name="T101" fmla="*/ T100 w 6120"/>
                              <a:gd name="T102" fmla="+- 0 126 4298"/>
                              <a:gd name="T103" fmla="*/ 126 h 5820"/>
                              <a:gd name="T104" fmla="+- 0 7713 34500"/>
                              <a:gd name="T105" fmla="*/ T104 w 6120"/>
                              <a:gd name="T106" fmla="+- 0 -77 4298"/>
                              <a:gd name="T107" fmla="*/ -77 h 5820"/>
                              <a:gd name="T108" fmla="+- 0 7720 34500"/>
                              <a:gd name="T109" fmla="*/ T108 w 6120"/>
                              <a:gd name="T110" fmla="+- 0 -77 4298"/>
                              <a:gd name="T111" fmla="*/ -77 h 5820"/>
                              <a:gd name="T112" fmla="+- 0 9079 34500"/>
                              <a:gd name="T113" fmla="*/ T112 w 6120"/>
                              <a:gd name="T114" fmla="+- 0 939 4298"/>
                              <a:gd name="T115" fmla="*/ 939 h 5820"/>
                              <a:gd name="T116" fmla="+- 0 9072 34500"/>
                              <a:gd name="T117" fmla="*/ T116 w 6120"/>
                              <a:gd name="T118" fmla="+- 0 939 4298"/>
                              <a:gd name="T119" fmla="*/ 939 h 5820"/>
                              <a:gd name="T120" fmla="+- 0 9079 34500"/>
                              <a:gd name="T121" fmla="*/ T120 w 6120"/>
                              <a:gd name="T122" fmla="+- 0 735 4298"/>
                              <a:gd name="T123" fmla="*/ 735 h 5820"/>
                              <a:gd name="T124" fmla="+- 0 9072 34500"/>
                              <a:gd name="T125" fmla="*/ T124 w 6120"/>
                              <a:gd name="T126" fmla="+- 0 735 4298"/>
                              <a:gd name="T127" fmla="*/ 735 h 5820"/>
                              <a:gd name="T128" fmla="+- 0 9079 34500"/>
                              <a:gd name="T129" fmla="*/ T128 w 6120"/>
                              <a:gd name="T130" fmla="+- 0 532 4298"/>
                              <a:gd name="T131" fmla="*/ 532 h 5820"/>
                              <a:gd name="T132" fmla="+- 0 9072 34500"/>
                              <a:gd name="T133" fmla="*/ T132 w 6120"/>
                              <a:gd name="T134" fmla="+- 0 532 4298"/>
                              <a:gd name="T135" fmla="*/ 532 h 5820"/>
                              <a:gd name="T136" fmla="+- 0 9079 34500"/>
                              <a:gd name="T137" fmla="*/ T136 w 6120"/>
                              <a:gd name="T138" fmla="+- 0 329 4298"/>
                              <a:gd name="T139" fmla="*/ 329 h 5820"/>
                              <a:gd name="T140" fmla="+- 0 9072 34500"/>
                              <a:gd name="T141" fmla="*/ T140 w 6120"/>
                              <a:gd name="T142" fmla="+- 0 329 4298"/>
                              <a:gd name="T143" fmla="*/ 329 h 5820"/>
                              <a:gd name="T144" fmla="+- 0 9079 34500"/>
                              <a:gd name="T145" fmla="*/ T144 w 6120"/>
                              <a:gd name="T146" fmla="+- 0 126 4298"/>
                              <a:gd name="T147" fmla="*/ 126 h 5820"/>
                              <a:gd name="T148" fmla="+- 0 9072 34500"/>
                              <a:gd name="T149" fmla="*/ T148 w 6120"/>
                              <a:gd name="T150" fmla="+- 0 126 4298"/>
                              <a:gd name="T151" fmla="*/ 126 h 5820"/>
                              <a:gd name="T152" fmla="+- 0 9079 34500"/>
                              <a:gd name="T153" fmla="*/ T152 w 6120"/>
                              <a:gd name="T154" fmla="+- 0 -77 4298"/>
                              <a:gd name="T155" fmla="*/ -77 h 5820"/>
                              <a:gd name="T156" fmla="+- 0 9072 34500"/>
                              <a:gd name="T157" fmla="*/ T156 w 6120"/>
                              <a:gd name="T158" fmla="+- 0 -77 4298"/>
                              <a:gd name="T159" fmla="*/ -77 h 5820"/>
                              <a:gd name="T160" fmla="+- 0 9079 34500"/>
                              <a:gd name="T161" fmla="*/ T160 w 6120"/>
                              <a:gd name="T162" fmla="+- 0 -280 4298"/>
                              <a:gd name="T163" fmla="*/ -280 h 5820"/>
                              <a:gd name="T164" fmla="+- 0 9072 34500"/>
                              <a:gd name="T165" fmla="*/ T164 w 6120"/>
                              <a:gd name="T166" fmla="+- 0 -280 4298"/>
                              <a:gd name="T167" fmla="*/ -280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20" h="5820">
                                <a:moveTo>
                                  <a:pt x="-26484" y="-4599"/>
                                </a:moveTo>
                                <a:lnTo>
                                  <a:pt x="-26484" y="-4586"/>
                                </a:lnTo>
                                <a:moveTo>
                                  <a:pt x="-26180" y="-4599"/>
                                </a:moveTo>
                                <a:lnTo>
                                  <a:pt x="-26180" y="-4586"/>
                                </a:lnTo>
                                <a:moveTo>
                                  <a:pt x="-25877" y="-4599"/>
                                </a:moveTo>
                                <a:lnTo>
                                  <a:pt x="-25877" y="-4586"/>
                                </a:lnTo>
                                <a:moveTo>
                                  <a:pt x="-25573" y="-4599"/>
                                </a:moveTo>
                                <a:lnTo>
                                  <a:pt x="-25573" y="-4586"/>
                                </a:lnTo>
                                <a:moveTo>
                                  <a:pt x="-26787" y="-3301"/>
                                </a:moveTo>
                                <a:lnTo>
                                  <a:pt x="-26787" y="-4599"/>
                                </a:lnTo>
                                <a:moveTo>
                                  <a:pt x="-25421" y="-3301"/>
                                </a:moveTo>
                                <a:lnTo>
                                  <a:pt x="-25421" y="-4599"/>
                                </a:lnTo>
                                <a:moveTo>
                                  <a:pt x="-26787" y="-4172"/>
                                </a:moveTo>
                                <a:lnTo>
                                  <a:pt x="-26773" y="-4172"/>
                                </a:lnTo>
                                <a:moveTo>
                                  <a:pt x="-25421" y="-4172"/>
                                </a:moveTo>
                                <a:lnTo>
                                  <a:pt x="-25435" y="-4172"/>
                                </a:lnTo>
                                <a:moveTo>
                                  <a:pt x="-26787" y="-3359"/>
                                </a:moveTo>
                                <a:lnTo>
                                  <a:pt x="-26780" y="-3359"/>
                                </a:lnTo>
                                <a:moveTo>
                                  <a:pt x="-26787" y="-3563"/>
                                </a:moveTo>
                                <a:lnTo>
                                  <a:pt x="-26780" y="-3563"/>
                                </a:lnTo>
                                <a:moveTo>
                                  <a:pt x="-26787" y="-3766"/>
                                </a:moveTo>
                                <a:lnTo>
                                  <a:pt x="-26780" y="-3766"/>
                                </a:lnTo>
                                <a:moveTo>
                                  <a:pt x="-26787" y="-3969"/>
                                </a:moveTo>
                                <a:lnTo>
                                  <a:pt x="-26780" y="-3969"/>
                                </a:lnTo>
                                <a:moveTo>
                                  <a:pt x="-26787" y="-4172"/>
                                </a:moveTo>
                                <a:lnTo>
                                  <a:pt x="-26780" y="-4172"/>
                                </a:lnTo>
                                <a:moveTo>
                                  <a:pt x="-26787" y="-4375"/>
                                </a:moveTo>
                                <a:lnTo>
                                  <a:pt x="-26780" y="-4375"/>
                                </a:lnTo>
                                <a:moveTo>
                                  <a:pt x="-25421" y="-3359"/>
                                </a:moveTo>
                                <a:lnTo>
                                  <a:pt x="-25428" y="-3359"/>
                                </a:lnTo>
                                <a:moveTo>
                                  <a:pt x="-25421" y="-3563"/>
                                </a:moveTo>
                                <a:lnTo>
                                  <a:pt x="-25428" y="-3563"/>
                                </a:lnTo>
                                <a:moveTo>
                                  <a:pt x="-25421" y="-3766"/>
                                </a:moveTo>
                                <a:lnTo>
                                  <a:pt x="-25428" y="-3766"/>
                                </a:lnTo>
                                <a:moveTo>
                                  <a:pt x="-25421" y="-3969"/>
                                </a:moveTo>
                                <a:lnTo>
                                  <a:pt x="-25428" y="-3969"/>
                                </a:lnTo>
                                <a:moveTo>
                                  <a:pt x="-25421" y="-4172"/>
                                </a:moveTo>
                                <a:lnTo>
                                  <a:pt x="-25428" y="-4172"/>
                                </a:lnTo>
                                <a:moveTo>
                                  <a:pt x="-25421" y="-4375"/>
                                </a:moveTo>
                                <a:lnTo>
                                  <a:pt x="-25428" y="-4375"/>
                                </a:lnTo>
                                <a:moveTo>
                                  <a:pt x="-25421" y="-4578"/>
                                </a:moveTo>
                                <a:lnTo>
                                  <a:pt x="-25428" y="-4578"/>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55"/>
                        <wps:cNvSpPr>
                          <a:spLocks/>
                        </wps:cNvSpPr>
                        <wps:spPr bwMode="auto">
                          <a:xfrm>
                            <a:off x="7713" y="171"/>
                            <a:ext cx="1366" cy="729"/>
                          </a:xfrm>
                          <a:custGeom>
                            <a:avLst/>
                            <a:gdLst>
                              <a:gd name="T0" fmla="+- 0 7713 7713"/>
                              <a:gd name="T1" fmla="*/ T0 w 1366"/>
                              <a:gd name="T2" fmla="+- 0 900 172"/>
                              <a:gd name="T3" fmla="*/ 900 h 729"/>
                              <a:gd name="T4" fmla="+- 0 7865 7713"/>
                              <a:gd name="T5" fmla="*/ T4 w 1366"/>
                              <a:gd name="T6" fmla="+- 0 780 172"/>
                              <a:gd name="T7" fmla="*/ 780 h 729"/>
                              <a:gd name="T8" fmla="+- 0 8016 7713"/>
                              <a:gd name="T9" fmla="*/ T8 w 1366"/>
                              <a:gd name="T10" fmla="+- 0 669 172"/>
                              <a:gd name="T11" fmla="*/ 669 h 729"/>
                              <a:gd name="T12" fmla="+- 0 8168 7713"/>
                              <a:gd name="T13" fmla="*/ T12 w 1366"/>
                              <a:gd name="T14" fmla="+- 0 565 172"/>
                              <a:gd name="T15" fmla="*/ 565 h 729"/>
                              <a:gd name="T16" fmla="+- 0 8320 7713"/>
                              <a:gd name="T17" fmla="*/ T16 w 1366"/>
                              <a:gd name="T18" fmla="+- 0 469 172"/>
                              <a:gd name="T19" fmla="*/ 469 h 729"/>
                              <a:gd name="T20" fmla="+- 0 8472 7713"/>
                              <a:gd name="T21" fmla="*/ T20 w 1366"/>
                              <a:gd name="T22" fmla="+- 0 390 172"/>
                              <a:gd name="T23" fmla="*/ 390 h 729"/>
                              <a:gd name="T24" fmla="+- 0 8623 7713"/>
                              <a:gd name="T25" fmla="*/ T24 w 1366"/>
                              <a:gd name="T26" fmla="+- 0 318 172"/>
                              <a:gd name="T27" fmla="*/ 318 h 729"/>
                              <a:gd name="T28" fmla="+- 0 8775 7713"/>
                              <a:gd name="T29" fmla="*/ T28 w 1366"/>
                              <a:gd name="T30" fmla="+- 0 262 172"/>
                              <a:gd name="T31" fmla="*/ 262 h 729"/>
                              <a:gd name="T32" fmla="+- 0 8927 7713"/>
                              <a:gd name="T33" fmla="*/ T32 w 1366"/>
                              <a:gd name="T34" fmla="+- 0 222 172"/>
                              <a:gd name="T35" fmla="*/ 222 h 729"/>
                              <a:gd name="T36" fmla="+- 0 9079 7713"/>
                              <a:gd name="T37" fmla="*/ T36 w 1366"/>
                              <a:gd name="T38" fmla="+- 0 172 172"/>
                              <a:gd name="T39" fmla="*/ 172 h 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6" h="729">
                                <a:moveTo>
                                  <a:pt x="0" y="728"/>
                                </a:moveTo>
                                <a:lnTo>
                                  <a:pt x="152" y="608"/>
                                </a:lnTo>
                                <a:lnTo>
                                  <a:pt x="303" y="497"/>
                                </a:lnTo>
                                <a:lnTo>
                                  <a:pt x="455" y="393"/>
                                </a:lnTo>
                                <a:lnTo>
                                  <a:pt x="607" y="297"/>
                                </a:lnTo>
                                <a:lnTo>
                                  <a:pt x="759" y="218"/>
                                </a:lnTo>
                                <a:lnTo>
                                  <a:pt x="910" y="146"/>
                                </a:lnTo>
                                <a:lnTo>
                                  <a:pt x="1062" y="90"/>
                                </a:lnTo>
                                <a:lnTo>
                                  <a:pt x="1214" y="50"/>
                                </a:lnTo>
                                <a:lnTo>
                                  <a:pt x="1366"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54"/>
                        <wps:cNvSpPr>
                          <a:spLocks/>
                        </wps:cNvSpPr>
                        <wps:spPr bwMode="auto">
                          <a:xfrm>
                            <a:off x="-140" y="11198"/>
                            <a:ext cx="280" cy="280"/>
                          </a:xfrm>
                          <a:custGeom>
                            <a:avLst/>
                            <a:gdLst>
                              <a:gd name="T0" fmla="+- 0 7713 -140"/>
                              <a:gd name="T1" fmla="*/ T0 w 280"/>
                              <a:gd name="T2" fmla="+- 0 869 11198"/>
                              <a:gd name="T3" fmla="*/ 869 h 280"/>
                              <a:gd name="T4" fmla="+- 0 7713 -140"/>
                              <a:gd name="T5" fmla="*/ T4 w 280"/>
                              <a:gd name="T6" fmla="+- 0 931 11198"/>
                              <a:gd name="T7" fmla="*/ 931 h 280"/>
                              <a:gd name="T8" fmla="+- 0 7682 -140"/>
                              <a:gd name="T9" fmla="*/ T8 w 280"/>
                              <a:gd name="T10" fmla="+- 0 900 11198"/>
                              <a:gd name="T11" fmla="*/ 900 h 280"/>
                              <a:gd name="T12" fmla="+- 0 7744 -140"/>
                              <a:gd name="T13" fmla="*/ T12 w 280"/>
                              <a:gd name="T14" fmla="+- 0 900 11198"/>
                              <a:gd name="T15" fmla="*/ 900 h 280"/>
                            </a:gdLst>
                            <a:ahLst/>
                            <a:cxnLst>
                              <a:cxn ang="0">
                                <a:pos x="T1" y="T3"/>
                              </a:cxn>
                              <a:cxn ang="0">
                                <a:pos x="T5" y="T7"/>
                              </a:cxn>
                              <a:cxn ang="0">
                                <a:pos x="T9" y="T11"/>
                              </a:cxn>
                              <a:cxn ang="0">
                                <a:pos x="T13" y="T15"/>
                              </a:cxn>
                            </a:cxnLst>
                            <a:rect l="0" t="0" r="r" b="b"/>
                            <a:pathLst>
                              <a:path w="280" h="280">
                                <a:moveTo>
                                  <a:pt x="7853" y="-10329"/>
                                </a:moveTo>
                                <a:lnTo>
                                  <a:pt x="7853" y="-10267"/>
                                </a:lnTo>
                                <a:moveTo>
                                  <a:pt x="7822" y="-10298"/>
                                </a:moveTo>
                                <a:lnTo>
                                  <a:pt x="7884" y="-1029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53"/>
                        <wps:cNvSpPr>
                          <a:spLocks/>
                        </wps:cNvSpPr>
                        <wps:spPr bwMode="auto">
                          <a:xfrm>
                            <a:off x="-140" y="11198"/>
                            <a:ext cx="280" cy="280"/>
                          </a:xfrm>
                          <a:custGeom>
                            <a:avLst/>
                            <a:gdLst>
                              <a:gd name="T0" fmla="+- 0 7865 -140"/>
                              <a:gd name="T1" fmla="*/ T0 w 280"/>
                              <a:gd name="T2" fmla="+- 0 749 11198"/>
                              <a:gd name="T3" fmla="*/ 749 h 280"/>
                              <a:gd name="T4" fmla="+- 0 7865 -140"/>
                              <a:gd name="T5" fmla="*/ T4 w 280"/>
                              <a:gd name="T6" fmla="+- 0 811 11198"/>
                              <a:gd name="T7" fmla="*/ 811 h 280"/>
                              <a:gd name="T8" fmla="+- 0 7834 -140"/>
                              <a:gd name="T9" fmla="*/ T8 w 280"/>
                              <a:gd name="T10" fmla="+- 0 780 11198"/>
                              <a:gd name="T11" fmla="*/ 780 h 280"/>
                              <a:gd name="T12" fmla="+- 0 7896 -140"/>
                              <a:gd name="T13" fmla="*/ T12 w 280"/>
                              <a:gd name="T14" fmla="+- 0 780 11198"/>
                              <a:gd name="T15" fmla="*/ 780 h 280"/>
                            </a:gdLst>
                            <a:ahLst/>
                            <a:cxnLst>
                              <a:cxn ang="0">
                                <a:pos x="T1" y="T3"/>
                              </a:cxn>
                              <a:cxn ang="0">
                                <a:pos x="T5" y="T7"/>
                              </a:cxn>
                              <a:cxn ang="0">
                                <a:pos x="T9" y="T11"/>
                              </a:cxn>
                              <a:cxn ang="0">
                                <a:pos x="T13" y="T15"/>
                              </a:cxn>
                            </a:cxnLst>
                            <a:rect l="0" t="0" r="r" b="b"/>
                            <a:pathLst>
                              <a:path w="280" h="280">
                                <a:moveTo>
                                  <a:pt x="8005" y="-10449"/>
                                </a:moveTo>
                                <a:lnTo>
                                  <a:pt x="8005" y="-10387"/>
                                </a:lnTo>
                                <a:moveTo>
                                  <a:pt x="7974" y="-10418"/>
                                </a:moveTo>
                                <a:lnTo>
                                  <a:pt x="8036" y="-1041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52"/>
                        <wps:cNvSpPr>
                          <a:spLocks/>
                        </wps:cNvSpPr>
                        <wps:spPr bwMode="auto">
                          <a:xfrm>
                            <a:off x="-140" y="11198"/>
                            <a:ext cx="280" cy="280"/>
                          </a:xfrm>
                          <a:custGeom>
                            <a:avLst/>
                            <a:gdLst>
                              <a:gd name="T0" fmla="+- 0 8016 -140"/>
                              <a:gd name="T1" fmla="*/ T0 w 280"/>
                              <a:gd name="T2" fmla="+- 0 638 11198"/>
                              <a:gd name="T3" fmla="*/ 638 h 280"/>
                              <a:gd name="T4" fmla="+- 0 8016 -140"/>
                              <a:gd name="T5" fmla="*/ T4 w 280"/>
                              <a:gd name="T6" fmla="+- 0 701 11198"/>
                              <a:gd name="T7" fmla="*/ 701 h 280"/>
                              <a:gd name="T8" fmla="+- 0 7985 -140"/>
                              <a:gd name="T9" fmla="*/ T8 w 280"/>
                              <a:gd name="T10" fmla="+- 0 669 11198"/>
                              <a:gd name="T11" fmla="*/ 669 h 280"/>
                              <a:gd name="T12" fmla="+- 0 8048 -140"/>
                              <a:gd name="T13" fmla="*/ T12 w 280"/>
                              <a:gd name="T14" fmla="+- 0 669 11198"/>
                              <a:gd name="T15" fmla="*/ 669 h 280"/>
                            </a:gdLst>
                            <a:ahLst/>
                            <a:cxnLst>
                              <a:cxn ang="0">
                                <a:pos x="T1" y="T3"/>
                              </a:cxn>
                              <a:cxn ang="0">
                                <a:pos x="T5" y="T7"/>
                              </a:cxn>
                              <a:cxn ang="0">
                                <a:pos x="T9" y="T11"/>
                              </a:cxn>
                              <a:cxn ang="0">
                                <a:pos x="T13" y="T15"/>
                              </a:cxn>
                            </a:cxnLst>
                            <a:rect l="0" t="0" r="r" b="b"/>
                            <a:pathLst>
                              <a:path w="280" h="280">
                                <a:moveTo>
                                  <a:pt x="8156" y="-10560"/>
                                </a:moveTo>
                                <a:lnTo>
                                  <a:pt x="8156" y="-10497"/>
                                </a:lnTo>
                                <a:moveTo>
                                  <a:pt x="8125" y="-10529"/>
                                </a:moveTo>
                                <a:lnTo>
                                  <a:pt x="8188" y="-1052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51"/>
                        <wps:cNvSpPr>
                          <a:spLocks/>
                        </wps:cNvSpPr>
                        <wps:spPr bwMode="auto">
                          <a:xfrm>
                            <a:off x="-140" y="11198"/>
                            <a:ext cx="280" cy="280"/>
                          </a:xfrm>
                          <a:custGeom>
                            <a:avLst/>
                            <a:gdLst>
                              <a:gd name="T0" fmla="+- 0 8168 -140"/>
                              <a:gd name="T1" fmla="*/ T0 w 280"/>
                              <a:gd name="T2" fmla="+- 0 534 11198"/>
                              <a:gd name="T3" fmla="*/ 534 h 280"/>
                              <a:gd name="T4" fmla="+- 0 8168 -140"/>
                              <a:gd name="T5" fmla="*/ T4 w 280"/>
                              <a:gd name="T6" fmla="+- 0 596 11198"/>
                              <a:gd name="T7" fmla="*/ 596 h 280"/>
                              <a:gd name="T8" fmla="+- 0 8137 -140"/>
                              <a:gd name="T9" fmla="*/ T8 w 280"/>
                              <a:gd name="T10" fmla="+- 0 565 11198"/>
                              <a:gd name="T11" fmla="*/ 565 h 280"/>
                              <a:gd name="T12" fmla="+- 0 8199 -140"/>
                              <a:gd name="T13" fmla="*/ T12 w 280"/>
                              <a:gd name="T14" fmla="+- 0 565 11198"/>
                              <a:gd name="T15" fmla="*/ 565 h 280"/>
                            </a:gdLst>
                            <a:ahLst/>
                            <a:cxnLst>
                              <a:cxn ang="0">
                                <a:pos x="T1" y="T3"/>
                              </a:cxn>
                              <a:cxn ang="0">
                                <a:pos x="T5" y="T7"/>
                              </a:cxn>
                              <a:cxn ang="0">
                                <a:pos x="T9" y="T11"/>
                              </a:cxn>
                              <a:cxn ang="0">
                                <a:pos x="T13" y="T15"/>
                              </a:cxn>
                            </a:cxnLst>
                            <a:rect l="0" t="0" r="r" b="b"/>
                            <a:pathLst>
                              <a:path w="280" h="280">
                                <a:moveTo>
                                  <a:pt x="8308" y="-10664"/>
                                </a:moveTo>
                                <a:lnTo>
                                  <a:pt x="8308" y="-10602"/>
                                </a:lnTo>
                                <a:moveTo>
                                  <a:pt x="8277" y="-10633"/>
                                </a:moveTo>
                                <a:lnTo>
                                  <a:pt x="8339" y="-1063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utoShape 50"/>
                        <wps:cNvSpPr>
                          <a:spLocks/>
                        </wps:cNvSpPr>
                        <wps:spPr bwMode="auto">
                          <a:xfrm>
                            <a:off x="-140" y="11198"/>
                            <a:ext cx="280" cy="280"/>
                          </a:xfrm>
                          <a:custGeom>
                            <a:avLst/>
                            <a:gdLst>
                              <a:gd name="T0" fmla="+- 0 8320 -140"/>
                              <a:gd name="T1" fmla="*/ T0 w 280"/>
                              <a:gd name="T2" fmla="+- 0 438 11198"/>
                              <a:gd name="T3" fmla="*/ 438 h 280"/>
                              <a:gd name="T4" fmla="+- 0 8320 -140"/>
                              <a:gd name="T5" fmla="*/ T4 w 280"/>
                              <a:gd name="T6" fmla="+- 0 501 11198"/>
                              <a:gd name="T7" fmla="*/ 501 h 280"/>
                              <a:gd name="T8" fmla="+- 0 8289 -140"/>
                              <a:gd name="T9" fmla="*/ T8 w 280"/>
                              <a:gd name="T10" fmla="+- 0 469 11198"/>
                              <a:gd name="T11" fmla="*/ 469 h 280"/>
                              <a:gd name="T12" fmla="+- 0 8351 -140"/>
                              <a:gd name="T13" fmla="*/ T12 w 280"/>
                              <a:gd name="T14" fmla="+- 0 469 11198"/>
                              <a:gd name="T15" fmla="*/ 469 h 280"/>
                            </a:gdLst>
                            <a:ahLst/>
                            <a:cxnLst>
                              <a:cxn ang="0">
                                <a:pos x="T1" y="T3"/>
                              </a:cxn>
                              <a:cxn ang="0">
                                <a:pos x="T5" y="T7"/>
                              </a:cxn>
                              <a:cxn ang="0">
                                <a:pos x="T9" y="T11"/>
                              </a:cxn>
                              <a:cxn ang="0">
                                <a:pos x="T13" y="T15"/>
                              </a:cxn>
                            </a:cxnLst>
                            <a:rect l="0" t="0" r="r" b="b"/>
                            <a:pathLst>
                              <a:path w="280" h="280">
                                <a:moveTo>
                                  <a:pt x="8460" y="-10760"/>
                                </a:moveTo>
                                <a:lnTo>
                                  <a:pt x="8460" y="-10697"/>
                                </a:lnTo>
                                <a:moveTo>
                                  <a:pt x="8429" y="-10729"/>
                                </a:moveTo>
                                <a:lnTo>
                                  <a:pt x="8491" y="-10729"/>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49"/>
                        <wps:cNvSpPr>
                          <a:spLocks/>
                        </wps:cNvSpPr>
                        <wps:spPr bwMode="auto">
                          <a:xfrm>
                            <a:off x="-140" y="11198"/>
                            <a:ext cx="280" cy="280"/>
                          </a:xfrm>
                          <a:custGeom>
                            <a:avLst/>
                            <a:gdLst>
                              <a:gd name="T0" fmla="+- 0 8472 -140"/>
                              <a:gd name="T1" fmla="*/ T0 w 280"/>
                              <a:gd name="T2" fmla="+- 0 359 11198"/>
                              <a:gd name="T3" fmla="*/ 359 h 280"/>
                              <a:gd name="T4" fmla="+- 0 8472 -140"/>
                              <a:gd name="T5" fmla="*/ T4 w 280"/>
                              <a:gd name="T6" fmla="+- 0 421 11198"/>
                              <a:gd name="T7" fmla="*/ 421 h 280"/>
                              <a:gd name="T8" fmla="+- 0 8440 -140"/>
                              <a:gd name="T9" fmla="*/ T8 w 280"/>
                              <a:gd name="T10" fmla="+- 0 390 11198"/>
                              <a:gd name="T11" fmla="*/ 390 h 280"/>
                              <a:gd name="T12" fmla="+- 0 8503 -140"/>
                              <a:gd name="T13" fmla="*/ T12 w 280"/>
                              <a:gd name="T14" fmla="+- 0 390 11198"/>
                              <a:gd name="T15" fmla="*/ 390 h 280"/>
                            </a:gdLst>
                            <a:ahLst/>
                            <a:cxnLst>
                              <a:cxn ang="0">
                                <a:pos x="T1" y="T3"/>
                              </a:cxn>
                              <a:cxn ang="0">
                                <a:pos x="T5" y="T7"/>
                              </a:cxn>
                              <a:cxn ang="0">
                                <a:pos x="T9" y="T11"/>
                              </a:cxn>
                              <a:cxn ang="0">
                                <a:pos x="T13" y="T15"/>
                              </a:cxn>
                            </a:cxnLst>
                            <a:rect l="0" t="0" r="r" b="b"/>
                            <a:pathLst>
                              <a:path w="280" h="280">
                                <a:moveTo>
                                  <a:pt x="8612" y="-10839"/>
                                </a:moveTo>
                                <a:lnTo>
                                  <a:pt x="8612" y="-10777"/>
                                </a:lnTo>
                                <a:moveTo>
                                  <a:pt x="8580" y="-10808"/>
                                </a:moveTo>
                                <a:lnTo>
                                  <a:pt x="8643" y="-10808"/>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48"/>
                        <wps:cNvSpPr>
                          <a:spLocks/>
                        </wps:cNvSpPr>
                        <wps:spPr bwMode="auto">
                          <a:xfrm>
                            <a:off x="-140" y="11198"/>
                            <a:ext cx="280" cy="280"/>
                          </a:xfrm>
                          <a:custGeom>
                            <a:avLst/>
                            <a:gdLst>
                              <a:gd name="T0" fmla="+- 0 8623 -140"/>
                              <a:gd name="T1" fmla="*/ T0 w 280"/>
                              <a:gd name="T2" fmla="+- 0 286 11198"/>
                              <a:gd name="T3" fmla="*/ 286 h 280"/>
                              <a:gd name="T4" fmla="+- 0 8623 -140"/>
                              <a:gd name="T5" fmla="*/ T4 w 280"/>
                              <a:gd name="T6" fmla="+- 0 349 11198"/>
                              <a:gd name="T7" fmla="*/ 349 h 280"/>
                              <a:gd name="T8" fmla="+- 0 8592 -140"/>
                              <a:gd name="T9" fmla="*/ T8 w 280"/>
                              <a:gd name="T10" fmla="+- 0 318 11198"/>
                              <a:gd name="T11" fmla="*/ 318 h 280"/>
                              <a:gd name="T12" fmla="+- 0 8655 -140"/>
                              <a:gd name="T13" fmla="*/ T12 w 280"/>
                              <a:gd name="T14" fmla="+- 0 318 11198"/>
                              <a:gd name="T15" fmla="*/ 318 h 280"/>
                            </a:gdLst>
                            <a:ahLst/>
                            <a:cxnLst>
                              <a:cxn ang="0">
                                <a:pos x="T1" y="T3"/>
                              </a:cxn>
                              <a:cxn ang="0">
                                <a:pos x="T5" y="T7"/>
                              </a:cxn>
                              <a:cxn ang="0">
                                <a:pos x="T9" y="T11"/>
                              </a:cxn>
                              <a:cxn ang="0">
                                <a:pos x="T13" y="T15"/>
                              </a:cxn>
                            </a:cxnLst>
                            <a:rect l="0" t="0" r="r" b="b"/>
                            <a:pathLst>
                              <a:path w="280" h="280">
                                <a:moveTo>
                                  <a:pt x="8763" y="-10912"/>
                                </a:moveTo>
                                <a:lnTo>
                                  <a:pt x="8763" y="-10849"/>
                                </a:lnTo>
                                <a:moveTo>
                                  <a:pt x="8732" y="-10880"/>
                                </a:moveTo>
                                <a:lnTo>
                                  <a:pt x="8795" y="-1088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47"/>
                        <wps:cNvSpPr>
                          <a:spLocks/>
                        </wps:cNvSpPr>
                        <wps:spPr bwMode="auto">
                          <a:xfrm>
                            <a:off x="-140" y="11198"/>
                            <a:ext cx="280" cy="280"/>
                          </a:xfrm>
                          <a:custGeom>
                            <a:avLst/>
                            <a:gdLst>
                              <a:gd name="T0" fmla="+- 0 8775 -140"/>
                              <a:gd name="T1" fmla="*/ T0 w 280"/>
                              <a:gd name="T2" fmla="+- 0 230 11198"/>
                              <a:gd name="T3" fmla="*/ 230 h 280"/>
                              <a:gd name="T4" fmla="+- 0 8775 -140"/>
                              <a:gd name="T5" fmla="*/ T4 w 280"/>
                              <a:gd name="T6" fmla="+- 0 293 11198"/>
                              <a:gd name="T7" fmla="*/ 293 h 280"/>
                              <a:gd name="T8" fmla="+- 0 8744 -140"/>
                              <a:gd name="T9" fmla="*/ T8 w 280"/>
                              <a:gd name="T10" fmla="+- 0 262 11198"/>
                              <a:gd name="T11" fmla="*/ 262 h 280"/>
                              <a:gd name="T12" fmla="+- 0 8806 -140"/>
                              <a:gd name="T13" fmla="*/ T12 w 280"/>
                              <a:gd name="T14" fmla="+- 0 262 11198"/>
                              <a:gd name="T15" fmla="*/ 262 h 280"/>
                            </a:gdLst>
                            <a:ahLst/>
                            <a:cxnLst>
                              <a:cxn ang="0">
                                <a:pos x="T1" y="T3"/>
                              </a:cxn>
                              <a:cxn ang="0">
                                <a:pos x="T5" y="T7"/>
                              </a:cxn>
                              <a:cxn ang="0">
                                <a:pos x="T9" y="T11"/>
                              </a:cxn>
                              <a:cxn ang="0">
                                <a:pos x="T13" y="T15"/>
                              </a:cxn>
                            </a:cxnLst>
                            <a:rect l="0" t="0" r="r" b="b"/>
                            <a:pathLst>
                              <a:path w="280" h="280">
                                <a:moveTo>
                                  <a:pt x="8915" y="-10968"/>
                                </a:moveTo>
                                <a:lnTo>
                                  <a:pt x="8915" y="-10905"/>
                                </a:lnTo>
                                <a:moveTo>
                                  <a:pt x="8884" y="-10936"/>
                                </a:moveTo>
                                <a:lnTo>
                                  <a:pt x="8946" y="-1093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46"/>
                        <wps:cNvSpPr>
                          <a:spLocks/>
                        </wps:cNvSpPr>
                        <wps:spPr bwMode="auto">
                          <a:xfrm>
                            <a:off x="-140" y="11198"/>
                            <a:ext cx="280" cy="280"/>
                          </a:xfrm>
                          <a:custGeom>
                            <a:avLst/>
                            <a:gdLst>
                              <a:gd name="T0" fmla="+- 0 8927 -140"/>
                              <a:gd name="T1" fmla="*/ T0 w 280"/>
                              <a:gd name="T2" fmla="+- 0 191 11198"/>
                              <a:gd name="T3" fmla="*/ 191 h 280"/>
                              <a:gd name="T4" fmla="+- 0 8927 -140"/>
                              <a:gd name="T5" fmla="*/ T4 w 280"/>
                              <a:gd name="T6" fmla="+- 0 254 11198"/>
                              <a:gd name="T7" fmla="*/ 254 h 280"/>
                              <a:gd name="T8" fmla="+- 0 8896 -140"/>
                              <a:gd name="T9" fmla="*/ T8 w 280"/>
                              <a:gd name="T10" fmla="+- 0 222 11198"/>
                              <a:gd name="T11" fmla="*/ 222 h 280"/>
                              <a:gd name="T12" fmla="+- 0 8958 -140"/>
                              <a:gd name="T13" fmla="*/ T12 w 280"/>
                              <a:gd name="T14" fmla="+- 0 222 11198"/>
                              <a:gd name="T15" fmla="*/ 222 h 280"/>
                            </a:gdLst>
                            <a:ahLst/>
                            <a:cxnLst>
                              <a:cxn ang="0">
                                <a:pos x="T1" y="T3"/>
                              </a:cxn>
                              <a:cxn ang="0">
                                <a:pos x="T5" y="T7"/>
                              </a:cxn>
                              <a:cxn ang="0">
                                <a:pos x="T9" y="T11"/>
                              </a:cxn>
                              <a:cxn ang="0">
                                <a:pos x="T13" y="T15"/>
                              </a:cxn>
                            </a:cxnLst>
                            <a:rect l="0" t="0" r="r" b="b"/>
                            <a:pathLst>
                              <a:path w="280" h="280">
                                <a:moveTo>
                                  <a:pt x="9067" y="-11007"/>
                                </a:moveTo>
                                <a:lnTo>
                                  <a:pt x="9067" y="-10944"/>
                                </a:lnTo>
                                <a:moveTo>
                                  <a:pt x="9036" y="-10976"/>
                                </a:moveTo>
                                <a:lnTo>
                                  <a:pt x="9098" y="-1097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45"/>
                        <wps:cNvSpPr>
                          <a:spLocks/>
                        </wps:cNvSpPr>
                        <wps:spPr bwMode="auto">
                          <a:xfrm>
                            <a:off x="-140" y="11198"/>
                            <a:ext cx="280" cy="280"/>
                          </a:xfrm>
                          <a:custGeom>
                            <a:avLst/>
                            <a:gdLst>
                              <a:gd name="T0" fmla="+- 0 9079 -140"/>
                              <a:gd name="T1" fmla="*/ T0 w 280"/>
                              <a:gd name="T2" fmla="+- 0 140 11198"/>
                              <a:gd name="T3" fmla="*/ 140 h 280"/>
                              <a:gd name="T4" fmla="+- 0 9079 -140"/>
                              <a:gd name="T5" fmla="*/ T4 w 280"/>
                              <a:gd name="T6" fmla="+- 0 203 11198"/>
                              <a:gd name="T7" fmla="*/ 203 h 280"/>
                              <a:gd name="T8" fmla="+- 0 9047 -140"/>
                              <a:gd name="T9" fmla="*/ T8 w 280"/>
                              <a:gd name="T10" fmla="+- 0 172 11198"/>
                              <a:gd name="T11" fmla="*/ 172 h 280"/>
                              <a:gd name="T12" fmla="+- 0 9110 -140"/>
                              <a:gd name="T13" fmla="*/ T12 w 280"/>
                              <a:gd name="T14" fmla="+- 0 172 11198"/>
                              <a:gd name="T15" fmla="*/ 172 h 280"/>
                            </a:gdLst>
                            <a:ahLst/>
                            <a:cxnLst>
                              <a:cxn ang="0">
                                <a:pos x="T1" y="T3"/>
                              </a:cxn>
                              <a:cxn ang="0">
                                <a:pos x="T5" y="T7"/>
                              </a:cxn>
                              <a:cxn ang="0">
                                <a:pos x="T9" y="T11"/>
                              </a:cxn>
                              <a:cxn ang="0">
                                <a:pos x="T13" y="T15"/>
                              </a:cxn>
                            </a:cxnLst>
                            <a:rect l="0" t="0" r="r" b="b"/>
                            <a:pathLst>
                              <a:path w="280" h="280">
                                <a:moveTo>
                                  <a:pt x="9219" y="-11058"/>
                                </a:moveTo>
                                <a:lnTo>
                                  <a:pt x="9219" y="-10995"/>
                                </a:lnTo>
                                <a:moveTo>
                                  <a:pt x="9187" y="-11026"/>
                                </a:moveTo>
                                <a:lnTo>
                                  <a:pt x="9250" y="-1102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4"/>
                        <wps:cNvSpPr>
                          <a:spLocks/>
                        </wps:cNvSpPr>
                        <wps:spPr bwMode="auto">
                          <a:xfrm>
                            <a:off x="7713" y="-205"/>
                            <a:ext cx="1366" cy="14"/>
                          </a:xfrm>
                          <a:custGeom>
                            <a:avLst/>
                            <a:gdLst>
                              <a:gd name="T0" fmla="+- 0 7713 7713"/>
                              <a:gd name="T1" fmla="*/ T0 w 1366"/>
                              <a:gd name="T2" fmla="+- 0 -191 -204"/>
                              <a:gd name="T3" fmla="*/ -191 h 14"/>
                              <a:gd name="T4" fmla="+- 0 7865 7713"/>
                              <a:gd name="T5" fmla="*/ T4 w 1366"/>
                              <a:gd name="T6" fmla="+- 0 -203 -204"/>
                              <a:gd name="T7" fmla="*/ -203 h 14"/>
                              <a:gd name="T8" fmla="+- 0 8016 7713"/>
                              <a:gd name="T9" fmla="*/ T8 w 1366"/>
                              <a:gd name="T10" fmla="+- 0 -204 -204"/>
                              <a:gd name="T11" fmla="*/ -204 h 14"/>
                              <a:gd name="T12" fmla="+- 0 8168 7713"/>
                              <a:gd name="T13" fmla="*/ T12 w 1366"/>
                              <a:gd name="T14" fmla="+- 0 -204 -204"/>
                              <a:gd name="T15" fmla="*/ -204 h 14"/>
                              <a:gd name="T16" fmla="+- 0 8320 7713"/>
                              <a:gd name="T17" fmla="*/ T16 w 1366"/>
                              <a:gd name="T18" fmla="+- 0 -204 -204"/>
                              <a:gd name="T19" fmla="*/ -204 h 14"/>
                              <a:gd name="T20" fmla="+- 0 8472 7713"/>
                              <a:gd name="T21" fmla="*/ T20 w 1366"/>
                              <a:gd name="T22" fmla="+- 0 -204 -204"/>
                              <a:gd name="T23" fmla="*/ -204 h 14"/>
                              <a:gd name="T24" fmla="+- 0 8623 7713"/>
                              <a:gd name="T25" fmla="*/ T24 w 1366"/>
                              <a:gd name="T26" fmla="+- 0 -204 -204"/>
                              <a:gd name="T27" fmla="*/ -204 h 14"/>
                              <a:gd name="T28" fmla="+- 0 8775 7713"/>
                              <a:gd name="T29" fmla="*/ T28 w 1366"/>
                              <a:gd name="T30" fmla="+- 0 -204 -204"/>
                              <a:gd name="T31" fmla="*/ -204 h 14"/>
                              <a:gd name="T32" fmla="+- 0 8927 7713"/>
                              <a:gd name="T33" fmla="*/ T32 w 1366"/>
                              <a:gd name="T34" fmla="+- 0 -204 -204"/>
                              <a:gd name="T35" fmla="*/ -204 h 14"/>
                              <a:gd name="T36" fmla="+- 0 9079 7713"/>
                              <a:gd name="T37" fmla="*/ T36 w 1366"/>
                              <a:gd name="T38" fmla="+- 0 -204 -204"/>
                              <a:gd name="T39" fmla="*/ -204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6" h="14">
                                <a:moveTo>
                                  <a:pt x="0" y="13"/>
                                </a:moveTo>
                                <a:lnTo>
                                  <a:pt x="152" y="1"/>
                                </a:lnTo>
                                <a:lnTo>
                                  <a:pt x="303" y="0"/>
                                </a:lnTo>
                                <a:lnTo>
                                  <a:pt x="455" y="0"/>
                                </a:lnTo>
                                <a:lnTo>
                                  <a:pt x="607" y="0"/>
                                </a:lnTo>
                                <a:lnTo>
                                  <a:pt x="759" y="0"/>
                                </a:lnTo>
                                <a:lnTo>
                                  <a:pt x="910" y="0"/>
                                </a:lnTo>
                                <a:lnTo>
                                  <a:pt x="1062" y="0"/>
                                </a:lnTo>
                                <a:lnTo>
                                  <a:pt x="1214" y="0"/>
                                </a:lnTo>
                                <a:lnTo>
                                  <a:pt x="1366" y="0"/>
                                </a:lnTo>
                              </a:path>
                            </a:pathLst>
                          </a:custGeom>
                          <a:noFill/>
                          <a:ln w="11334">
                            <a:solidFill>
                              <a:srgbClr val="D95318"/>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43"/>
                        <wps:cNvSpPr>
                          <a:spLocks/>
                        </wps:cNvSpPr>
                        <wps:spPr bwMode="auto">
                          <a:xfrm>
                            <a:off x="7681" y="-223"/>
                            <a:ext cx="63" cy="63"/>
                          </a:xfrm>
                          <a:custGeom>
                            <a:avLst/>
                            <a:gdLst>
                              <a:gd name="T0" fmla="+- 0 7744 7682"/>
                              <a:gd name="T1" fmla="*/ T0 w 63"/>
                              <a:gd name="T2" fmla="+- 0 -191 -222"/>
                              <a:gd name="T3" fmla="*/ -191 h 63"/>
                              <a:gd name="T4" fmla="+- 0 7742 7682"/>
                              <a:gd name="T5" fmla="*/ T4 w 63"/>
                              <a:gd name="T6" fmla="+- 0 -203 -222"/>
                              <a:gd name="T7" fmla="*/ -203 h 63"/>
                              <a:gd name="T8" fmla="+- 0 7735 7682"/>
                              <a:gd name="T9" fmla="*/ T8 w 63"/>
                              <a:gd name="T10" fmla="+- 0 -213 -222"/>
                              <a:gd name="T11" fmla="*/ -213 h 63"/>
                              <a:gd name="T12" fmla="+- 0 7725 7682"/>
                              <a:gd name="T13" fmla="*/ T12 w 63"/>
                              <a:gd name="T14" fmla="+- 0 -220 -222"/>
                              <a:gd name="T15" fmla="*/ -220 h 63"/>
                              <a:gd name="T16" fmla="+- 0 7713 7682"/>
                              <a:gd name="T17" fmla="*/ T16 w 63"/>
                              <a:gd name="T18" fmla="+- 0 -222 -222"/>
                              <a:gd name="T19" fmla="*/ -222 h 63"/>
                              <a:gd name="T20" fmla="+- 0 7701 7682"/>
                              <a:gd name="T21" fmla="*/ T20 w 63"/>
                              <a:gd name="T22" fmla="+- 0 -220 -222"/>
                              <a:gd name="T23" fmla="*/ -220 h 63"/>
                              <a:gd name="T24" fmla="+- 0 7691 7682"/>
                              <a:gd name="T25" fmla="*/ T24 w 63"/>
                              <a:gd name="T26" fmla="+- 0 -213 -222"/>
                              <a:gd name="T27" fmla="*/ -213 h 63"/>
                              <a:gd name="T28" fmla="+- 0 7684 7682"/>
                              <a:gd name="T29" fmla="*/ T28 w 63"/>
                              <a:gd name="T30" fmla="+- 0 -203 -222"/>
                              <a:gd name="T31" fmla="*/ -203 h 63"/>
                              <a:gd name="T32" fmla="+- 0 7682 7682"/>
                              <a:gd name="T33" fmla="*/ T32 w 63"/>
                              <a:gd name="T34" fmla="+- 0 -191 -222"/>
                              <a:gd name="T35" fmla="*/ -191 h 63"/>
                              <a:gd name="T36" fmla="+- 0 7684 7682"/>
                              <a:gd name="T37" fmla="*/ T36 w 63"/>
                              <a:gd name="T38" fmla="+- 0 -179 -222"/>
                              <a:gd name="T39" fmla="*/ -179 h 63"/>
                              <a:gd name="T40" fmla="+- 0 7691 7682"/>
                              <a:gd name="T41" fmla="*/ T40 w 63"/>
                              <a:gd name="T42" fmla="+- 0 -169 -222"/>
                              <a:gd name="T43" fmla="*/ -169 h 63"/>
                              <a:gd name="T44" fmla="+- 0 7701 7682"/>
                              <a:gd name="T45" fmla="*/ T44 w 63"/>
                              <a:gd name="T46" fmla="+- 0 -162 -222"/>
                              <a:gd name="T47" fmla="*/ -162 h 63"/>
                              <a:gd name="T48" fmla="+- 0 7713 7682"/>
                              <a:gd name="T49" fmla="*/ T48 w 63"/>
                              <a:gd name="T50" fmla="+- 0 -160 -222"/>
                              <a:gd name="T51" fmla="*/ -160 h 63"/>
                              <a:gd name="T52" fmla="+- 0 7725 7682"/>
                              <a:gd name="T53" fmla="*/ T52 w 63"/>
                              <a:gd name="T54" fmla="+- 0 -162 -222"/>
                              <a:gd name="T55" fmla="*/ -162 h 63"/>
                              <a:gd name="T56" fmla="+- 0 7735 7682"/>
                              <a:gd name="T57" fmla="*/ T56 w 63"/>
                              <a:gd name="T58" fmla="+- 0 -169 -222"/>
                              <a:gd name="T59" fmla="*/ -169 h 63"/>
                              <a:gd name="T60" fmla="+- 0 7742 7682"/>
                              <a:gd name="T61" fmla="*/ T60 w 63"/>
                              <a:gd name="T62" fmla="+- 0 -179 -222"/>
                              <a:gd name="T63" fmla="*/ -179 h 63"/>
                              <a:gd name="T64" fmla="+- 0 7744 7682"/>
                              <a:gd name="T65" fmla="*/ T64 w 63"/>
                              <a:gd name="T66" fmla="+- 0 -191 -222"/>
                              <a:gd name="T67" fmla="*/ -19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42"/>
                        <wps:cNvSpPr>
                          <a:spLocks/>
                        </wps:cNvSpPr>
                        <wps:spPr bwMode="auto">
                          <a:xfrm>
                            <a:off x="7833" y="-235"/>
                            <a:ext cx="63" cy="63"/>
                          </a:xfrm>
                          <a:custGeom>
                            <a:avLst/>
                            <a:gdLst>
                              <a:gd name="T0" fmla="+- 0 7896 7834"/>
                              <a:gd name="T1" fmla="*/ T0 w 63"/>
                              <a:gd name="T2" fmla="+- 0 -203 -234"/>
                              <a:gd name="T3" fmla="*/ -203 h 63"/>
                              <a:gd name="T4" fmla="+- 0 7894 7834"/>
                              <a:gd name="T5" fmla="*/ T4 w 63"/>
                              <a:gd name="T6" fmla="+- 0 -215 -234"/>
                              <a:gd name="T7" fmla="*/ -215 h 63"/>
                              <a:gd name="T8" fmla="+- 0 7887 7834"/>
                              <a:gd name="T9" fmla="*/ T8 w 63"/>
                              <a:gd name="T10" fmla="+- 0 -225 -234"/>
                              <a:gd name="T11" fmla="*/ -225 h 63"/>
                              <a:gd name="T12" fmla="+- 0 7877 7834"/>
                              <a:gd name="T13" fmla="*/ T12 w 63"/>
                              <a:gd name="T14" fmla="+- 0 -232 -234"/>
                              <a:gd name="T15" fmla="*/ -232 h 63"/>
                              <a:gd name="T16" fmla="+- 0 7865 7834"/>
                              <a:gd name="T17" fmla="*/ T16 w 63"/>
                              <a:gd name="T18" fmla="+- 0 -234 -234"/>
                              <a:gd name="T19" fmla="*/ -234 h 63"/>
                              <a:gd name="T20" fmla="+- 0 7853 7834"/>
                              <a:gd name="T21" fmla="*/ T20 w 63"/>
                              <a:gd name="T22" fmla="+- 0 -232 -234"/>
                              <a:gd name="T23" fmla="*/ -232 h 63"/>
                              <a:gd name="T24" fmla="+- 0 7843 7834"/>
                              <a:gd name="T25" fmla="*/ T24 w 63"/>
                              <a:gd name="T26" fmla="+- 0 -225 -234"/>
                              <a:gd name="T27" fmla="*/ -225 h 63"/>
                              <a:gd name="T28" fmla="+- 0 7836 7834"/>
                              <a:gd name="T29" fmla="*/ T28 w 63"/>
                              <a:gd name="T30" fmla="+- 0 -215 -234"/>
                              <a:gd name="T31" fmla="*/ -215 h 63"/>
                              <a:gd name="T32" fmla="+- 0 7834 7834"/>
                              <a:gd name="T33" fmla="*/ T32 w 63"/>
                              <a:gd name="T34" fmla="+- 0 -203 -234"/>
                              <a:gd name="T35" fmla="*/ -203 h 63"/>
                              <a:gd name="T36" fmla="+- 0 7836 7834"/>
                              <a:gd name="T37" fmla="*/ T36 w 63"/>
                              <a:gd name="T38" fmla="+- 0 -191 -234"/>
                              <a:gd name="T39" fmla="*/ -191 h 63"/>
                              <a:gd name="T40" fmla="+- 0 7843 7834"/>
                              <a:gd name="T41" fmla="*/ T40 w 63"/>
                              <a:gd name="T42" fmla="+- 0 -181 -234"/>
                              <a:gd name="T43" fmla="*/ -181 h 63"/>
                              <a:gd name="T44" fmla="+- 0 7853 7834"/>
                              <a:gd name="T45" fmla="*/ T44 w 63"/>
                              <a:gd name="T46" fmla="+- 0 -174 -234"/>
                              <a:gd name="T47" fmla="*/ -174 h 63"/>
                              <a:gd name="T48" fmla="+- 0 7865 7834"/>
                              <a:gd name="T49" fmla="*/ T48 w 63"/>
                              <a:gd name="T50" fmla="+- 0 -172 -234"/>
                              <a:gd name="T51" fmla="*/ -172 h 63"/>
                              <a:gd name="T52" fmla="+- 0 7877 7834"/>
                              <a:gd name="T53" fmla="*/ T52 w 63"/>
                              <a:gd name="T54" fmla="+- 0 -174 -234"/>
                              <a:gd name="T55" fmla="*/ -174 h 63"/>
                              <a:gd name="T56" fmla="+- 0 7887 7834"/>
                              <a:gd name="T57" fmla="*/ T56 w 63"/>
                              <a:gd name="T58" fmla="+- 0 -181 -234"/>
                              <a:gd name="T59" fmla="*/ -181 h 63"/>
                              <a:gd name="T60" fmla="+- 0 7894 7834"/>
                              <a:gd name="T61" fmla="*/ T60 w 63"/>
                              <a:gd name="T62" fmla="+- 0 -191 -234"/>
                              <a:gd name="T63" fmla="*/ -191 h 63"/>
                              <a:gd name="T64" fmla="+- 0 7896 7834"/>
                              <a:gd name="T65" fmla="*/ T64 w 63"/>
                              <a:gd name="T66" fmla="+- 0 -203 -234"/>
                              <a:gd name="T67" fmla="*/ -20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41"/>
                        <wps:cNvSpPr>
                          <a:spLocks/>
                        </wps:cNvSpPr>
                        <wps:spPr bwMode="auto">
                          <a:xfrm>
                            <a:off x="7985" y="-236"/>
                            <a:ext cx="63" cy="63"/>
                          </a:xfrm>
                          <a:custGeom>
                            <a:avLst/>
                            <a:gdLst>
                              <a:gd name="T0" fmla="+- 0 8048 7985"/>
                              <a:gd name="T1" fmla="*/ T0 w 63"/>
                              <a:gd name="T2" fmla="+- 0 -204 -236"/>
                              <a:gd name="T3" fmla="*/ -204 h 63"/>
                              <a:gd name="T4" fmla="+- 0 8045 7985"/>
                              <a:gd name="T5" fmla="*/ T4 w 63"/>
                              <a:gd name="T6" fmla="+- 0 -216 -236"/>
                              <a:gd name="T7" fmla="*/ -216 h 63"/>
                              <a:gd name="T8" fmla="+- 0 8039 7985"/>
                              <a:gd name="T9" fmla="*/ T8 w 63"/>
                              <a:gd name="T10" fmla="+- 0 -226 -236"/>
                              <a:gd name="T11" fmla="*/ -226 h 63"/>
                              <a:gd name="T12" fmla="+- 0 8029 7985"/>
                              <a:gd name="T13" fmla="*/ T12 w 63"/>
                              <a:gd name="T14" fmla="+- 0 -233 -236"/>
                              <a:gd name="T15" fmla="*/ -233 h 63"/>
                              <a:gd name="T16" fmla="+- 0 8016 7985"/>
                              <a:gd name="T17" fmla="*/ T16 w 63"/>
                              <a:gd name="T18" fmla="+- 0 -236 -236"/>
                              <a:gd name="T19" fmla="*/ -236 h 63"/>
                              <a:gd name="T20" fmla="+- 0 8004 7985"/>
                              <a:gd name="T21" fmla="*/ T20 w 63"/>
                              <a:gd name="T22" fmla="+- 0 -233 -236"/>
                              <a:gd name="T23" fmla="*/ -233 h 63"/>
                              <a:gd name="T24" fmla="+- 0 7994 7985"/>
                              <a:gd name="T25" fmla="*/ T24 w 63"/>
                              <a:gd name="T26" fmla="+- 0 -226 -236"/>
                              <a:gd name="T27" fmla="*/ -226 h 63"/>
                              <a:gd name="T28" fmla="+- 0 7988 7985"/>
                              <a:gd name="T29" fmla="*/ T28 w 63"/>
                              <a:gd name="T30" fmla="+- 0 -216 -236"/>
                              <a:gd name="T31" fmla="*/ -216 h 63"/>
                              <a:gd name="T32" fmla="+- 0 7985 7985"/>
                              <a:gd name="T33" fmla="*/ T32 w 63"/>
                              <a:gd name="T34" fmla="+- 0 -204 -236"/>
                              <a:gd name="T35" fmla="*/ -204 h 63"/>
                              <a:gd name="T36" fmla="+- 0 7988 7985"/>
                              <a:gd name="T37" fmla="*/ T36 w 63"/>
                              <a:gd name="T38" fmla="+- 0 -192 -236"/>
                              <a:gd name="T39" fmla="*/ -192 h 63"/>
                              <a:gd name="T40" fmla="+- 0 7994 7985"/>
                              <a:gd name="T41" fmla="*/ T40 w 63"/>
                              <a:gd name="T42" fmla="+- 0 -182 -236"/>
                              <a:gd name="T43" fmla="*/ -182 h 63"/>
                              <a:gd name="T44" fmla="+- 0 8004 7985"/>
                              <a:gd name="T45" fmla="*/ T44 w 63"/>
                              <a:gd name="T46" fmla="+- 0 -176 -236"/>
                              <a:gd name="T47" fmla="*/ -176 h 63"/>
                              <a:gd name="T48" fmla="+- 0 8016 7985"/>
                              <a:gd name="T49" fmla="*/ T48 w 63"/>
                              <a:gd name="T50" fmla="+- 0 -173 -236"/>
                              <a:gd name="T51" fmla="*/ -173 h 63"/>
                              <a:gd name="T52" fmla="+- 0 8029 7985"/>
                              <a:gd name="T53" fmla="*/ T52 w 63"/>
                              <a:gd name="T54" fmla="+- 0 -176 -236"/>
                              <a:gd name="T55" fmla="*/ -176 h 63"/>
                              <a:gd name="T56" fmla="+- 0 8039 7985"/>
                              <a:gd name="T57" fmla="*/ T56 w 63"/>
                              <a:gd name="T58" fmla="+- 0 -182 -236"/>
                              <a:gd name="T59" fmla="*/ -182 h 63"/>
                              <a:gd name="T60" fmla="+- 0 8045 7985"/>
                              <a:gd name="T61" fmla="*/ T60 w 63"/>
                              <a:gd name="T62" fmla="+- 0 -192 -236"/>
                              <a:gd name="T63" fmla="*/ -192 h 63"/>
                              <a:gd name="T64" fmla="+- 0 8048 7985"/>
                              <a:gd name="T65" fmla="*/ T64 w 63"/>
                              <a:gd name="T66" fmla="+- 0 -204 -236"/>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4" y="10"/>
                                </a:lnTo>
                                <a:lnTo>
                                  <a:pt x="44" y="3"/>
                                </a:lnTo>
                                <a:lnTo>
                                  <a:pt x="31" y="0"/>
                                </a:lnTo>
                                <a:lnTo>
                                  <a:pt x="19" y="3"/>
                                </a:lnTo>
                                <a:lnTo>
                                  <a:pt x="9" y="10"/>
                                </a:lnTo>
                                <a:lnTo>
                                  <a:pt x="3" y="20"/>
                                </a:lnTo>
                                <a:lnTo>
                                  <a:pt x="0" y="32"/>
                                </a:lnTo>
                                <a:lnTo>
                                  <a:pt x="3" y="44"/>
                                </a:lnTo>
                                <a:lnTo>
                                  <a:pt x="9" y="54"/>
                                </a:lnTo>
                                <a:lnTo>
                                  <a:pt x="19" y="60"/>
                                </a:lnTo>
                                <a:lnTo>
                                  <a:pt x="31" y="63"/>
                                </a:lnTo>
                                <a:lnTo>
                                  <a:pt x="44" y="60"/>
                                </a:lnTo>
                                <a:lnTo>
                                  <a:pt x="54"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40"/>
                        <wps:cNvSpPr>
                          <a:spLocks/>
                        </wps:cNvSpPr>
                        <wps:spPr bwMode="auto">
                          <a:xfrm>
                            <a:off x="8136" y="-236"/>
                            <a:ext cx="63" cy="63"/>
                          </a:xfrm>
                          <a:custGeom>
                            <a:avLst/>
                            <a:gdLst>
                              <a:gd name="T0" fmla="+- 0 8199 8137"/>
                              <a:gd name="T1" fmla="*/ T0 w 63"/>
                              <a:gd name="T2" fmla="+- 0 -204 -236"/>
                              <a:gd name="T3" fmla="*/ -204 h 63"/>
                              <a:gd name="T4" fmla="+- 0 8197 8137"/>
                              <a:gd name="T5" fmla="*/ T4 w 63"/>
                              <a:gd name="T6" fmla="+- 0 -217 -236"/>
                              <a:gd name="T7" fmla="*/ -217 h 63"/>
                              <a:gd name="T8" fmla="+- 0 8190 8137"/>
                              <a:gd name="T9" fmla="*/ T8 w 63"/>
                              <a:gd name="T10" fmla="+- 0 -227 -236"/>
                              <a:gd name="T11" fmla="*/ -227 h 63"/>
                              <a:gd name="T12" fmla="+- 0 8180 8137"/>
                              <a:gd name="T13" fmla="*/ T12 w 63"/>
                              <a:gd name="T14" fmla="+- 0 -233 -236"/>
                              <a:gd name="T15" fmla="*/ -233 h 63"/>
                              <a:gd name="T16" fmla="+- 0 8168 8137"/>
                              <a:gd name="T17" fmla="*/ T16 w 63"/>
                              <a:gd name="T18" fmla="+- 0 -236 -236"/>
                              <a:gd name="T19" fmla="*/ -236 h 63"/>
                              <a:gd name="T20" fmla="+- 0 8156 8137"/>
                              <a:gd name="T21" fmla="*/ T20 w 63"/>
                              <a:gd name="T22" fmla="+- 0 -233 -236"/>
                              <a:gd name="T23" fmla="*/ -233 h 63"/>
                              <a:gd name="T24" fmla="+- 0 8146 8137"/>
                              <a:gd name="T25" fmla="*/ T24 w 63"/>
                              <a:gd name="T26" fmla="+- 0 -227 -236"/>
                              <a:gd name="T27" fmla="*/ -227 h 63"/>
                              <a:gd name="T28" fmla="+- 0 8139 8137"/>
                              <a:gd name="T29" fmla="*/ T28 w 63"/>
                              <a:gd name="T30" fmla="+- 0 -217 -236"/>
                              <a:gd name="T31" fmla="*/ -217 h 63"/>
                              <a:gd name="T32" fmla="+- 0 8137 8137"/>
                              <a:gd name="T33" fmla="*/ T32 w 63"/>
                              <a:gd name="T34" fmla="+- 0 -204 -236"/>
                              <a:gd name="T35" fmla="*/ -204 h 63"/>
                              <a:gd name="T36" fmla="+- 0 8139 8137"/>
                              <a:gd name="T37" fmla="*/ T36 w 63"/>
                              <a:gd name="T38" fmla="+- 0 -192 -236"/>
                              <a:gd name="T39" fmla="*/ -192 h 63"/>
                              <a:gd name="T40" fmla="+- 0 8146 8137"/>
                              <a:gd name="T41" fmla="*/ T40 w 63"/>
                              <a:gd name="T42" fmla="+- 0 -182 -236"/>
                              <a:gd name="T43" fmla="*/ -182 h 63"/>
                              <a:gd name="T44" fmla="+- 0 8156 8137"/>
                              <a:gd name="T45" fmla="*/ T44 w 63"/>
                              <a:gd name="T46" fmla="+- 0 -176 -236"/>
                              <a:gd name="T47" fmla="*/ -176 h 63"/>
                              <a:gd name="T48" fmla="+- 0 8168 8137"/>
                              <a:gd name="T49" fmla="*/ T48 w 63"/>
                              <a:gd name="T50" fmla="+- 0 -173 -236"/>
                              <a:gd name="T51" fmla="*/ -173 h 63"/>
                              <a:gd name="T52" fmla="+- 0 8180 8137"/>
                              <a:gd name="T53" fmla="*/ T52 w 63"/>
                              <a:gd name="T54" fmla="+- 0 -176 -236"/>
                              <a:gd name="T55" fmla="*/ -176 h 63"/>
                              <a:gd name="T56" fmla="+- 0 8190 8137"/>
                              <a:gd name="T57" fmla="*/ T56 w 63"/>
                              <a:gd name="T58" fmla="+- 0 -182 -236"/>
                              <a:gd name="T59" fmla="*/ -182 h 63"/>
                              <a:gd name="T60" fmla="+- 0 8197 8137"/>
                              <a:gd name="T61" fmla="*/ T60 w 63"/>
                              <a:gd name="T62" fmla="+- 0 -192 -236"/>
                              <a:gd name="T63" fmla="*/ -192 h 63"/>
                              <a:gd name="T64" fmla="+- 0 8199 8137"/>
                              <a:gd name="T65" fmla="*/ T64 w 63"/>
                              <a:gd name="T66" fmla="+- 0 -204 -236"/>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9"/>
                                </a:lnTo>
                                <a:lnTo>
                                  <a:pt x="43" y="3"/>
                                </a:lnTo>
                                <a:lnTo>
                                  <a:pt x="31" y="0"/>
                                </a:lnTo>
                                <a:lnTo>
                                  <a:pt x="19" y="3"/>
                                </a:lnTo>
                                <a:lnTo>
                                  <a:pt x="9" y="9"/>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9"/>
                        <wps:cNvSpPr>
                          <a:spLocks/>
                        </wps:cNvSpPr>
                        <wps:spPr bwMode="auto">
                          <a:xfrm>
                            <a:off x="8288" y="-236"/>
                            <a:ext cx="63" cy="63"/>
                          </a:xfrm>
                          <a:custGeom>
                            <a:avLst/>
                            <a:gdLst>
                              <a:gd name="T0" fmla="+- 0 8351 8289"/>
                              <a:gd name="T1" fmla="*/ T0 w 63"/>
                              <a:gd name="T2" fmla="+- 0 -204 -236"/>
                              <a:gd name="T3" fmla="*/ -204 h 63"/>
                              <a:gd name="T4" fmla="+- 0 8349 8289"/>
                              <a:gd name="T5" fmla="*/ T4 w 63"/>
                              <a:gd name="T6" fmla="+- 0 -217 -236"/>
                              <a:gd name="T7" fmla="*/ -217 h 63"/>
                              <a:gd name="T8" fmla="+- 0 8342 8289"/>
                              <a:gd name="T9" fmla="*/ T8 w 63"/>
                              <a:gd name="T10" fmla="+- 0 -226 -236"/>
                              <a:gd name="T11" fmla="*/ -226 h 63"/>
                              <a:gd name="T12" fmla="+- 0 8332 8289"/>
                              <a:gd name="T13" fmla="*/ T12 w 63"/>
                              <a:gd name="T14" fmla="+- 0 -233 -236"/>
                              <a:gd name="T15" fmla="*/ -233 h 63"/>
                              <a:gd name="T16" fmla="+- 0 8320 8289"/>
                              <a:gd name="T17" fmla="*/ T16 w 63"/>
                              <a:gd name="T18" fmla="+- 0 -236 -236"/>
                              <a:gd name="T19" fmla="*/ -236 h 63"/>
                              <a:gd name="T20" fmla="+- 0 8308 8289"/>
                              <a:gd name="T21" fmla="*/ T20 w 63"/>
                              <a:gd name="T22" fmla="+- 0 -233 -236"/>
                              <a:gd name="T23" fmla="*/ -233 h 63"/>
                              <a:gd name="T24" fmla="+- 0 8298 8289"/>
                              <a:gd name="T25" fmla="*/ T24 w 63"/>
                              <a:gd name="T26" fmla="+- 0 -226 -236"/>
                              <a:gd name="T27" fmla="*/ -226 h 63"/>
                              <a:gd name="T28" fmla="+- 0 8291 8289"/>
                              <a:gd name="T29" fmla="*/ T28 w 63"/>
                              <a:gd name="T30" fmla="+- 0 -217 -236"/>
                              <a:gd name="T31" fmla="*/ -217 h 63"/>
                              <a:gd name="T32" fmla="+- 0 8289 8289"/>
                              <a:gd name="T33" fmla="*/ T32 w 63"/>
                              <a:gd name="T34" fmla="+- 0 -204 -236"/>
                              <a:gd name="T35" fmla="*/ -204 h 63"/>
                              <a:gd name="T36" fmla="+- 0 8291 8289"/>
                              <a:gd name="T37" fmla="*/ T36 w 63"/>
                              <a:gd name="T38" fmla="+- 0 -192 -236"/>
                              <a:gd name="T39" fmla="*/ -192 h 63"/>
                              <a:gd name="T40" fmla="+- 0 8298 8289"/>
                              <a:gd name="T41" fmla="*/ T40 w 63"/>
                              <a:gd name="T42" fmla="+- 0 -182 -236"/>
                              <a:gd name="T43" fmla="*/ -182 h 63"/>
                              <a:gd name="T44" fmla="+- 0 8308 8289"/>
                              <a:gd name="T45" fmla="*/ T44 w 63"/>
                              <a:gd name="T46" fmla="+- 0 -176 -236"/>
                              <a:gd name="T47" fmla="*/ -176 h 63"/>
                              <a:gd name="T48" fmla="+- 0 8320 8289"/>
                              <a:gd name="T49" fmla="*/ T48 w 63"/>
                              <a:gd name="T50" fmla="+- 0 -173 -236"/>
                              <a:gd name="T51" fmla="*/ -173 h 63"/>
                              <a:gd name="T52" fmla="+- 0 8332 8289"/>
                              <a:gd name="T53" fmla="*/ T52 w 63"/>
                              <a:gd name="T54" fmla="+- 0 -176 -236"/>
                              <a:gd name="T55" fmla="*/ -176 h 63"/>
                              <a:gd name="T56" fmla="+- 0 8342 8289"/>
                              <a:gd name="T57" fmla="*/ T56 w 63"/>
                              <a:gd name="T58" fmla="+- 0 -182 -236"/>
                              <a:gd name="T59" fmla="*/ -182 h 63"/>
                              <a:gd name="T60" fmla="+- 0 8349 8289"/>
                              <a:gd name="T61" fmla="*/ T60 w 63"/>
                              <a:gd name="T62" fmla="+- 0 -192 -236"/>
                              <a:gd name="T63" fmla="*/ -192 h 63"/>
                              <a:gd name="T64" fmla="+- 0 8351 8289"/>
                              <a:gd name="T65" fmla="*/ T64 w 63"/>
                              <a:gd name="T66" fmla="+- 0 -204 -236"/>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38"/>
                        <wps:cNvSpPr>
                          <a:spLocks/>
                        </wps:cNvSpPr>
                        <wps:spPr bwMode="auto">
                          <a:xfrm>
                            <a:off x="8440" y="-236"/>
                            <a:ext cx="63" cy="63"/>
                          </a:xfrm>
                          <a:custGeom>
                            <a:avLst/>
                            <a:gdLst>
                              <a:gd name="T0" fmla="+- 0 8503 8440"/>
                              <a:gd name="T1" fmla="*/ T0 w 63"/>
                              <a:gd name="T2" fmla="+- 0 -204 -235"/>
                              <a:gd name="T3" fmla="*/ -204 h 63"/>
                              <a:gd name="T4" fmla="+- 0 8500 8440"/>
                              <a:gd name="T5" fmla="*/ T4 w 63"/>
                              <a:gd name="T6" fmla="+- 0 -216 -235"/>
                              <a:gd name="T7" fmla="*/ -216 h 63"/>
                              <a:gd name="T8" fmla="+- 0 8494 8440"/>
                              <a:gd name="T9" fmla="*/ T8 w 63"/>
                              <a:gd name="T10" fmla="+- 0 -226 -235"/>
                              <a:gd name="T11" fmla="*/ -226 h 63"/>
                              <a:gd name="T12" fmla="+- 0 8484 8440"/>
                              <a:gd name="T13" fmla="*/ T12 w 63"/>
                              <a:gd name="T14" fmla="+- 0 -233 -235"/>
                              <a:gd name="T15" fmla="*/ -233 h 63"/>
                              <a:gd name="T16" fmla="+- 0 8472 8440"/>
                              <a:gd name="T17" fmla="*/ T16 w 63"/>
                              <a:gd name="T18" fmla="+- 0 -235 -235"/>
                              <a:gd name="T19" fmla="*/ -235 h 63"/>
                              <a:gd name="T20" fmla="+- 0 8459 8440"/>
                              <a:gd name="T21" fmla="*/ T20 w 63"/>
                              <a:gd name="T22" fmla="+- 0 -233 -235"/>
                              <a:gd name="T23" fmla="*/ -233 h 63"/>
                              <a:gd name="T24" fmla="+- 0 8450 8440"/>
                              <a:gd name="T25" fmla="*/ T24 w 63"/>
                              <a:gd name="T26" fmla="+- 0 -226 -235"/>
                              <a:gd name="T27" fmla="*/ -226 h 63"/>
                              <a:gd name="T28" fmla="+- 0 8443 8440"/>
                              <a:gd name="T29" fmla="*/ T28 w 63"/>
                              <a:gd name="T30" fmla="+- 0 -216 -235"/>
                              <a:gd name="T31" fmla="*/ -216 h 63"/>
                              <a:gd name="T32" fmla="+- 0 8440 8440"/>
                              <a:gd name="T33" fmla="*/ T32 w 63"/>
                              <a:gd name="T34" fmla="+- 0 -204 -235"/>
                              <a:gd name="T35" fmla="*/ -204 h 63"/>
                              <a:gd name="T36" fmla="+- 0 8443 8440"/>
                              <a:gd name="T37" fmla="*/ T36 w 63"/>
                              <a:gd name="T38" fmla="+- 0 -192 -235"/>
                              <a:gd name="T39" fmla="*/ -192 h 63"/>
                              <a:gd name="T40" fmla="+- 0 8450 8440"/>
                              <a:gd name="T41" fmla="*/ T40 w 63"/>
                              <a:gd name="T42" fmla="+- 0 -182 -235"/>
                              <a:gd name="T43" fmla="*/ -182 h 63"/>
                              <a:gd name="T44" fmla="+- 0 8459 8440"/>
                              <a:gd name="T45" fmla="*/ T44 w 63"/>
                              <a:gd name="T46" fmla="+- 0 -175 -235"/>
                              <a:gd name="T47" fmla="*/ -175 h 63"/>
                              <a:gd name="T48" fmla="+- 0 8472 8440"/>
                              <a:gd name="T49" fmla="*/ T48 w 63"/>
                              <a:gd name="T50" fmla="+- 0 -173 -235"/>
                              <a:gd name="T51" fmla="*/ -173 h 63"/>
                              <a:gd name="T52" fmla="+- 0 8484 8440"/>
                              <a:gd name="T53" fmla="*/ T52 w 63"/>
                              <a:gd name="T54" fmla="+- 0 -175 -235"/>
                              <a:gd name="T55" fmla="*/ -175 h 63"/>
                              <a:gd name="T56" fmla="+- 0 8494 8440"/>
                              <a:gd name="T57" fmla="*/ T56 w 63"/>
                              <a:gd name="T58" fmla="+- 0 -182 -235"/>
                              <a:gd name="T59" fmla="*/ -182 h 63"/>
                              <a:gd name="T60" fmla="+- 0 8500 8440"/>
                              <a:gd name="T61" fmla="*/ T60 w 63"/>
                              <a:gd name="T62" fmla="+- 0 -192 -235"/>
                              <a:gd name="T63" fmla="*/ -192 h 63"/>
                              <a:gd name="T64" fmla="+- 0 8503 8440"/>
                              <a:gd name="T65" fmla="*/ T64 w 63"/>
                              <a:gd name="T66" fmla="+- 0 -204 -235"/>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10" y="9"/>
                                </a:lnTo>
                                <a:lnTo>
                                  <a:pt x="3" y="19"/>
                                </a:lnTo>
                                <a:lnTo>
                                  <a:pt x="0" y="31"/>
                                </a:lnTo>
                                <a:lnTo>
                                  <a:pt x="3" y="43"/>
                                </a:lnTo>
                                <a:lnTo>
                                  <a:pt x="10" y="53"/>
                                </a:lnTo>
                                <a:lnTo>
                                  <a:pt x="19" y="60"/>
                                </a:lnTo>
                                <a:lnTo>
                                  <a:pt x="32"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37"/>
                        <wps:cNvSpPr>
                          <a:spLocks/>
                        </wps:cNvSpPr>
                        <wps:spPr bwMode="auto">
                          <a:xfrm>
                            <a:off x="8592" y="-236"/>
                            <a:ext cx="63" cy="63"/>
                          </a:xfrm>
                          <a:custGeom>
                            <a:avLst/>
                            <a:gdLst>
                              <a:gd name="T0" fmla="+- 0 8655 8592"/>
                              <a:gd name="T1" fmla="*/ T0 w 63"/>
                              <a:gd name="T2" fmla="+- 0 -204 -236"/>
                              <a:gd name="T3" fmla="*/ -204 h 63"/>
                              <a:gd name="T4" fmla="+- 0 8652 8592"/>
                              <a:gd name="T5" fmla="*/ T4 w 63"/>
                              <a:gd name="T6" fmla="+- 0 -216 -236"/>
                              <a:gd name="T7" fmla="*/ -216 h 63"/>
                              <a:gd name="T8" fmla="+- 0 8645 8592"/>
                              <a:gd name="T9" fmla="*/ T8 w 63"/>
                              <a:gd name="T10" fmla="+- 0 -226 -236"/>
                              <a:gd name="T11" fmla="*/ -226 h 63"/>
                              <a:gd name="T12" fmla="+- 0 8636 8592"/>
                              <a:gd name="T13" fmla="*/ T12 w 63"/>
                              <a:gd name="T14" fmla="+- 0 -233 -236"/>
                              <a:gd name="T15" fmla="*/ -233 h 63"/>
                              <a:gd name="T16" fmla="+- 0 8623 8592"/>
                              <a:gd name="T17" fmla="*/ T16 w 63"/>
                              <a:gd name="T18" fmla="+- 0 -236 -236"/>
                              <a:gd name="T19" fmla="*/ -236 h 63"/>
                              <a:gd name="T20" fmla="+- 0 8611 8592"/>
                              <a:gd name="T21" fmla="*/ T20 w 63"/>
                              <a:gd name="T22" fmla="+- 0 -233 -236"/>
                              <a:gd name="T23" fmla="*/ -233 h 63"/>
                              <a:gd name="T24" fmla="+- 0 8601 8592"/>
                              <a:gd name="T25" fmla="*/ T24 w 63"/>
                              <a:gd name="T26" fmla="+- 0 -226 -236"/>
                              <a:gd name="T27" fmla="*/ -226 h 63"/>
                              <a:gd name="T28" fmla="+- 0 8595 8592"/>
                              <a:gd name="T29" fmla="*/ T28 w 63"/>
                              <a:gd name="T30" fmla="+- 0 -216 -236"/>
                              <a:gd name="T31" fmla="*/ -216 h 63"/>
                              <a:gd name="T32" fmla="+- 0 8592 8592"/>
                              <a:gd name="T33" fmla="*/ T32 w 63"/>
                              <a:gd name="T34" fmla="+- 0 -204 -236"/>
                              <a:gd name="T35" fmla="*/ -204 h 63"/>
                              <a:gd name="T36" fmla="+- 0 8595 8592"/>
                              <a:gd name="T37" fmla="*/ T36 w 63"/>
                              <a:gd name="T38" fmla="+- 0 -192 -236"/>
                              <a:gd name="T39" fmla="*/ -192 h 63"/>
                              <a:gd name="T40" fmla="+- 0 8601 8592"/>
                              <a:gd name="T41" fmla="*/ T40 w 63"/>
                              <a:gd name="T42" fmla="+- 0 -182 -236"/>
                              <a:gd name="T43" fmla="*/ -182 h 63"/>
                              <a:gd name="T44" fmla="+- 0 8611 8592"/>
                              <a:gd name="T45" fmla="*/ T44 w 63"/>
                              <a:gd name="T46" fmla="+- 0 -176 -236"/>
                              <a:gd name="T47" fmla="*/ -176 h 63"/>
                              <a:gd name="T48" fmla="+- 0 8623 8592"/>
                              <a:gd name="T49" fmla="*/ T48 w 63"/>
                              <a:gd name="T50" fmla="+- 0 -173 -236"/>
                              <a:gd name="T51" fmla="*/ -173 h 63"/>
                              <a:gd name="T52" fmla="+- 0 8636 8592"/>
                              <a:gd name="T53" fmla="*/ T52 w 63"/>
                              <a:gd name="T54" fmla="+- 0 -176 -236"/>
                              <a:gd name="T55" fmla="*/ -176 h 63"/>
                              <a:gd name="T56" fmla="+- 0 8645 8592"/>
                              <a:gd name="T57" fmla="*/ T56 w 63"/>
                              <a:gd name="T58" fmla="+- 0 -182 -236"/>
                              <a:gd name="T59" fmla="*/ -182 h 63"/>
                              <a:gd name="T60" fmla="+- 0 8652 8592"/>
                              <a:gd name="T61" fmla="*/ T60 w 63"/>
                              <a:gd name="T62" fmla="+- 0 -192 -236"/>
                              <a:gd name="T63" fmla="*/ -192 h 63"/>
                              <a:gd name="T64" fmla="+- 0 8655 8592"/>
                              <a:gd name="T65" fmla="*/ T64 w 63"/>
                              <a:gd name="T66" fmla="+- 0 -204 -236"/>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20"/>
                                </a:lnTo>
                                <a:lnTo>
                                  <a:pt x="53" y="10"/>
                                </a:lnTo>
                                <a:lnTo>
                                  <a:pt x="44" y="3"/>
                                </a:lnTo>
                                <a:lnTo>
                                  <a:pt x="31" y="0"/>
                                </a:lnTo>
                                <a:lnTo>
                                  <a:pt x="19" y="3"/>
                                </a:lnTo>
                                <a:lnTo>
                                  <a:pt x="9" y="10"/>
                                </a:lnTo>
                                <a:lnTo>
                                  <a:pt x="3" y="20"/>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36"/>
                        <wps:cNvSpPr>
                          <a:spLocks/>
                        </wps:cNvSpPr>
                        <wps:spPr bwMode="auto">
                          <a:xfrm>
                            <a:off x="8743" y="-236"/>
                            <a:ext cx="63" cy="63"/>
                          </a:xfrm>
                          <a:custGeom>
                            <a:avLst/>
                            <a:gdLst>
                              <a:gd name="T0" fmla="+- 0 8806 8744"/>
                              <a:gd name="T1" fmla="*/ T0 w 63"/>
                              <a:gd name="T2" fmla="+- 0 -204 -236"/>
                              <a:gd name="T3" fmla="*/ -204 h 63"/>
                              <a:gd name="T4" fmla="+- 0 8804 8744"/>
                              <a:gd name="T5" fmla="*/ T4 w 63"/>
                              <a:gd name="T6" fmla="+- 0 -217 -236"/>
                              <a:gd name="T7" fmla="*/ -217 h 63"/>
                              <a:gd name="T8" fmla="+- 0 8797 8744"/>
                              <a:gd name="T9" fmla="*/ T8 w 63"/>
                              <a:gd name="T10" fmla="+- 0 -226 -236"/>
                              <a:gd name="T11" fmla="*/ -226 h 63"/>
                              <a:gd name="T12" fmla="+- 0 8787 8744"/>
                              <a:gd name="T13" fmla="*/ T12 w 63"/>
                              <a:gd name="T14" fmla="+- 0 -233 -236"/>
                              <a:gd name="T15" fmla="*/ -233 h 63"/>
                              <a:gd name="T16" fmla="+- 0 8775 8744"/>
                              <a:gd name="T17" fmla="*/ T16 w 63"/>
                              <a:gd name="T18" fmla="+- 0 -236 -236"/>
                              <a:gd name="T19" fmla="*/ -236 h 63"/>
                              <a:gd name="T20" fmla="+- 0 8763 8744"/>
                              <a:gd name="T21" fmla="*/ T20 w 63"/>
                              <a:gd name="T22" fmla="+- 0 -233 -236"/>
                              <a:gd name="T23" fmla="*/ -233 h 63"/>
                              <a:gd name="T24" fmla="+- 0 8753 8744"/>
                              <a:gd name="T25" fmla="*/ T24 w 63"/>
                              <a:gd name="T26" fmla="+- 0 -226 -236"/>
                              <a:gd name="T27" fmla="*/ -226 h 63"/>
                              <a:gd name="T28" fmla="+- 0 8746 8744"/>
                              <a:gd name="T29" fmla="*/ T28 w 63"/>
                              <a:gd name="T30" fmla="+- 0 -217 -236"/>
                              <a:gd name="T31" fmla="*/ -217 h 63"/>
                              <a:gd name="T32" fmla="+- 0 8744 8744"/>
                              <a:gd name="T33" fmla="*/ T32 w 63"/>
                              <a:gd name="T34" fmla="+- 0 -204 -236"/>
                              <a:gd name="T35" fmla="*/ -204 h 63"/>
                              <a:gd name="T36" fmla="+- 0 8746 8744"/>
                              <a:gd name="T37" fmla="*/ T36 w 63"/>
                              <a:gd name="T38" fmla="+- 0 -192 -236"/>
                              <a:gd name="T39" fmla="*/ -192 h 63"/>
                              <a:gd name="T40" fmla="+- 0 8753 8744"/>
                              <a:gd name="T41" fmla="*/ T40 w 63"/>
                              <a:gd name="T42" fmla="+- 0 -182 -236"/>
                              <a:gd name="T43" fmla="*/ -182 h 63"/>
                              <a:gd name="T44" fmla="+- 0 8763 8744"/>
                              <a:gd name="T45" fmla="*/ T44 w 63"/>
                              <a:gd name="T46" fmla="+- 0 -176 -236"/>
                              <a:gd name="T47" fmla="*/ -176 h 63"/>
                              <a:gd name="T48" fmla="+- 0 8775 8744"/>
                              <a:gd name="T49" fmla="*/ T48 w 63"/>
                              <a:gd name="T50" fmla="+- 0 -173 -236"/>
                              <a:gd name="T51" fmla="*/ -173 h 63"/>
                              <a:gd name="T52" fmla="+- 0 8787 8744"/>
                              <a:gd name="T53" fmla="*/ T52 w 63"/>
                              <a:gd name="T54" fmla="+- 0 -176 -236"/>
                              <a:gd name="T55" fmla="*/ -176 h 63"/>
                              <a:gd name="T56" fmla="+- 0 8797 8744"/>
                              <a:gd name="T57" fmla="*/ T56 w 63"/>
                              <a:gd name="T58" fmla="+- 0 -182 -236"/>
                              <a:gd name="T59" fmla="*/ -182 h 63"/>
                              <a:gd name="T60" fmla="+- 0 8804 8744"/>
                              <a:gd name="T61" fmla="*/ T60 w 63"/>
                              <a:gd name="T62" fmla="+- 0 -192 -236"/>
                              <a:gd name="T63" fmla="*/ -192 h 63"/>
                              <a:gd name="T64" fmla="+- 0 8806 8744"/>
                              <a:gd name="T65" fmla="*/ T64 w 63"/>
                              <a:gd name="T66" fmla="+- 0 -204 -236"/>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2" y="19"/>
                                </a:lnTo>
                                <a:lnTo>
                                  <a:pt x="0" y="32"/>
                                </a:lnTo>
                                <a:lnTo>
                                  <a:pt x="2" y="44"/>
                                </a:lnTo>
                                <a:lnTo>
                                  <a:pt x="9" y="54"/>
                                </a:lnTo>
                                <a:lnTo>
                                  <a:pt x="19" y="60"/>
                                </a:lnTo>
                                <a:lnTo>
                                  <a:pt x="31" y="63"/>
                                </a:lnTo>
                                <a:lnTo>
                                  <a:pt x="43" y="60"/>
                                </a:lnTo>
                                <a:lnTo>
                                  <a:pt x="53" y="54"/>
                                </a:lnTo>
                                <a:lnTo>
                                  <a:pt x="60" y="44"/>
                                </a:lnTo>
                                <a:lnTo>
                                  <a:pt x="62"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5"/>
                        <wps:cNvSpPr>
                          <a:spLocks/>
                        </wps:cNvSpPr>
                        <wps:spPr bwMode="auto">
                          <a:xfrm>
                            <a:off x="8895" y="-236"/>
                            <a:ext cx="63" cy="63"/>
                          </a:xfrm>
                          <a:custGeom>
                            <a:avLst/>
                            <a:gdLst>
                              <a:gd name="T0" fmla="+- 0 8958 8896"/>
                              <a:gd name="T1" fmla="*/ T0 w 63"/>
                              <a:gd name="T2" fmla="+- 0 -204 -235"/>
                              <a:gd name="T3" fmla="*/ -204 h 63"/>
                              <a:gd name="T4" fmla="+- 0 8956 8896"/>
                              <a:gd name="T5" fmla="*/ T4 w 63"/>
                              <a:gd name="T6" fmla="+- 0 -216 -235"/>
                              <a:gd name="T7" fmla="*/ -216 h 63"/>
                              <a:gd name="T8" fmla="+- 0 8949 8896"/>
                              <a:gd name="T9" fmla="*/ T8 w 63"/>
                              <a:gd name="T10" fmla="+- 0 -226 -235"/>
                              <a:gd name="T11" fmla="*/ -226 h 63"/>
                              <a:gd name="T12" fmla="+- 0 8939 8896"/>
                              <a:gd name="T13" fmla="*/ T12 w 63"/>
                              <a:gd name="T14" fmla="+- 0 -233 -235"/>
                              <a:gd name="T15" fmla="*/ -233 h 63"/>
                              <a:gd name="T16" fmla="+- 0 8927 8896"/>
                              <a:gd name="T17" fmla="*/ T16 w 63"/>
                              <a:gd name="T18" fmla="+- 0 -235 -235"/>
                              <a:gd name="T19" fmla="*/ -235 h 63"/>
                              <a:gd name="T20" fmla="+- 0 8915 8896"/>
                              <a:gd name="T21" fmla="*/ T20 w 63"/>
                              <a:gd name="T22" fmla="+- 0 -233 -235"/>
                              <a:gd name="T23" fmla="*/ -233 h 63"/>
                              <a:gd name="T24" fmla="+- 0 8905 8896"/>
                              <a:gd name="T25" fmla="*/ T24 w 63"/>
                              <a:gd name="T26" fmla="+- 0 -226 -235"/>
                              <a:gd name="T27" fmla="*/ -226 h 63"/>
                              <a:gd name="T28" fmla="+- 0 8898 8896"/>
                              <a:gd name="T29" fmla="*/ T28 w 63"/>
                              <a:gd name="T30" fmla="+- 0 -216 -235"/>
                              <a:gd name="T31" fmla="*/ -216 h 63"/>
                              <a:gd name="T32" fmla="+- 0 8896 8896"/>
                              <a:gd name="T33" fmla="*/ T32 w 63"/>
                              <a:gd name="T34" fmla="+- 0 -204 -235"/>
                              <a:gd name="T35" fmla="*/ -204 h 63"/>
                              <a:gd name="T36" fmla="+- 0 8898 8896"/>
                              <a:gd name="T37" fmla="*/ T36 w 63"/>
                              <a:gd name="T38" fmla="+- 0 -192 -235"/>
                              <a:gd name="T39" fmla="*/ -192 h 63"/>
                              <a:gd name="T40" fmla="+- 0 8905 8896"/>
                              <a:gd name="T41" fmla="*/ T40 w 63"/>
                              <a:gd name="T42" fmla="+- 0 -182 -235"/>
                              <a:gd name="T43" fmla="*/ -182 h 63"/>
                              <a:gd name="T44" fmla="+- 0 8915 8896"/>
                              <a:gd name="T45" fmla="*/ T44 w 63"/>
                              <a:gd name="T46" fmla="+- 0 -175 -235"/>
                              <a:gd name="T47" fmla="*/ -175 h 63"/>
                              <a:gd name="T48" fmla="+- 0 8927 8896"/>
                              <a:gd name="T49" fmla="*/ T48 w 63"/>
                              <a:gd name="T50" fmla="+- 0 -173 -235"/>
                              <a:gd name="T51" fmla="*/ -173 h 63"/>
                              <a:gd name="T52" fmla="+- 0 8939 8896"/>
                              <a:gd name="T53" fmla="*/ T52 w 63"/>
                              <a:gd name="T54" fmla="+- 0 -175 -235"/>
                              <a:gd name="T55" fmla="*/ -175 h 63"/>
                              <a:gd name="T56" fmla="+- 0 8949 8896"/>
                              <a:gd name="T57" fmla="*/ T56 w 63"/>
                              <a:gd name="T58" fmla="+- 0 -182 -235"/>
                              <a:gd name="T59" fmla="*/ -182 h 63"/>
                              <a:gd name="T60" fmla="+- 0 8956 8896"/>
                              <a:gd name="T61" fmla="*/ T60 w 63"/>
                              <a:gd name="T62" fmla="+- 0 -192 -235"/>
                              <a:gd name="T63" fmla="*/ -192 h 63"/>
                              <a:gd name="T64" fmla="+- 0 8958 8896"/>
                              <a:gd name="T65" fmla="*/ T64 w 63"/>
                              <a:gd name="T66" fmla="+- 0 -204 -235"/>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4"/>
                        <wps:cNvSpPr>
                          <a:spLocks/>
                        </wps:cNvSpPr>
                        <wps:spPr bwMode="auto">
                          <a:xfrm>
                            <a:off x="9047" y="-236"/>
                            <a:ext cx="63" cy="63"/>
                          </a:xfrm>
                          <a:custGeom>
                            <a:avLst/>
                            <a:gdLst>
                              <a:gd name="T0" fmla="+- 0 9110 9047"/>
                              <a:gd name="T1" fmla="*/ T0 w 63"/>
                              <a:gd name="T2" fmla="+- 0 -204 -235"/>
                              <a:gd name="T3" fmla="*/ -204 h 63"/>
                              <a:gd name="T4" fmla="+- 0 9107 9047"/>
                              <a:gd name="T5" fmla="*/ T4 w 63"/>
                              <a:gd name="T6" fmla="+- 0 -216 -235"/>
                              <a:gd name="T7" fmla="*/ -216 h 63"/>
                              <a:gd name="T8" fmla="+- 0 9101 9047"/>
                              <a:gd name="T9" fmla="*/ T8 w 63"/>
                              <a:gd name="T10" fmla="+- 0 -226 -235"/>
                              <a:gd name="T11" fmla="*/ -226 h 63"/>
                              <a:gd name="T12" fmla="+- 0 9091 9047"/>
                              <a:gd name="T13" fmla="*/ T12 w 63"/>
                              <a:gd name="T14" fmla="+- 0 -233 -235"/>
                              <a:gd name="T15" fmla="*/ -233 h 63"/>
                              <a:gd name="T16" fmla="+- 0 9079 9047"/>
                              <a:gd name="T17" fmla="*/ T16 w 63"/>
                              <a:gd name="T18" fmla="+- 0 -235 -235"/>
                              <a:gd name="T19" fmla="*/ -235 h 63"/>
                              <a:gd name="T20" fmla="+- 0 9066 9047"/>
                              <a:gd name="T21" fmla="*/ T20 w 63"/>
                              <a:gd name="T22" fmla="+- 0 -233 -235"/>
                              <a:gd name="T23" fmla="*/ -233 h 63"/>
                              <a:gd name="T24" fmla="+- 0 9056 9047"/>
                              <a:gd name="T25" fmla="*/ T24 w 63"/>
                              <a:gd name="T26" fmla="+- 0 -226 -235"/>
                              <a:gd name="T27" fmla="*/ -226 h 63"/>
                              <a:gd name="T28" fmla="+- 0 9050 9047"/>
                              <a:gd name="T29" fmla="*/ T28 w 63"/>
                              <a:gd name="T30" fmla="+- 0 -216 -235"/>
                              <a:gd name="T31" fmla="*/ -216 h 63"/>
                              <a:gd name="T32" fmla="+- 0 9047 9047"/>
                              <a:gd name="T33" fmla="*/ T32 w 63"/>
                              <a:gd name="T34" fmla="+- 0 -204 -235"/>
                              <a:gd name="T35" fmla="*/ -204 h 63"/>
                              <a:gd name="T36" fmla="+- 0 9050 9047"/>
                              <a:gd name="T37" fmla="*/ T36 w 63"/>
                              <a:gd name="T38" fmla="+- 0 -192 -235"/>
                              <a:gd name="T39" fmla="*/ -192 h 63"/>
                              <a:gd name="T40" fmla="+- 0 9056 9047"/>
                              <a:gd name="T41" fmla="*/ T40 w 63"/>
                              <a:gd name="T42" fmla="+- 0 -182 -235"/>
                              <a:gd name="T43" fmla="*/ -182 h 63"/>
                              <a:gd name="T44" fmla="+- 0 9066 9047"/>
                              <a:gd name="T45" fmla="*/ T44 w 63"/>
                              <a:gd name="T46" fmla="+- 0 -175 -235"/>
                              <a:gd name="T47" fmla="*/ -175 h 63"/>
                              <a:gd name="T48" fmla="+- 0 9079 9047"/>
                              <a:gd name="T49" fmla="*/ T48 w 63"/>
                              <a:gd name="T50" fmla="+- 0 -173 -235"/>
                              <a:gd name="T51" fmla="*/ -173 h 63"/>
                              <a:gd name="T52" fmla="+- 0 9091 9047"/>
                              <a:gd name="T53" fmla="*/ T52 w 63"/>
                              <a:gd name="T54" fmla="+- 0 -175 -235"/>
                              <a:gd name="T55" fmla="*/ -175 h 63"/>
                              <a:gd name="T56" fmla="+- 0 9101 9047"/>
                              <a:gd name="T57" fmla="*/ T56 w 63"/>
                              <a:gd name="T58" fmla="+- 0 -182 -235"/>
                              <a:gd name="T59" fmla="*/ -182 h 63"/>
                              <a:gd name="T60" fmla="+- 0 9107 9047"/>
                              <a:gd name="T61" fmla="*/ T60 w 63"/>
                              <a:gd name="T62" fmla="+- 0 -192 -235"/>
                              <a:gd name="T63" fmla="*/ -192 h 63"/>
                              <a:gd name="T64" fmla="+- 0 9110 9047"/>
                              <a:gd name="T65" fmla="*/ T64 w 63"/>
                              <a:gd name="T66" fmla="+- 0 -204 -235"/>
                              <a:gd name="T67" fmla="*/ -20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9" y="9"/>
                                </a:lnTo>
                                <a:lnTo>
                                  <a:pt x="3" y="19"/>
                                </a:lnTo>
                                <a:lnTo>
                                  <a:pt x="0" y="31"/>
                                </a:lnTo>
                                <a:lnTo>
                                  <a:pt x="3" y="43"/>
                                </a:lnTo>
                                <a:lnTo>
                                  <a:pt x="9" y="53"/>
                                </a:lnTo>
                                <a:lnTo>
                                  <a:pt x="19" y="60"/>
                                </a:lnTo>
                                <a:lnTo>
                                  <a:pt x="32"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61BF20" id="Group 33" o:spid="_x0000_s1026" style="position:absolute;margin-left:383.65pt;margin-top:-15.2pt;width:72.3pt;height:65.2pt;z-index:251816960;mso-position-horizontal-relative:page" coordorigin="7673,-304" coordsize="1446,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">
                <v:shape id="AutoShape 58" o:spid="_x0000_s1027" style="position:absolute;left:34500;top:4298;width:6120;height:5820;visibility:visible;mso-wrap-style:square;v-text-anchor:top" coordsize="612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" path="m-26787,-3301r1366,m-26787,-3301r,-13m-26484,-3301r,-13m-26180,-3301r,-13m-25877,-3301r,-13m-25573,-3301r,-13m-26787,-4599r1366,e" filled="f" strokecolor="#252525" strokeweight=".07872mm">
                  <v:path arrowok="t" o:connecttype="custom" o:connectlocs="-26787,997;-25421,997;-26787,997;-26787,984;-26484,997;-26484,984;-26180,997;-26180,984;-25877,997;-25877,984;-25573,997;-25573,984;-26787,-301;-25421,-301" o:connectangles="0,0,0,0,0,0,0,0,0,0,0,0,0,0"/>
                </v:shape>
                <v:line id="Line 57" o:spid="_x0000_s1028" style="position:absolute;visibility:visible;mso-wrap-style:square" from="7715,-278" to="7715,-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" strokecolor="#252525" strokeweight=".15978mm"/>
                <v:shape id="AutoShape 56" o:spid="_x0000_s1029" style="position:absolute;left:34500;top:4298;width:6120;height:5820;visibility:visible;mso-wrap-style:square;v-text-anchor:top" coordsize="612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" path="m-26484,-4599r,13m-26180,-4599r,13m-25877,-4599r,13m-25573,-4599r,13m-26787,-3301r,-1298m-25421,-3301r,-1298m-26787,-4172r14,m-25421,-4172r-14,m-26787,-3359r7,m-26787,-3563r7,m-26787,-3766r7,m-26787,-3969r7,m-26787,-4172r7,m-26787,-4375r7,m-25421,-3359r-7,m-25421,-3563r-7,m-25421,-3766r-7,m-25421,-3969r-7,m-25421,-4172r-7,m-25421,-4375r-7,m-25421,-4578r-7,e" filled="f" strokecolor="#252525" strokeweight=".07872mm">
                  <v:path arrowok="t" o:connecttype="custom" o:connectlocs="-26484,-301;-26484,-288;-26180,-301;-26180,-288;-25877,-301;-25877,-288;-25573,-301;-25573,-288;-26787,997;-26787,-301;-25421,997;-25421,-301;-26787,126;-26773,126;-25421,126;-25435,126;-26787,939;-26780,939;-26787,735;-26780,735;-26787,532;-26780,532;-26787,329;-26780,329;-26787,126;-26780,126;-26787,-77;-26780,-77;-25421,939;-25428,939;-25421,735;-25428,735;-25421,532;-25428,532;-25421,329;-25428,329;-25421,126;-25428,126;-25421,-77;-25428,-77;-25421,-280;-25428,-280" o:connectangles="0,0,0,0,0,0,0,0,0,0,0,0,0,0,0,0,0,0,0,0,0,0,0,0,0,0,0,0,0,0,0,0,0,0,0,0,0,0,0,0,0,0"/>
                </v:shape>
                <v:shape id="Freeform 55" o:spid="_x0000_s1030" style="position:absolute;left:7713;top:171;width:1366;height:729;visibility:visible;mso-wrap-style:square;v-text-anchor:top" coordsize="136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" path="m,728l152,608,303,497,455,393,607,297,759,218,910,146,1062,90,1214,50,1366,e" filled="f" strokecolor="#0072bd" strokeweight=".31483mm">
                  <v:path arrowok="t" o:connecttype="custom" o:connectlocs="0,900;152,780;303,669;455,565;607,469;759,390;910,318;1062,262;1214,222;1366,172" o:connectangles="0,0,0,0,0,0,0,0,0,0"/>
                </v:shape>
                <v:shape id="AutoShape 54" o:spid="_x0000_s1031"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" path="m7853,-10329r,62m7822,-10298r62,e" filled="f" strokecolor="#0072bd" strokeweight=".31483mm">
                  <v:path arrowok="t" o:connecttype="custom" o:connectlocs="7853,869;7853,931;7822,900;7884,900" o:connectangles="0,0,0,0"/>
                </v:shape>
                <v:shape id="AutoShape 53" o:spid="_x0000_s1032"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" path="m8005,-10449r,62m7974,-10418r62,e" filled="f" strokecolor="#0072bd" strokeweight=".31483mm">
                  <v:path arrowok="t" o:connecttype="custom" o:connectlocs="8005,749;8005,811;7974,780;8036,780" o:connectangles="0,0,0,0"/>
                </v:shape>
                <v:shape id="AutoShape 52" o:spid="_x0000_s1033"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" path="m8156,-10560r,63m8125,-10529r63,e" filled="f" strokecolor="#0072bd" strokeweight=".31483mm">
                  <v:path arrowok="t" o:connecttype="custom" o:connectlocs="8156,638;8156,701;8125,669;8188,669" o:connectangles="0,0,0,0"/>
                </v:shape>
                <v:shape id="AutoShape 51" o:spid="_x0000_s1034"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" path="m8308,-10664r,62m8277,-10633r62,e" filled="f" strokecolor="#0072bd" strokeweight=".31483mm">
                  <v:path arrowok="t" o:connecttype="custom" o:connectlocs="8308,534;8308,596;8277,565;8339,565" o:connectangles="0,0,0,0"/>
                </v:shape>
                <v:shape id="AutoShape 50" o:spid="_x0000_s1035"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" path="m8460,-10760r,63m8429,-10729r62,e" filled="f" strokecolor="#0072bd" strokeweight=".31483mm">
                  <v:path arrowok="t" o:connecttype="custom" o:connectlocs="8460,438;8460,501;8429,469;8491,469" o:connectangles="0,0,0,0"/>
                </v:shape>
                <v:shape id="AutoShape 49" o:spid="_x0000_s1036"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" path="m8612,-10839r,62m8580,-10808r63,e" filled="f" strokecolor="#0072bd" strokeweight=".31483mm">
                  <v:path arrowok="t" o:connecttype="custom" o:connectlocs="8612,359;8612,421;8580,390;8643,390" o:connectangles="0,0,0,0"/>
                </v:shape>
                <v:shape id="AutoShape 48" o:spid="_x0000_s1037"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" path="m8763,-10912r,63m8732,-10880r63,e" filled="f" strokecolor="#0072bd" strokeweight=".31483mm">
                  <v:path arrowok="t" o:connecttype="custom" o:connectlocs="8763,286;8763,349;8732,318;8795,318" o:connectangles="0,0,0,0"/>
                </v:shape>
                <v:shape id="AutoShape 47" o:spid="_x0000_s1038"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" path="m8915,-10968r,63m8884,-10936r62,e" filled="f" strokecolor="#0072bd" strokeweight=".31483mm">
                  <v:path arrowok="t" o:connecttype="custom" o:connectlocs="8915,230;8915,293;8884,262;8946,262" o:connectangles="0,0,0,0"/>
                </v:shape>
                <v:shape id="AutoShape 46" o:spid="_x0000_s1039"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" path="m9067,-11007r,63m9036,-10976r62,e" filled="f" strokecolor="#0072bd" strokeweight=".31483mm">
                  <v:path arrowok="t" o:connecttype="custom" o:connectlocs="9067,191;9067,254;9036,222;9098,222" o:connectangles="0,0,0,0"/>
                </v:shape>
                <v:shape id="AutoShape 45" o:spid="_x0000_s1040" style="position:absolute;left:-140;top:11198;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" path="m9219,-11058r,63m9187,-11026r63,e" filled="f" strokecolor="#0072bd" strokeweight=".31483mm">
                  <v:path arrowok="t" o:connecttype="custom" o:connectlocs="9219,140;9219,203;9187,172;9250,172" o:connectangles="0,0,0,0"/>
                </v:shape>
                <v:shape id="Freeform 44" o:spid="_x0000_s1041" style="position:absolute;left:7713;top:-205;width:1366;height:14;visibility:visible;mso-wrap-style:square;v-text-anchor:top" coordsize="136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" path="m,13l152,1,303,,455,,607,,759,,910,r152,l1214,r152,e" filled="f" strokecolor="#d95318" strokeweight=".31483mm">
                  <v:stroke dashstyle="longDash"/>
                  <v:path arrowok="t" o:connecttype="custom" o:connectlocs="0,-191;152,-203;303,-204;455,-204;607,-204;759,-204;910,-204;1062,-204;1214,-204;1366,-204" o:connectangles="0,0,0,0,0,0,0,0,0,0"/>
                </v:shape>
                <v:shape id="Freeform 43" o:spid="_x0000_s1042" style="position:absolute;left:7681;top:-223;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" path="m62,31l60,19,53,9,43,2,31,,19,2,9,9,2,19,,31,2,43,9,53r10,7l31,62,43,60,53,53,60,43,62,31xe" filled="f" strokecolor="#d95318" strokeweight=".31483mm">
                  <v:path arrowok="t" o:connecttype="custom" o:connectlocs="62,-191;60,-203;53,-213;43,-220;31,-222;19,-220;9,-213;2,-203;0,-191;2,-179;9,-169;19,-162;31,-160;43,-162;53,-169;60,-179;62,-191" o:connectangles="0,0,0,0,0,0,0,0,0,0,0,0,0,0,0,0,0"/>
                </v:shape>
                <v:shape id="Freeform 42" o:spid="_x0000_s1043" style="position:absolute;left:7833;top:-23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" path="m62,31l60,19,53,9,43,2,31,,19,2,9,9,2,19,,31,2,43,9,53r10,7l31,62,43,60,53,53,60,43,62,31xe" filled="f" strokecolor="#d95318" strokeweight=".31483mm">
                  <v:path arrowok="t" o:connecttype="custom" o:connectlocs="62,-203;60,-215;53,-225;43,-232;31,-234;19,-232;9,-225;2,-215;0,-203;2,-191;9,-181;19,-174;31,-172;43,-174;53,-181;60,-191;62,-203" o:connectangles="0,0,0,0,0,0,0,0,0,0,0,0,0,0,0,0,0"/>
                </v:shape>
                <v:shape id="Freeform 41" o:spid="_x0000_s1044" style="position:absolute;left:7985;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" path="m63,32l60,20,54,10,44,3,31,,19,3,9,10,3,20,,32,3,44,9,54r10,6l31,63,44,60,54,54,60,44,63,32xe" filled="f" strokecolor="#d95318" strokeweight=".31483mm">
                  <v:path arrowok="t" o:connecttype="custom" o:connectlocs="63,-204;60,-216;54,-226;44,-233;31,-236;19,-233;9,-226;3,-216;0,-204;3,-192;9,-182;19,-176;31,-173;44,-176;54,-182;60,-192;63,-204" o:connectangles="0,0,0,0,0,0,0,0,0,0,0,0,0,0,0,0,0"/>
                </v:shape>
                <v:shape id="Freeform 40" o:spid="_x0000_s1045" style="position:absolute;left:8136;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" path="m62,32l60,19,53,9,43,3,31,,19,3,9,9,2,19,,32,2,44,9,54r10,6l31,63,43,60,53,54,60,44,62,32xe" filled="f" strokecolor="#d95318" strokeweight=".31483mm">
                  <v:path arrowok="t" o:connecttype="custom" o:connectlocs="62,-204;60,-217;53,-227;43,-233;31,-236;19,-233;9,-227;2,-217;0,-204;2,-192;9,-182;19,-176;31,-173;43,-176;53,-182;60,-192;62,-204" o:connectangles="0,0,0,0,0,0,0,0,0,0,0,0,0,0,0,0,0"/>
                </v:shape>
                <v:shape id="Freeform 39" o:spid="_x0000_s1046" style="position:absolute;left:8288;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" path="m62,32l60,19,53,10,43,3,31,,19,3,9,10,2,19,,32,2,44,9,54r10,6l31,63,43,60,53,54,60,44,62,32xe" filled="f" strokecolor="#d95318" strokeweight=".31483mm">
                  <v:path arrowok="t" o:connecttype="custom" o:connectlocs="62,-204;60,-217;53,-226;43,-233;31,-236;19,-233;9,-226;2,-217;0,-204;2,-192;9,-182;19,-176;31,-173;43,-176;53,-182;60,-192;62,-204" o:connectangles="0,0,0,0,0,0,0,0,0,0,0,0,0,0,0,0,0"/>
                </v:shape>
                <v:shape id="Freeform 38" o:spid="_x0000_s1047" style="position:absolute;left:8440;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" path="m63,31l60,19,54,9,44,2,32,,19,2,10,9,3,19,,31,3,43r7,10l19,60r13,2l44,60,54,53,60,43,63,31xe" filled="f" strokecolor="#d95318" strokeweight=".31483mm">
                  <v:path arrowok="t" o:connecttype="custom" o:connectlocs="63,-204;60,-216;54,-226;44,-233;32,-235;19,-233;10,-226;3,-216;0,-204;3,-192;10,-182;19,-175;32,-173;44,-175;54,-182;60,-192;63,-204" o:connectangles="0,0,0,0,0,0,0,0,0,0,0,0,0,0,0,0,0"/>
                </v:shape>
                <v:shape id="Freeform 37" o:spid="_x0000_s1048" style="position:absolute;left:8592;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" path="m63,32l60,20,53,10,44,3,31,,19,3,9,10,3,20,,32,3,44,9,54r10,6l31,63,44,60r9,-6l60,44,63,32xe" filled="f" strokecolor="#d95318" strokeweight=".31483mm">
                  <v:path arrowok="t" o:connecttype="custom" o:connectlocs="63,-204;60,-216;53,-226;44,-233;31,-236;19,-233;9,-226;3,-216;0,-204;3,-192;9,-182;19,-176;31,-173;44,-176;53,-182;60,-192;63,-204" o:connectangles="0,0,0,0,0,0,0,0,0,0,0,0,0,0,0,0,0"/>
                </v:shape>
                <v:shape id="Freeform 36" o:spid="_x0000_s1049" style="position:absolute;left:8743;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" path="m62,32l60,19,53,10,43,3,31,,19,3,9,10,2,19,,32,2,44,9,54r10,6l31,63,43,60,53,54,60,44,62,32xe" filled="f" strokecolor="#d95318" strokeweight=".31483mm">
                  <v:path arrowok="t" o:connecttype="custom" o:connectlocs="62,-204;60,-217;53,-226;43,-233;31,-236;19,-233;9,-226;2,-217;0,-204;2,-192;9,-182;19,-176;31,-173;43,-176;53,-182;60,-192;62,-204" o:connectangles="0,0,0,0,0,0,0,0,0,0,0,0,0,0,0,0,0"/>
                </v:shape>
                <v:shape id="Freeform 35" o:spid="_x0000_s1050" style="position:absolute;left:8895;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" path="m62,31l60,19,53,9,43,2,31,,19,2,9,9,2,19,,31,2,43,9,53r10,7l31,62,43,60,53,53,60,43,62,31xe" filled="f" strokecolor="#d95318" strokeweight=".31483mm">
                  <v:path arrowok="t" o:connecttype="custom" o:connectlocs="62,-204;60,-216;53,-226;43,-233;31,-235;19,-233;9,-226;2,-216;0,-204;2,-192;9,-182;19,-175;31,-173;43,-175;53,-182;60,-192;62,-204" o:connectangles="0,0,0,0,0,0,0,0,0,0,0,0,0,0,0,0,0"/>
                </v:shape>
                <v:shape id="Freeform 34" o:spid="_x0000_s1051" style="position:absolute;left:9047;top:-236;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" path="m63,31l60,19,54,9,44,2,32,,19,2,9,9,3,19,,31,3,43,9,53r10,7l32,62,44,60,54,53,60,43,63,31xe" filled="f" strokecolor="#d95318" strokeweight=".31483mm">
                  <v:path arrowok="t" o:connecttype="custom" o:connectlocs="63,-204;60,-216;54,-226;44,-233;32,-235;19,-233;9,-226;3,-216;0,-204;3,-192;9,-182;19,-175;32,-173;44,-175;54,-182;60,-192;63,-204" o:connectangles="0,0,0,0,0,0,0,0,0,0,0,0,0,0,0,0,0"/>
                </v:shape>
                <w10:wrap anchorx="page"/>
              </v:group>
            </w:pict>
          </mc:Fallback>
        </mc:AlternateContent>
      </w:r>
      <w:r>
        <w:rPr>
          <w:noProof/>
          <w:lang w:val="en-IN" w:eastAsia="en-IN" w:bidi="hi-IN"/>
        </w:rPr>
        <mc:AlternateContent>
          <mc:Choice Requires="wps">
            <w:drawing>
              <wp:anchor distT="0" distB="0" distL="114300" distR="114300" simplePos="0" relativeHeight="251829248" behindDoc="0" locked="0" layoutInCell="1" allowOverlap="1" wp14:anchorId="532E5217" wp14:editId="625FB714">
                <wp:simplePos x="0" y="0"/>
                <wp:positionH relativeFrom="page">
                  <wp:posOffset>5805805</wp:posOffset>
                </wp:positionH>
                <wp:positionV relativeFrom="paragraph">
                  <wp:posOffset>-172085</wp:posOffset>
                </wp:positionV>
                <wp:extent cx="151130" cy="787400"/>
                <wp:effectExtent l="0" t="0" r="0" b="0"/>
                <wp:wrapNone/>
                <wp:docPr id="3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78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CDBA" w14:textId="77777777" w:rsidR="00121D20" w:rsidRDefault="00121D20">
                            <w:pPr>
                              <w:spacing w:before="11"/>
                              <w:ind w:left="20"/>
                              <w:rPr>
                                <w:sz w:val="18"/>
                              </w:rPr>
                            </w:pPr>
                            <w:r>
                              <w:rPr>
                                <w:color w:val="252525"/>
                                <w:sz w:val="18"/>
                              </w:rPr>
                              <w:t>Average time (s)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2E5217" id="Text Box 32" o:spid="_x0000_s1176" type="#_x0000_t202" style="position:absolute;left:0;text-align:left;margin-left:457.15pt;margin-top:-13.55pt;width:11.9pt;height:62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" filled="f" stroked="f">
                <v:textbox style="layout-flow:vertical;mso-layout-flow-alt:bottom-to-top" inset="0,0,0,0">
                  <w:txbxContent>
                    <w:p w14:paraId="2147CDBA" w14:textId="77777777" w:rsidR="00121D20" w:rsidRDefault="00121D20">
                      <w:pPr>
                        <w:spacing w:before="11"/>
                        <w:ind w:left="20"/>
                        <w:rPr>
                          <w:sz w:val="18"/>
                        </w:rPr>
                      </w:pPr>
                      <w:r>
                        <w:rPr>
                          <w:color w:val="252525"/>
                          <w:sz w:val="18"/>
                        </w:rPr>
                        <w:t>Average time (s)</w:t>
                      </w:r>
                    </w:p>
                  </w:txbxContent>
                </v:textbox>
                <w10:wrap anchorx="page"/>
              </v:shape>
            </w:pict>
          </mc:Fallback>
        </mc:AlternateContent>
      </w:r>
      <w:r w:rsidR="00105EDE">
        <w:rPr>
          <w:color w:val="252525"/>
          <w:sz w:val="18"/>
        </w:rPr>
        <w:t>10</w:t>
      </w:r>
      <w:r w:rsidR="00105EDE">
        <w:rPr>
          <w:color w:val="252525"/>
          <w:position w:val="9"/>
          <w:sz w:val="14"/>
        </w:rPr>
        <w:t>0</w:t>
      </w:r>
    </w:p>
    <w:p w14:paraId="7E1CA6F4" w14:textId="77777777" w:rsidR="00187908" w:rsidRDefault="00105EDE">
      <w:pPr>
        <w:spacing w:before="97"/>
        <w:ind w:left="245"/>
        <w:rPr>
          <w:b/>
          <w:sz w:val="19"/>
        </w:rPr>
      </w:pPr>
      <w:r>
        <w:br w:type="column"/>
      </w:r>
      <w:r>
        <w:rPr>
          <w:b/>
          <w:w w:val="105"/>
          <w:sz w:val="19"/>
        </w:rPr>
        <w:t>Hollywood</w:t>
      </w:r>
    </w:p>
    <w:p w14:paraId="2C3DE331" w14:textId="77777777" w:rsidR="00187908" w:rsidRDefault="00187908">
      <w:pPr>
        <w:rPr>
          <w:sz w:val="19"/>
        </w:rPr>
        <w:sectPr w:rsidR="00187908">
          <w:type w:val="continuous"/>
          <w:pgSz w:w="12240" w:h="15840"/>
          <w:pgMar w:top="900" w:right="0" w:bottom="280" w:left="820" w:header="720" w:footer="720" w:gutter="0"/>
          <w:cols w:num="10" w:space="720" w:equalWidth="0">
            <w:col w:w="874" w:space="40"/>
            <w:col w:w="1027" w:space="45"/>
            <w:col w:w="874" w:space="39"/>
            <w:col w:w="1130" w:space="40"/>
            <w:col w:w="781" w:space="39"/>
            <w:col w:w="999" w:space="73"/>
            <w:col w:w="874" w:space="40"/>
            <w:col w:w="882" w:space="195"/>
            <w:col w:w="874" w:space="39"/>
            <w:col w:w="2555"/>
          </w:cols>
        </w:sectPr>
      </w:pPr>
    </w:p>
    <w:p w14:paraId="5D418EB7" w14:textId="77777777" w:rsidR="00187908" w:rsidRDefault="00187908">
      <w:pPr>
        <w:pStyle w:val="BodyText"/>
        <w:rPr>
          <w:b/>
        </w:rPr>
      </w:pPr>
    </w:p>
    <w:p w14:paraId="370CD9FF" w14:textId="77777777" w:rsidR="00187908" w:rsidRDefault="00187908">
      <w:pPr>
        <w:pStyle w:val="BodyText"/>
        <w:rPr>
          <w:b/>
        </w:rPr>
      </w:pPr>
    </w:p>
    <w:p w14:paraId="0313EB79" w14:textId="77777777" w:rsidR="00187908" w:rsidRDefault="00187908">
      <w:pPr>
        <w:pStyle w:val="BodyText"/>
        <w:spacing w:before="2"/>
        <w:rPr>
          <w:b/>
          <w:sz w:val="21"/>
        </w:rPr>
      </w:pPr>
    </w:p>
    <w:p w14:paraId="2E3D40A6" w14:textId="77777777" w:rsidR="00187908" w:rsidRDefault="00187908">
      <w:pPr>
        <w:rPr>
          <w:sz w:val="21"/>
        </w:rPr>
        <w:sectPr w:rsidR="00187908">
          <w:type w:val="continuous"/>
          <w:pgSz w:w="12240" w:h="15840"/>
          <w:pgMar w:top="900" w:right="0" w:bottom="280" w:left="820" w:header="720" w:footer="720" w:gutter="0"/>
          <w:cols w:space="720"/>
        </w:sectPr>
      </w:pPr>
    </w:p>
    <w:p w14:paraId="7EE5E2EA" w14:textId="460B1701" w:rsidR="00187908" w:rsidRDefault="00F51443">
      <w:pPr>
        <w:spacing w:before="91"/>
        <w:jc w:val="right"/>
        <w:rPr>
          <w:sz w:val="18"/>
        </w:rPr>
      </w:pPr>
      <w:r>
        <w:rPr>
          <w:noProof/>
          <w:lang w:val="en-IN" w:eastAsia="en-IN" w:bidi="hi-IN"/>
        </w:rPr>
        <mc:AlternateContent>
          <mc:Choice Requires="wpg">
            <w:drawing>
              <wp:anchor distT="0" distB="0" distL="114300" distR="114300" simplePos="0" relativeHeight="251817984" behindDoc="0" locked="0" layoutInCell="1" allowOverlap="1" wp14:anchorId="33100BB5" wp14:editId="289DBA91">
                <wp:simplePos x="0" y="0"/>
                <wp:positionH relativeFrom="page">
                  <wp:posOffset>6136005</wp:posOffset>
                </wp:positionH>
                <wp:positionV relativeFrom="paragraph">
                  <wp:posOffset>-803910</wp:posOffset>
                </wp:positionV>
                <wp:extent cx="915670" cy="828040"/>
                <wp:effectExtent l="0" t="0" r="0" b="0"/>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828040"/>
                          <a:chOff x="9663" y="-1266"/>
                          <a:chExt cx="1442" cy="1304"/>
                        </a:xfrm>
                      </wpg:grpSpPr>
                      <wps:wsp>
                        <wps:cNvPr id="10" name="AutoShape 31"/>
                        <wps:cNvSpPr>
                          <a:spLocks/>
                        </wps:cNvSpPr>
                        <wps:spPr bwMode="auto">
                          <a:xfrm>
                            <a:off x="43420" y="3335"/>
                            <a:ext cx="6100" cy="5820"/>
                          </a:xfrm>
                          <a:custGeom>
                            <a:avLst/>
                            <a:gdLst>
                              <a:gd name="T0" fmla="+- 0 9703 43420"/>
                              <a:gd name="T1" fmla="*/ T0 w 6100"/>
                              <a:gd name="T2" fmla="+- 0 34 3336"/>
                              <a:gd name="T3" fmla="*/ 34 h 5820"/>
                              <a:gd name="T4" fmla="+- 0 11064 43420"/>
                              <a:gd name="T5" fmla="*/ T4 w 6100"/>
                              <a:gd name="T6" fmla="+- 0 34 3336"/>
                              <a:gd name="T7" fmla="*/ 34 h 5820"/>
                              <a:gd name="T8" fmla="+- 0 9703 43420"/>
                              <a:gd name="T9" fmla="*/ T8 w 6100"/>
                              <a:gd name="T10" fmla="+- 0 34 3336"/>
                              <a:gd name="T11" fmla="*/ 34 h 5820"/>
                              <a:gd name="T12" fmla="+- 0 9703 43420"/>
                              <a:gd name="T13" fmla="*/ T12 w 6100"/>
                              <a:gd name="T14" fmla="+- 0 21 3336"/>
                              <a:gd name="T15" fmla="*/ 21 h 5820"/>
                              <a:gd name="T16" fmla="+- 0 10006 43420"/>
                              <a:gd name="T17" fmla="*/ T16 w 6100"/>
                              <a:gd name="T18" fmla="+- 0 34 3336"/>
                              <a:gd name="T19" fmla="*/ 34 h 5820"/>
                              <a:gd name="T20" fmla="+- 0 10006 43420"/>
                              <a:gd name="T21" fmla="*/ T20 w 6100"/>
                              <a:gd name="T22" fmla="+- 0 21 3336"/>
                              <a:gd name="T23" fmla="*/ 21 h 5820"/>
                              <a:gd name="T24" fmla="+- 0 10308 43420"/>
                              <a:gd name="T25" fmla="*/ T24 w 6100"/>
                              <a:gd name="T26" fmla="+- 0 34 3336"/>
                              <a:gd name="T27" fmla="*/ 34 h 5820"/>
                              <a:gd name="T28" fmla="+- 0 10308 43420"/>
                              <a:gd name="T29" fmla="*/ T28 w 6100"/>
                              <a:gd name="T30" fmla="+- 0 21 3336"/>
                              <a:gd name="T31" fmla="*/ 21 h 5820"/>
                              <a:gd name="T32" fmla="+- 0 10611 43420"/>
                              <a:gd name="T33" fmla="*/ T32 w 6100"/>
                              <a:gd name="T34" fmla="+- 0 34 3336"/>
                              <a:gd name="T35" fmla="*/ 34 h 5820"/>
                              <a:gd name="T36" fmla="+- 0 10611 43420"/>
                              <a:gd name="T37" fmla="*/ T36 w 6100"/>
                              <a:gd name="T38" fmla="+- 0 21 3336"/>
                              <a:gd name="T39" fmla="*/ 21 h 5820"/>
                              <a:gd name="T40" fmla="+- 0 10913 43420"/>
                              <a:gd name="T41" fmla="*/ T40 w 6100"/>
                              <a:gd name="T42" fmla="+- 0 34 3336"/>
                              <a:gd name="T43" fmla="*/ 34 h 5820"/>
                              <a:gd name="T44" fmla="+- 0 10913 43420"/>
                              <a:gd name="T45" fmla="*/ T44 w 6100"/>
                              <a:gd name="T46" fmla="+- 0 21 3336"/>
                              <a:gd name="T47" fmla="*/ 21 h 5820"/>
                              <a:gd name="T48" fmla="+- 0 9703 43420"/>
                              <a:gd name="T49" fmla="*/ T48 w 6100"/>
                              <a:gd name="T50" fmla="+- 0 -1264 3336"/>
                              <a:gd name="T51" fmla="*/ -1264 h 5820"/>
                              <a:gd name="T52" fmla="+- 0 11064 43420"/>
                              <a:gd name="T53" fmla="*/ T52 w 6100"/>
                              <a:gd name="T54" fmla="+- 0 -1264 3336"/>
                              <a:gd name="T55" fmla="*/ -1264 h 5820"/>
                              <a:gd name="T56" fmla="+- 0 9703 43420"/>
                              <a:gd name="T57" fmla="*/ T56 w 6100"/>
                              <a:gd name="T58" fmla="+- 0 -1264 3336"/>
                              <a:gd name="T59" fmla="*/ -1264 h 5820"/>
                              <a:gd name="T60" fmla="+- 0 9703 43420"/>
                              <a:gd name="T61" fmla="*/ T60 w 6100"/>
                              <a:gd name="T62" fmla="+- 0 -1251 3336"/>
                              <a:gd name="T63" fmla="*/ -1251 h 5820"/>
                              <a:gd name="T64" fmla="+- 0 10006 43420"/>
                              <a:gd name="T65" fmla="*/ T64 w 6100"/>
                              <a:gd name="T66" fmla="+- 0 -1264 3336"/>
                              <a:gd name="T67" fmla="*/ -1264 h 5820"/>
                              <a:gd name="T68" fmla="+- 0 10006 43420"/>
                              <a:gd name="T69" fmla="*/ T68 w 6100"/>
                              <a:gd name="T70" fmla="+- 0 -1251 3336"/>
                              <a:gd name="T71" fmla="*/ -1251 h 5820"/>
                              <a:gd name="T72" fmla="+- 0 10308 43420"/>
                              <a:gd name="T73" fmla="*/ T72 w 6100"/>
                              <a:gd name="T74" fmla="+- 0 -1264 3336"/>
                              <a:gd name="T75" fmla="*/ -1264 h 5820"/>
                              <a:gd name="T76" fmla="+- 0 10308 43420"/>
                              <a:gd name="T77" fmla="*/ T76 w 6100"/>
                              <a:gd name="T78" fmla="+- 0 -1251 3336"/>
                              <a:gd name="T79" fmla="*/ -1251 h 5820"/>
                              <a:gd name="T80" fmla="+- 0 10611 43420"/>
                              <a:gd name="T81" fmla="*/ T80 w 6100"/>
                              <a:gd name="T82" fmla="+- 0 -1264 3336"/>
                              <a:gd name="T83" fmla="*/ -1264 h 5820"/>
                              <a:gd name="T84" fmla="+- 0 10611 43420"/>
                              <a:gd name="T85" fmla="*/ T84 w 6100"/>
                              <a:gd name="T86" fmla="+- 0 -1251 3336"/>
                              <a:gd name="T87" fmla="*/ -1251 h 5820"/>
                              <a:gd name="T88" fmla="+- 0 10913 43420"/>
                              <a:gd name="T89" fmla="*/ T88 w 6100"/>
                              <a:gd name="T90" fmla="+- 0 -1264 3336"/>
                              <a:gd name="T91" fmla="*/ -1264 h 5820"/>
                              <a:gd name="T92" fmla="+- 0 10913 43420"/>
                              <a:gd name="T93" fmla="*/ T92 w 6100"/>
                              <a:gd name="T94" fmla="+- 0 -1251 3336"/>
                              <a:gd name="T95" fmla="*/ -1251 h 5820"/>
                              <a:gd name="T96" fmla="+- 0 9703 43420"/>
                              <a:gd name="T97" fmla="*/ T96 w 6100"/>
                              <a:gd name="T98" fmla="+- 0 34 3336"/>
                              <a:gd name="T99" fmla="*/ 34 h 5820"/>
                              <a:gd name="T100" fmla="+- 0 9703 43420"/>
                              <a:gd name="T101" fmla="*/ T100 w 6100"/>
                              <a:gd name="T102" fmla="+- 0 -1264 3336"/>
                              <a:gd name="T103" fmla="*/ -1264 h 5820"/>
                              <a:gd name="T104" fmla="+- 0 11064 43420"/>
                              <a:gd name="T105" fmla="*/ T104 w 6100"/>
                              <a:gd name="T106" fmla="+- 0 34 3336"/>
                              <a:gd name="T107" fmla="*/ 34 h 5820"/>
                              <a:gd name="T108" fmla="+- 0 11064 43420"/>
                              <a:gd name="T109" fmla="*/ T108 w 6100"/>
                              <a:gd name="T110" fmla="+- 0 -1264 3336"/>
                              <a:gd name="T111" fmla="*/ -1264 h 5820"/>
                              <a:gd name="T112" fmla="+- 0 9703 43420"/>
                              <a:gd name="T113" fmla="*/ T112 w 6100"/>
                              <a:gd name="T114" fmla="+- 0 -837 3336"/>
                              <a:gd name="T115" fmla="*/ -837 h 5820"/>
                              <a:gd name="T116" fmla="+- 0 9717 43420"/>
                              <a:gd name="T117" fmla="*/ T116 w 6100"/>
                              <a:gd name="T118" fmla="+- 0 -837 3336"/>
                              <a:gd name="T119" fmla="*/ -837 h 5820"/>
                              <a:gd name="T120" fmla="+- 0 11064 43420"/>
                              <a:gd name="T121" fmla="*/ T120 w 6100"/>
                              <a:gd name="T122" fmla="+- 0 -837 3336"/>
                              <a:gd name="T123" fmla="*/ -837 h 5820"/>
                              <a:gd name="T124" fmla="+- 0 11051 43420"/>
                              <a:gd name="T125" fmla="*/ T124 w 6100"/>
                              <a:gd name="T126" fmla="+- 0 -837 3336"/>
                              <a:gd name="T127" fmla="*/ -837 h 5820"/>
                              <a:gd name="T128" fmla="+- 0 9703 43420"/>
                              <a:gd name="T129" fmla="*/ T128 w 6100"/>
                              <a:gd name="T130" fmla="+- 0 -39 3336"/>
                              <a:gd name="T131" fmla="*/ -39 h 5820"/>
                              <a:gd name="T132" fmla="+- 0 9710 43420"/>
                              <a:gd name="T133" fmla="*/ T132 w 6100"/>
                              <a:gd name="T134" fmla="+- 0 -39 3336"/>
                              <a:gd name="T135" fmla="*/ -39 h 5820"/>
                              <a:gd name="T136" fmla="+- 0 9703 43420"/>
                              <a:gd name="T137" fmla="*/ T136 w 6100"/>
                              <a:gd name="T138" fmla="+- 0 -239 3336"/>
                              <a:gd name="T139" fmla="*/ -239 h 5820"/>
                              <a:gd name="T140" fmla="+- 0 9710 43420"/>
                              <a:gd name="T141" fmla="*/ T140 w 6100"/>
                              <a:gd name="T142" fmla="+- 0 -239 3336"/>
                              <a:gd name="T143" fmla="*/ -239 h 5820"/>
                              <a:gd name="T144" fmla="+- 0 9703 43420"/>
                              <a:gd name="T145" fmla="*/ T144 w 6100"/>
                              <a:gd name="T146" fmla="+- 0 -438 3336"/>
                              <a:gd name="T147" fmla="*/ -438 h 5820"/>
                              <a:gd name="T148" fmla="+- 0 9710 43420"/>
                              <a:gd name="T149" fmla="*/ T148 w 6100"/>
                              <a:gd name="T150" fmla="+- 0 -438 3336"/>
                              <a:gd name="T151" fmla="*/ -438 h 5820"/>
                              <a:gd name="T152" fmla="+- 0 9703 43420"/>
                              <a:gd name="T153" fmla="*/ T152 w 6100"/>
                              <a:gd name="T154" fmla="+- 0 -638 3336"/>
                              <a:gd name="T155" fmla="*/ -638 h 5820"/>
                              <a:gd name="T156" fmla="+- 0 9710 43420"/>
                              <a:gd name="T157" fmla="*/ T156 w 6100"/>
                              <a:gd name="T158" fmla="+- 0 -638 3336"/>
                              <a:gd name="T159" fmla="*/ -638 h 5820"/>
                              <a:gd name="T160" fmla="+- 0 9703 43420"/>
                              <a:gd name="T161" fmla="*/ T160 w 6100"/>
                              <a:gd name="T162" fmla="+- 0 -837 3336"/>
                              <a:gd name="T163" fmla="*/ -837 h 5820"/>
                              <a:gd name="T164" fmla="+- 0 9710 43420"/>
                              <a:gd name="T165" fmla="*/ T164 w 6100"/>
                              <a:gd name="T166" fmla="+- 0 -837 3336"/>
                              <a:gd name="T167" fmla="*/ -837 h 5820"/>
                              <a:gd name="T168" fmla="+- 0 9703 43420"/>
                              <a:gd name="T169" fmla="*/ T168 w 6100"/>
                              <a:gd name="T170" fmla="+- 0 -1036 3336"/>
                              <a:gd name="T171" fmla="*/ -1036 h 5820"/>
                              <a:gd name="T172" fmla="+- 0 9710 43420"/>
                              <a:gd name="T173" fmla="*/ T172 w 6100"/>
                              <a:gd name="T174" fmla="+- 0 -1036 3336"/>
                              <a:gd name="T175" fmla="*/ -1036 h 5820"/>
                              <a:gd name="T176" fmla="+- 0 9703 43420"/>
                              <a:gd name="T177" fmla="*/ T176 w 6100"/>
                              <a:gd name="T178" fmla="+- 0 -1236 3336"/>
                              <a:gd name="T179" fmla="*/ -1236 h 5820"/>
                              <a:gd name="T180" fmla="+- 0 9710 43420"/>
                              <a:gd name="T181" fmla="*/ T180 w 6100"/>
                              <a:gd name="T182" fmla="+- 0 -1236 3336"/>
                              <a:gd name="T183" fmla="*/ -1236 h 5820"/>
                              <a:gd name="T184" fmla="+- 0 11064 43420"/>
                              <a:gd name="T185" fmla="*/ T184 w 6100"/>
                              <a:gd name="T186" fmla="+- 0 -39 3336"/>
                              <a:gd name="T187" fmla="*/ -39 h 5820"/>
                              <a:gd name="T188" fmla="+- 0 11057 43420"/>
                              <a:gd name="T189" fmla="*/ T188 w 6100"/>
                              <a:gd name="T190" fmla="+- 0 -39 3336"/>
                              <a:gd name="T191" fmla="*/ -39 h 5820"/>
                              <a:gd name="T192" fmla="+- 0 11064 43420"/>
                              <a:gd name="T193" fmla="*/ T192 w 6100"/>
                              <a:gd name="T194" fmla="+- 0 -239 3336"/>
                              <a:gd name="T195" fmla="*/ -239 h 5820"/>
                              <a:gd name="T196" fmla="+- 0 11057 43420"/>
                              <a:gd name="T197" fmla="*/ T196 w 6100"/>
                              <a:gd name="T198" fmla="+- 0 -239 3336"/>
                              <a:gd name="T199" fmla="*/ -239 h 5820"/>
                              <a:gd name="T200" fmla="+- 0 11064 43420"/>
                              <a:gd name="T201" fmla="*/ T200 w 6100"/>
                              <a:gd name="T202" fmla="+- 0 -438 3336"/>
                              <a:gd name="T203" fmla="*/ -438 h 5820"/>
                              <a:gd name="T204" fmla="+- 0 11057 43420"/>
                              <a:gd name="T205" fmla="*/ T204 w 6100"/>
                              <a:gd name="T206" fmla="+- 0 -438 3336"/>
                              <a:gd name="T207" fmla="*/ -438 h 5820"/>
                              <a:gd name="T208" fmla="+- 0 11064 43420"/>
                              <a:gd name="T209" fmla="*/ T208 w 6100"/>
                              <a:gd name="T210" fmla="+- 0 -638 3336"/>
                              <a:gd name="T211" fmla="*/ -638 h 5820"/>
                              <a:gd name="T212" fmla="+- 0 11057 43420"/>
                              <a:gd name="T213" fmla="*/ T212 w 6100"/>
                              <a:gd name="T214" fmla="+- 0 -638 3336"/>
                              <a:gd name="T215" fmla="*/ -638 h 5820"/>
                              <a:gd name="T216" fmla="+- 0 11064 43420"/>
                              <a:gd name="T217" fmla="*/ T216 w 6100"/>
                              <a:gd name="T218" fmla="+- 0 -837 3336"/>
                              <a:gd name="T219" fmla="*/ -837 h 5820"/>
                              <a:gd name="T220" fmla="+- 0 11057 43420"/>
                              <a:gd name="T221" fmla="*/ T220 w 6100"/>
                              <a:gd name="T222" fmla="+- 0 -837 3336"/>
                              <a:gd name="T223" fmla="*/ -837 h 5820"/>
                              <a:gd name="T224" fmla="+- 0 11064 43420"/>
                              <a:gd name="T225" fmla="*/ T224 w 6100"/>
                              <a:gd name="T226" fmla="+- 0 -1036 3336"/>
                              <a:gd name="T227" fmla="*/ -1036 h 5820"/>
                              <a:gd name="T228" fmla="+- 0 11057 43420"/>
                              <a:gd name="T229" fmla="*/ T228 w 6100"/>
                              <a:gd name="T230" fmla="+- 0 -1036 3336"/>
                              <a:gd name="T231" fmla="*/ -1036 h 5820"/>
                              <a:gd name="T232" fmla="+- 0 11064 43420"/>
                              <a:gd name="T233" fmla="*/ T232 w 6100"/>
                              <a:gd name="T234" fmla="+- 0 -1236 3336"/>
                              <a:gd name="T235" fmla="*/ -1236 h 5820"/>
                              <a:gd name="T236" fmla="+- 0 11057 43420"/>
                              <a:gd name="T237" fmla="*/ T236 w 6100"/>
                              <a:gd name="T238" fmla="+- 0 -1236 3336"/>
                              <a:gd name="T239" fmla="*/ -1236 h 5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00" h="5820">
                                <a:moveTo>
                                  <a:pt x="-33717" y="-3302"/>
                                </a:moveTo>
                                <a:lnTo>
                                  <a:pt x="-32356" y="-3302"/>
                                </a:lnTo>
                                <a:moveTo>
                                  <a:pt x="-33717" y="-3302"/>
                                </a:moveTo>
                                <a:lnTo>
                                  <a:pt x="-33717" y="-3315"/>
                                </a:lnTo>
                                <a:moveTo>
                                  <a:pt x="-33414" y="-3302"/>
                                </a:moveTo>
                                <a:lnTo>
                                  <a:pt x="-33414" y="-3315"/>
                                </a:lnTo>
                                <a:moveTo>
                                  <a:pt x="-33112" y="-3302"/>
                                </a:moveTo>
                                <a:lnTo>
                                  <a:pt x="-33112" y="-3315"/>
                                </a:lnTo>
                                <a:moveTo>
                                  <a:pt x="-32809" y="-3302"/>
                                </a:moveTo>
                                <a:lnTo>
                                  <a:pt x="-32809" y="-3315"/>
                                </a:lnTo>
                                <a:moveTo>
                                  <a:pt x="-32507" y="-3302"/>
                                </a:moveTo>
                                <a:lnTo>
                                  <a:pt x="-32507" y="-3315"/>
                                </a:lnTo>
                                <a:moveTo>
                                  <a:pt x="-33717" y="-4600"/>
                                </a:moveTo>
                                <a:lnTo>
                                  <a:pt x="-32356" y="-4600"/>
                                </a:lnTo>
                                <a:moveTo>
                                  <a:pt x="-33717" y="-4600"/>
                                </a:moveTo>
                                <a:lnTo>
                                  <a:pt x="-33717" y="-4587"/>
                                </a:lnTo>
                                <a:moveTo>
                                  <a:pt x="-33414" y="-4600"/>
                                </a:moveTo>
                                <a:lnTo>
                                  <a:pt x="-33414" y="-4587"/>
                                </a:lnTo>
                                <a:moveTo>
                                  <a:pt x="-33112" y="-4600"/>
                                </a:moveTo>
                                <a:lnTo>
                                  <a:pt x="-33112" y="-4587"/>
                                </a:lnTo>
                                <a:moveTo>
                                  <a:pt x="-32809" y="-4600"/>
                                </a:moveTo>
                                <a:lnTo>
                                  <a:pt x="-32809" y="-4587"/>
                                </a:lnTo>
                                <a:moveTo>
                                  <a:pt x="-32507" y="-4600"/>
                                </a:moveTo>
                                <a:lnTo>
                                  <a:pt x="-32507" y="-4587"/>
                                </a:lnTo>
                                <a:moveTo>
                                  <a:pt x="-33717" y="-3302"/>
                                </a:moveTo>
                                <a:lnTo>
                                  <a:pt x="-33717" y="-4600"/>
                                </a:lnTo>
                                <a:moveTo>
                                  <a:pt x="-32356" y="-3302"/>
                                </a:moveTo>
                                <a:lnTo>
                                  <a:pt x="-32356" y="-4600"/>
                                </a:lnTo>
                                <a:moveTo>
                                  <a:pt x="-33717" y="-4173"/>
                                </a:moveTo>
                                <a:lnTo>
                                  <a:pt x="-33703" y="-4173"/>
                                </a:lnTo>
                                <a:moveTo>
                                  <a:pt x="-32356" y="-4173"/>
                                </a:moveTo>
                                <a:lnTo>
                                  <a:pt x="-32369" y="-4173"/>
                                </a:lnTo>
                                <a:moveTo>
                                  <a:pt x="-33717" y="-3375"/>
                                </a:moveTo>
                                <a:lnTo>
                                  <a:pt x="-33710" y="-3375"/>
                                </a:lnTo>
                                <a:moveTo>
                                  <a:pt x="-33717" y="-3575"/>
                                </a:moveTo>
                                <a:lnTo>
                                  <a:pt x="-33710" y="-3575"/>
                                </a:lnTo>
                                <a:moveTo>
                                  <a:pt x="-33717" y="-3774"/>
                                </a:moveTo>
                                <a:lnTo>
                                  <a:pt x="-33710" y="-3774"/>
                                </a:lnTo>
                                <a:moveTo>
                                  <a:pt x="-33717" y="-3974"/>
                                </a:moveTo>
                                <a:lnTo>
                                  <a:pt x="-33710" y="-3974"/>
                                </a:lnTo>
                                <a:moveTo>
                                  <a:pt x="-33717" y="-4173"/>
                                </a:moveTo>
                                <a:lnTo>
                                  <a:pt x="-33710" y="-4173"/>
                                </a:lnTo>
                                <a:moveTo>
                                  <a:pt x="-33717" y="-4372"/>
                                </a:moveTo>
                                <a:lnTo>
                                  <a:pt x="-33710" y="-4372"/>
                                </a:lnTo>
                                <a:moveTo>
                                  <a:pt x="-33717" y="-4572"/>
                                </a:moveTo>
                                <a:lnTo>
                                  <a:pt x="-33710" y="-4572"/>
                                </a:lnTo>
                                <a:moveTo>
                                  <a:pt x="-32356" y="-3375"/>
                                </a:moveTo>
                                <a:lnTo>
                                  <a:pt x="-32363" y="-3375"/>
                                </a:lnTo>
                                <a:moveTo>
                                  <a:pt x="-32356" y="-3575"/>
                                </a:moveTo>
                                <a:lnTo>
                                  <a:pt x="-32363" y="-3575"/>
                                </a:lnTo>
                                <a:moveTo>
                                  <a:pt x="-32356" y="-3774"/>
                                </a:moveTo>
                                <a:lnTo>
                                  <a:pt x="-32363" y="-3774"/>
                                </a:lnTo>
                                <a:moveTo>
                                  <a:pt x="-32356" y="-3974"/>
                                </a:moveTo>
                                <a:lnTo>
                                  <a:pt x="-32363" y="-3974"/>
                                </a:lnTo>
                                <a:moveTo>
                                  <a:pt x="-32356" y="-4173"/>
                                </a:moveTo>
                                <a:lnTo>
                                  <a:pt x="-32363" y="-4173"/>
                                </a:lnTo>
                                <a:moveTo>
                                  <a:pt x="-32356" y="-4372"/>
                                </a:moveTo>
                                <a:lnTo>
                                  <a:pt x="-32363" y="-4372"/>
                                </a:lnTo>
                                <a:moveTo>
                                  <a:pt x="-32356" y="-4572"/>
                                </a:moveTo>
                                <a:lnTo>
                                  <a:pt x="-32363" y="-4572"/>
                                </a:lnTo>
                              </a:path>
                            </a:pathLst>
                          </a:custGeom>
                          <a:noFill/>
                          <a:ln w="2834">
                            <a:solidFill>
                              <a:srgbClr val="2525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30"/>
                        <wps:cNvSpPr>
                          <a:spLocks/>
                        </wps:cNvSpPr>
                        <wps:spPr bwMode="auto">
                          <a:xfrm>
                            <a:off x="9703" y="-607"/>
                            <a:ext cx="1362" cy="546"/>
                          </a:xfrm>
                          <a:custGeom>
                            <a:avLst/>
                            <a:gdLst>
                              <a:gd name="T0" fmla="+- 0 9703 9703"/>
                              <a:gd name="T1" fmla="*/ T0 w 1362"/>
                              <a:gd name="T2" fmla="+- 0 -61 -606"/>
                              <a:gd name="T3" fmla="*/ -61 h 546"/>
                              <a:gd name="T4" fmla="+- 0 9854 9703"/>
                              <a:gd name="T5" fmla="*/ T4 w 1362"/>
                              <a:gd name="T6" fmla="+- 0 -97 -606"/>
                              <a:gd name="T7" fmla="*/ -97 h 546"/>
                              <a:gd name="T8" fmla="+- 0 10006 9703"/>
                              <a:gd name="T9" fmla="*/ T8 w 1362"/>
                              <a:gd name="T10" fmla="+- 0 -125 -606"/>
                              <a:gd name="T11" fmla="*/ -125 h 546"/>
                              <a:gd name="T12" fmla="+- 0 10157 9703"/>
                              <a:gd name="T13" fmla="*/ T12 w 1362"/>
                              <a:gd name="T14" fmla="+- 0 -157 -606"/>
                              <a:gd name="T15" fmla="*/ -157 h 546"/>
                              <a:gd name="T16" fmla="+- 0 10308 9703"/>
                              <a:gd name="T17" fmla="*/ T16 w 1362"/>
                              <a:gd name="T18" fmla="+- 0 -189 -606"/>
                              <a:gd name="T19" fmla="*/ -189 h 546"/>
                              <a:gd name="T20" fmla="+- 0 10459 9703"/>
                              <a:gd name="T21" fmla="*/ T20 w 1362"/>
                              <a:gd name="T22" fmla="+- 0 -224 -606"/>
                              <a:gd name="T23" fmla="*/ -224 h 546"/>
                              <a:gd name="T24" fmla="+- 0 10611 9703"/>
                              <a:gd name="T25" fmla="*/ T24 w 1362"/>
                              <a:gd name="T26" fmla="+- 0 -261 -606"/>
                              <a:gd name="T27" fmla="*/ -261 h 546"/>
                              <a:gd name="T28" fmla="+- 0 10762 9703"/>
                              <a:gd name="T29" fmla="*/ T28 w 1362"/>
                              <a:gd name="T30" fmla="+- 0 -307 -606"/>
                              <a:gd name="T31" fmla="*/ -307 h 546"/>
                              <a:gd name="T32" fmla="+- 0 10913 9703"/>
                              <a:gd name="T33" fmla="*/ T32 w 1362"/>
                              <a:gd name="T34" fmla="+- 0 -380 -606"/>
                              <a:gd name="T35" fmla="*/ -380 h 546"/>
                              <a:gd name="T36" fmla="+- 0 11064 9703"/>
                              <a:gd name="T37" fmla="*/ T36 w 1362"/>
                              <a:gd name="T38" fmla="+- 0 -606 -606"/>
                              <a:gd name="T39" fmla="*/ -606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62" h="546">
                                <a:moveTo>
                                  <a:pt x="0" y="545"/>
                                </a:moveTo>
                                <a:lnTo>
                                  <a:pt x="151" y="509"/>
                                </a:lnTo>
                                <a:lnTo>
                                  <a:pt x="303" y="481"/>
                                </a:lnTo>
                                <a:lnTo>
                                  <a:pt x="454" y="449"/>
                                </a:lnTo>
                                <a:lnTo>
                                  <a:pt x="605" y="417"/>
                                </a:lnTo>
                                <a:lnTo>
                                  <a:pt x="756" y="382"/>
                                </a:lnTo>
                                <a:lnTo>
                                  <a:pt x="908" y="345"/>
                                </a:lnTo>
                                <a:lnTo>
                                  <a:pt x="1059" y="299"/>
                                </a:lnTo>
                                <a:lnTo>
                                  <a:pt x="1210" y="226"/>
                                </a:lnTo>
                                <a:lnTo>
                                  <a:pt x="1361" y="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29"/>
                        <wps:cNvSpPr>
                          <a:spLocks/>
                        </wps:cNvSpPr>
                        <wps:spPr bwMode="auto">
                          <a:xfrm>
                            <a:off x="-140" y="10235"/>
                            <a:ext cx="280" cy="280"/>
                          </a:xfrm>
                          <a:custGeom>
                            <a:avLst/>
                            <a:gdLst>
                              <a:gd name="T0" fmla="+- 0 9703 -140"/>
                              <a:gd name="T1" fmla="*/ T0 w 280"/>
                              <a:gd name="T2" fmla="+- 0 -92 10236"/>
                              <a:gd name="T3" fmla="*/ -92 h 280"/>
                              <a:gd name="T4" fmla="+- 0 9703 -140"/>
                              <a:gd name="T5" fmla="*/ T4 w 280"/>
                              <a:gd name="T6" fmla="+- 0 -29 10236"/>
                              <a:gd name="T7" fmla="*/ -29 h 280"/>
                              <a:gd name="T8" fmla="+- 0 9672 -140"/>
                              <a:gd name="T9" fmla="*/ T8 w 280"/>
                              <a:gd name="T10" fmla="+- 0 -61 10236"/>
                              <a:gd name="T11" fmla="*/ -61 h 280"/>
                              <a:gd name="T12" fmla="+- 0 9735 -140"/>
                              <a:gd name="T13" fmla="*/ T12 w 280"/>
                              <a:gd name="T14" fmla="+- 0 -61 10236"/>
                              <a:gd name="T15" fmla="*/ -61 h 280"/>
                            </a:gdLst>
                            <a:ahLst/>
                            <a:cxnLst>
                              <a:cxn ang="0">
                                <a:pos x="T1" y="T3"/>
                              </a:cxn>
                              <a:cxn ang="0">
                                <a:pos x="T5" y="T7"/>
                              </a:cxn>
                              <a:cxn ang="0">
                                <a:pos x="T9" y="T11"/>
                              </a:cxn>
                              <a:cxn ang="0">
                                <a:pos x="T13" y="T15"/>
                              </a:cxn>
                            </a:cxnLst>
                            <a:rect l="0" t="0" r="r" b="b"/>
                            <a:pathLst>
                              <a:path w="280" h="280">
                                <a:moveTo>
                                  <a:pt x="9843" y="-10328"/>
                                </a:moveTo>
                                <a:lnTo>
                                  <a:pt x="9843" y="-10265"/>
                                </a:lnTo>
                                <a:moveTo>
                                  <a:pt x="9812" y="-10297"/>
                                </a:moveTo>
                                <a:lnTo>
                                  <a:pt x="9875" y="-1029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AutoShape 28"/>
                        <wps:cNvSpPr>
                          <a:spLocks/>
                        </wps:cNvSpPr>
                        <wps:spPr bwMode="auto">
                          <a:xfrm>
                            <a:off x="-140" y="10235"/>
                            <a:ext cx="280" cy="280"/>
                          </a:xfrm>
                          <a:custGeom>
                            <a:avLst/>
                            <a:gdLst>
                              <a:gd name="T0" fmla="+- 0 9854 -140"/>
                              <a:gd name="T1" fmla="*/ T0 w 280"/>
                              <a:gd name="T2" fmla="+- 0 -128 10236"/>
                              <a:gd name="T3" fmla="*/ -128 h 280"/>
                              <a:gd name="T4" fmla="+- 0 9854 -140"/>
                              <a:gd name="T5" fmla="*/ T4 w 280"/>
                              <a:gd name="T6" fmla="+- 0 -66 10236"/>
                              <a:gd name="T7" fmla="*/ -66 h 280"/>
                              <a:gd name="T8" fmla="+- 0 9823 -140"/>
                              <a:gd name="T9" fmla="*/ T8 w 280"/>
                              <a:gd name="T10" fmla="+- 0 -97 10236"/>
                              <a:gd name="T11" fmla="*/ -97 h 280"/>
                              <a:gd name="T12" fmla="+- 0 9886 -140"/>
                              <a:gd name="T13" fmla="*/ T12 w 280"/>
                              <a:gd name="T14" fmla="+- 0 -97 10236"/>
                              <a:gd name="T15" fmla="*/ -97 h 280"/>
                            </a:gdLst>
                            <a:ahLst/>
                            <a:cxnLst>
                              <a:cxn ang="0">
                                <a:pos x="T1" y="T3"/>
                              </a:cxn>
                              <a:cxn ang="0">
                                <a:pos x="T5" y="T7"/>
                              </a:cxn>
                              <a:cxn ang="0">
                                <a:pos x="T9" y="T11"/>
                              </a:cxn>
                              <a:cxn ang="0">
                                <a:pos x="T13" y="T15"/>
                              </a:cxn>
                            </a:cxnLst>
                            <a:rect l="0" t="0" r="r" b="b"/>
                            <a:pathLst>
                              <a:path w="280" h="280">
                                <a:moveTo>
                                  <a:pt x="9994" y="-10364"/>
                                </a:moveTo>
                                <a:lnTo>
                                  <a:pt x="9994" y="-10302"/>
                                </a:lnTo>
                                <a:moveTo>
                                  <a:pt x="9963" y="-10333"/>
                                </a:moveTo>
                                <a:lnTo>
                                  <a:pt x="10026" y="-1033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27"/>
                        <wps:cNvSpPr>
                          <a:spLocks/>
                        </wps:cNvSpPr>
                        <wps:spPr bwMode="auto">
                          <a:xfrm>
                            <a:off x="-140" y="10235"/>
                            <a:ext cx="280" cy="280"/>
                          </a:xfrm>
                          <a:custGeom>
                            <a:avLst/>
                            <a:gdLst>
                              <a:gd name="T0" fmla="+- 0 10006 -140"/>
                              <a:gd name="T1" fmla="*/ T0 w 280"/>
                              <a:gd name="T2" fmla="+- 0 -157 10236"/>
                              <a:gd name="T3" fmla="*/ -157 h 280"/>
                              <a:gd name="T4" fmla="+- 0 10006 -140"/>
                              <a:gd name="T5" fmla="*/ T4 w 280"/>
                              <a:gd name="T6" fmla="+- 0 -94 10236"/>
                              <a:gd name="T7" fmla="*/ -94 h 280"/>
                              <a:gd name="T8" fmla="+- 0 9974 -140"/>
                              <a:gd name="T9" fmla="*/ T8 w 280"/>
                              <a:gd name="T10" fmla="+- 0 -125 10236"/>
                              <a:gd name="T11" fmla="*/ -125 h 280"/>
                              <a:gd name="T12" fmla="+- 0 10037 -140"/>
                              <a:gd name="T13" fmla="*/ T12 w 280"/>
                              <a:gd name="T14" fmla="+- 0 -125 10236"/>
                              <a:gd name="T15" fmla="*/ -125 h 280"/>
                            </a:gdLst>
                            <a:ahLst/>
                            <a:cxnLst>
                              <a:cxn ang="0">
                                <a:pos x="T1" y="T3"/>
                              </a:cxn>
                              <a:cxn ang="0">
                                <a:pos x="T5" y="T7"/>
                              </a:cxn>
                              <a:cxn ang="0">
                                <a:pos x="T9" y="T11"/>
                              </a:cxn>
                              <a:cxn ang="0">
                                <a:pos x="T13" y="T15"/>
                              </a:cxn>
                            </a:cxnLst>
                            <a:rect l="0" t="0" r="r" b="b"/>
                            <a:pathLst>
                              <a:path w="280" h="280">
                                <a:moveTo>
                                  <a:pt x="10146" y="-10393"/>
                                </a:moveTo>
                                <a:lnTo>
                                  <a:pt x="10146" y="-10330"/>
                                </a:lnTo>
                                <a:moveTo>
                                  <a:pt x="10114" y="-10361"/>
                                </a:moveTo>
                                <a:lnTo>
                                  <a:pt x="10177" y="-1036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26"/>
                        <wps:cNvSpPr>
                          <a:spLocks/>
                        </wps:cNvSpPr>
                        <wps:spPr bwMode="auto">
                          <a:xfrm>
                            <a:off x="-140" y="10235"/>
                            <a:ext cx="280" cy="280"/>
                          </a:xfrm>
                          <a:custGeom>
                            <a:avLst/>
                            <a:gdLst>
                              <a:gd name="T0" fmla="+- 0 10157 -140"/>
                              <a:gd name="T1" fmla="*/ T0 w 280"/>
                              <a:gd name="T2" fmla="+- 0 -188 10236"/>
                              <a:gd name="T3" fmla="*/ -188 h 280"/>
                              <a:gd name="T4" fmla="+- 0 10157 -140"/>
                              <a:gd name="T5" fmla="*/ T4 w 280"/>
                              <a:gd name="T6" fmla="+- 0 -126 10236"/>
                              <a:gd name="T7" fmla="*/ -126 h 280"/>
                              <a:gd name="T8" fmla="+- 0 10126 -140"/>
                              <a:gd name="T9" fmla="*/ T8 w 280"/>
                              <a:gd name="T10" fmla="+- 0 -157 10236"/>
                              <a:gd name="T11" fmla="*/ -157 h 280"/>
                              <a:gd name="T12" fmla="+- 0 10188 -140"/>
                              <a:gd name="T13" fmla="*/ T12 w 280"/>
                              <a:gd name="T14" fmla="+- 0 -157 10236"/>
                              <a:gd name="T15" fmla="*/ -157 h 280"/>
                            </a:gdLst>
                            <a:ahLst/>
                            <a:cxnLst>
                              <a:cxn ang="0">
                                <a:pos x="T1" y="T3"/>
                              </a:cxn>
                              <a:cxn ang="0">
                                <a:pos x="T5" y="T7"/>
                              </a:cxn>
                              <a:cxn ang="0">
                                <a:pos x="T9" y="T11"/>
                              </a:cxn>
                              <a:cxn ang="0">
                                <a:pos x="T13" y="T15"/>
                              </a:cxn>
                            </a:cxnLst>
                            <a:rect l="0" t="0" r="r" b="b"/>
                            <a:pathLst>
                              <a:path w="280" h="280">
                                <a:moveTo>
                                  <a:pt x="10297" y="-10424"/>
                                </a:moveTo>
                                <a:lnTo>
                                  <a:pt x="10297" y="-10362"/>
                                </a:lnTo>
                                <a:moveTo>
                                  <a:pt x="10266" y="-10393"/>
                                </a:moveTo>
                                <a:lnTo>
                                  <a:pt x="10328" y="-1039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25"/>
                        <wps:cNvSpPr>
                          <a:spLocks/>
                        </wps:cNvSpPr>
                        <wps:spPr bwMode="auto">
                          <a:xfrm>
                            <a:off x="-140" y="10235"/>
                            <a:ext cx="280" cy="280"/>
                          </a:xfrm>
                          <a:custGeom>
                            <a:avLst/>
                            <a:gdLst>
                              <a:gd name="T0" fmla="+- 0 10308 -140"/>
                              <a:gd name="T1" fmla="*/ T0 w 280"/>
                              <a:gd name="T2" fmla="+- 0 -220 10236"/>
                              <a:gd name="T3" fmla="*/ -220 h 280"/>
                              <a:gd name="T4" fmla="+- 0 10308 -140"/>
                              <a:gd name="T5" fmla="*/ T4 w 280"/>
                              <a:gd name="T6" fmla="+- 0 -158 10236"/>
                              <a:gd name="T7" fmla="*/ -158 h 280"/>
                              <a:gd name="T8" fmla="+- 0 10277 -140"/>
                              <a:gd name="T9" fmla="*/ T8 w 280"/>
                              <a:gd name="T10" fmla="+- 0 -189 10236"/>
                              <a:gd name="T11" fmla="*/ -189 h 280"/>
                              <a:gd name="T12" fmla="+- 0 10339 -140"/>
                              <a:gd name="T13" fmla="*/ T12 w 280"/>
                              <a:gd name="T14" fmla="+- 0 -189 10236"/>
                              <a:gd name="T15" fmla="*/ -189 h 280"/>
                            </a:gdLst>
                            <a:ahLst/>
                            <a:cxnLst>
                              <a:cxn ang="0">
                                <a:pos x="T1" y="T3"/>
                              </a:cxn>
                              <a:cxn ang="0">
                                <a:pos x="T5" y="T7"/>
                              </a:cxn>
                              <a:cxn ang="0">
                                <a:pos x="T9" y="T11"/>
                              </a:cxn>
                              <a:cxn ang="0">
                                <a:pos x="T13" y="T15"/>
                              </a:cxn>
                            </a:cxnLst>
                            <a:rect l="0" t="0" r="r" b="b"/>
                            <a:pathLst>
                              <a:path w="280" h="280">
                                <a:moveTo>
                                  <a:pt x="10448" y="-10456"/>
                                </a:moveTo>
                                <a:lnTo>
                                  <a:pt x="10448" y="-10394"/>
                                </a:lnTo>
                                <a:moveTo>
                                  <a:pt x="10417" y="-10425"/>
                                </a:moveTo>
                                <a:lnTo>
                                  <a:pt x="10479" y="-10425"/>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24"/>
                        <wps:cNvSpPr>
                          <a:spLocks/>
                        </wps:cNvSpPr>
                        <wps:spPr bwMode="auto">
                          <a:xfrm>
                            <a:off x="-140" y="10235"/>
                            <a:ext cx="280" cy="280"/>
                          </a:xfrm>
                          <a:custGeom>
                            <a:avLst/>
                            <a:gdLst>
                              <a:gd name="T0" fmla="+- 0 10459 -140"/>
                              <a:gd name="T1" fmla="*/ T0 w 280"/>
                              <a:gd name="T2" fmla="+- 0 -255 10236"/>
                              <a:gd name="T3" fmla="*/ -255 h 280"/>
                              <a:gd name="T4" fmla="+- 0 10459 -140"/>
                              <a:gd name="T5" fmla="*/ T4 w 280"/>
                              <a:gd name="T6" fmla="+- 0 -192 10236"/>
                              <a:gd name="T7" fmla="*/ -192 h 280"/>
                              <a:gd name="T8" fmla="+- 0 10428 -140"/>
                              <a:gd name="T9" fmla="*/ T8 w 280"/>
                              <a:gd name="T10" fmla="+- 0 -224 10236"/>
                              <a:gd name="T11" fmla="*/ -224 h 280"/>
                              <a:gd name="T12" fmla="+- 0 10491 -140"/>
                              <a:gd name="T13" fmla="*/ T12 w 280"/>
                              <a:gd name="T14" fmla="+- 0 -224 10236"/>
                              <a:gd name="T15" fmla="*/ -224 h 280"/>
                            </a:gdLst>
                            <a:ahLst/>
                            <a:cxnLst>
                              <a:cxn ang="0">
                                <a:pos x="T1" y="T3"/>
                              </a:cxn>
                              <a:cxn ang="0">
                                <a:pos x="T5" y="T7"/>
                              </a:cxn>
                              <a:cxn ang="0">
                                <a:pos x="T9" y="T11"/>
                              </a:cxn>
                              <a:cxn ang="0">
                                <a:pos x="T13" y="T15"/>
                              </a:cxn>
                            </a:cxnLst>
                            <a:rect l="0" t="0" r="r" b="b"/>
                            <a:pathLst>
                              <a:path w="280" h="280">
                                <a:moveTo>
                                  <a:pt x="10599" y="-10491"/>
                                </a:moveTo>
                                <a:lnTo>
                                  <a:pt x="10599" y="-10428"/>
                                </a:lnTo>
                                <a:moveTo>
                                  <a:pt x="10568" y="-10460"/>
                                </a:moveTo>
                                <a:lnTo>
                                  <a:pt x="10631" y="-10460"/>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23"/>
                        <wps:cNvSpPr>
                          <a:spLocks/>
                        </wps:cNvSpPr>
                        <wps:spPr bwMode="auto">
                          <a:xfrm>
                            <a:off x="-140" y="10235"/>
                            <a:ext cx="280" cy="280"/>
                          </a:xfrm>
                          <a:custGeom>
                            <a:avLst/>
                            <a:gdLst>
                              <a:gd name="T0" fmla="+- 0 10611 -140"/>
                              <a:gd name="T1" fmla="*/ T0 w 280"/>
                              <a:gd name="T2" fmla="+- 0 -292 10236"/>
                              <a:gd name="T3" fmla="*/ -292 h 280"/>
                              <a:gd name="T4" fmla="+- 0 10611 -140"/>
                              <a:gd name="T5" fmla="*/ T4 w 280"/>
                              <a:gd name="T6" fmla="+- 0 -230 10236"/>
                              <a:gd name="T7" fmla="*/ -230 h 280"/>
                              <a:gd name="T8" fmla="+- 0 10579 -140"/>
                              <a:gd name="T9" fmla="*/ T8 w 280"/>
                              <a:gd name="T10" fmla="+- 0 -261 10236"/>
                              <a:gd name="T11" fmla="*/ -261 h 280"/>
                              <a:gd name="T12" fmla="+- 0 10642 -140"/>
                              <a:gd name="T13" fmla="*/ T12 w 280"/>
                              <a:gd name="T14" fmla="+- 0 -261 10236"/>
                              <a:gd name="T15" fmla="*/ -261 h 280"/>
                            </a:gdLst>
                            <a:ahLst/>
                            <a:cxnLst>
                              <a:cxn ang="0">
                                <a:pos x="T1" y="T3"/>
                              </a:cxn>
                              <a:cxn ang="0">
                                <a:pos x="T5" y="T7"/>
                              </a:cxn>
                              <a:cxn ang="0">
                                <a:pos x="T9" y="T11"/>
                              </a:cxn>
                              <a:cxn ang="0">
                                <a:pos x="T13" y="T15"/>
                              </a:cxn>
                            </a:cxnLst>
                            <a:rect l="0" t="0" r="r" b="b"/>
                            <a:pathLst>
                              <a:path w="280" h="280">
                                <a:moveTo>
                                  <a:pt x="10751" y="-10528"/>
                                </a:moveTo>
                                <a:lnTo>
                                  <a:pt x="10751" y="-10466"/>
                                </a:lnTo>
                                <a:moveTo>
                                  <a:pt x="10719" y="-10497"/>
                                </a:moveTo>
                                <a:lnTo>
                                  <a:pt x="10782" y="-10497"/>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22"/>
                        <wps:cNvSpPr>
                          <a:spLocks/>
                        </wps:cNvSpPr>
                        <wps:spPr bwMode="auto">
                          <a:xfrm>
                            <a:off x="-140" y="10235"/>
                            <a:ext cx="280" cy="280"/>
                          </a:xfrm>
                          <a:custGeom>
                            <a:avLst/>
                            <a:gdLst>
                              <a:gd name="T0" fmla="+- 0 10762 -140"/>
                              <a:gd name="T1" fmla="*/ T0 w 280"/>
                              <a:gd name="T2" fmla="+- 0 -338 10236"/>
                              <a:gd name="T3" fmla="*/ -338 h 280"/>
                              <a:gd name="T4" fmla="+- 0 10762 -140"/>
                              <a:gd name="T5" fmla="*/ T4 w 280"/>
                              <a:gd name="T6" fmla="+- 0 -276 10236"/>
                              <a:gd name="T7" fmla="*/ -276 h 280"/>
                              <a:gd name="T8" fmla="+- 0 10731 -140"/>
                              <a:gd name="T9" fmla="*/ T8 w 280"/>
                              <a:gd name="T10" fmla="+- 0 -307 10236"/>
                              <a:gd name="T11" fmla="*/ -307 h 280"/>
                              <a:gd name="T12" fmla="+- 0 10793 -140"/>
                              <a:gd name="T13" fmla="*/ T12 w 280"/>
                              <a:gd name="T14" fmla="+- 0 -307 10236"/>
                              <a:gd name="T15" fmla="*/ -307 h 280"/>
                            </a:gdLst>
                            <a:ahLst/>
                            <a:cxnLst>
                              <a:cxn ang="0">
                                <a:pos x="T1" y="T3"/>
                              </a:cxn>
                              <a:cxn ang="0">
                                <a:pos x="T5" y="T7"/>
                              </a:cxn>
                              <a:cxn ang="0">
                                <a:pos x="T9" y="T11"/>
                              </a:cxn>
                              <a:cxn ang="0">
                                <a:pos x="T13" y="T15"/>
                              </a:cxn>
                            </a:cxnLst>
                            <a:rect l="0" t="0" r="r" b="b"/>
                            <a:pathLst>
                              <a:path w="280" h="280">
                                <a:moveTo>
                                  <a:pt x="10902" y="-10574"/>
                                </a:moveTo>
                                <a:lnTo>
                                  <a:pt x="10902" y="-10512"/>
                                </a:lnTo>
                                <a:moveTo>
                                  <a:pt x="10871" y="-10543"/>
                                </a:moveTo>
                                <a:lnTo>
                                  <a:pt x="10933" y="-10543"/>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21"/>
                        <wps:cNvSpPr>
                          <a:spLocks/>
                        </wps:cNvSpPr>
                        <wps:spPr bwMode="auto">
                          <a:xfrm>
                            <a:off x="-140" y="10235"/>
                            <a:ext cx="280" cy="280"/>
                          </a:xfrm>
                          <a:custGeom>
                            <a:avLst/>
                            <a:gdLst>
                              <a:gd name="T0" fmla="+- 0 10913 -140"/>
                              <a:gd name="T1" fmla="*/ T0 w 280"/>
                              <a:gd name="T2" fmla="+- 0 -411 10236"/>
                              <a:gd name="T3" fmla="*/ -411 h 280"/>
                              <a:gd name="T4" fmla="+- 0 10913 -140"/>
                              <a:gd name="T5" fmla="*/ T4 w 280"/>
                              <a:gd name="T6" fmla="+- 0 -349 10236"/>
                              <a:gd name="T7" fmla="*/ -349 h 280"/>
                              <a:gd name="T8" fmla="+- 0 10882 -140"/>
                              <a:gd name="T9" fmla="*/ T8 w 280"/>
                              <a:gd name="T10" fmla="+- 0 -380 10236"/>
                              <a:gd name="T11" fmla="*/ -380 h 280"/>
                              <a:gd name="T12" fmla="+- 0 10944 -140"/>
                              <a:gd name="T13" fmla="*/ T12 w 280"/>
                              <a:gd name="T14" fmla="+- 0 -380 10236"/>
                              <a:gd name="T15" fmla="*/ -380 h 280"/>
                            </a:gdLst>
                            <a:ahLst/>
                            <a:cxnLst>
                              <a:cxn ang="0">
                                <a:pos x="T1" y="T3"/>
                              </a:cxn>
                              <a:cxn ang="0">
                                <a:pos x="T5" y="T7"/>
                              </a:cxn>
                              <a:cxn ang="0">
                                <a:pos x="T9" y="T11"/>
                              </a:cxn>
                              <a:cxn ang="0">
                                <a:pos x="T13" y="T15"/>
                              </a:cxn>
                            </a:cxnLst>
                            <a:rect l="0" t="0" r="r" b="b"/>
                            <a:pathLst>
                              <a:path w="280" h="280">
                                <a:moveTo>
                                  <a:pt x="11053" y="-10647"/>
                                </a:moveTo>
                                <a:lnTo>
                                  <a:pt x="11053" y="-10585"/>
                                </a:lnTo>
                                <a:moveTo>
                                  <a:pt x="11022" y="-10616"/>
                                </a:moveTo>
                                <a:lnTo>
                                  <a:pt x="11084" y="-10616"/>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0"/>
                        <wps:cNvSpPr>
                          <a:spLocks/>
                        </wps:cNvSpPr>
                        <wps:spPr bwMode="auto">
                          <a:xfrm>
                            <a:off x="-140" y="10235"/>
                            <a:ext cx="280" cy="280"/>
                          </a:xfrm>
                          <a:custGeom>
                            <a:avLst/>
                            <a:gdLst>
                              <a:gd name="T0" fmla="+- 0 11064 -140"/>
                              <a:gd name="T1" fmla="*/ T0 w 280"/>
                              <a:gd name="T2" fmla="+- 0 -637 10236"/>
                              <a:gd name="T3" fmla="*/ -637 h 280"/>
                              <a:gd name="T4" fmla="+- 0 11064 -140"/>
                              <a:gd name="T5" fmla="*/ T4 w 280"/>
                              <a:gd name="T6" fmla="+- 0 -575 10236"/>
                              <a:gd name="T7" fmla="*/ -575 h 280"/>
                              <a:gd name="T8" fmla="+- 0 11033 -140"/>
                              <a:gd name="T9" fmla="*/ T8 w 280"/>
                              <a:gd name="T10" fmla="+- 0 -606 10236"/>
                              <a:gd name="T11" fmla="*/ -606 h 280"/>
                              <a:gd name="T12" fmla="+- 0 11096 -140"/>
                              <a:gd name="T13" fmla="*/ T12 w 280"/>
                              <a:gd name="T14" fmla="+- 0 -606 10236"/>
                              <a:gd name="T15" fmla="*/ -606 h 280"/>
                            </a:gdLst>
                            <a:ahLst/>
                            <a:cxnLst>
                              <a:cxn ang="0">
                                <a:pos x="T1" y="T3"/>
                              </a:cxn>
                              <a:cxn ang="0">
                                <a:pos x="T5" y="T7"/>
                              </a:cxn>
                              <a:cxn ang="0">
                                <a:pos x="T9" y="T11"/>
                              </a:cxn>
                              <a:cxn ang="0">
                                <a:pos x="T13" y="T15"/>
                              </a:cxn>
                            </a:cxnLst>
                            <a:rect l="0" t="0" r="r" b="b"/>
                            <a:pathLst>
                              <a:path w="280" h="280">
                                <a:moveTo>
                                  <a:pt x="11204" y="-10873"/>
                                </a:moveTo>
                                <a:lnTo>
                                  <a:pt x="11204" y="-10811"/>
                                </a:lnTo>
                                <a:moveTo>
                                  <a:pt x="11173" y="-10842"/>
                                </a:moveTo>
                                <a:lnTo>
                                  <a:pt x="11236" y="-10842"/>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19"/>
                        <wps:cNvCnPr>
                          <a:cxnSpLocks noChangeShapeType="1"/>
                        </wps:cNvCnPr>
                        <wps:spPr bwMode="auto">
                          <a:xfrm>
                            <a:off x="9694" y="-1167"/>
                            <a:ext cx="1379" cy="0"/>
                          </a:xfrm>
                          <a:prstGeom prst="line">
                            <a:avLst/>
                          </a:prstGeom>
                          <a:noFill/>
                          <a:ln w="13265">
                            <a:solidFill>
                              <a:srgbClr val="D95318"/>
                            </a:solidFill>
                            <a:prstDash val="lgDash"/>
                            <a:round/>
                            <a:headEnd/>
                            <a:tailEnd/>
                          </a:ln>
                          <a:extLst>
                            <a:ext uri="{909E8E84-426E-40DD-AFC4-6F175D3DCCD1}">
                              <a14:hiddenFill xmlns:a14="http://schemas.microsoft.com/office/drawing/2010/main">
                                <a:noFill/>
                              </a14:hiddenFill>
                            </a:ext>
                          </a:extLst>
                        </wps:spPr>
                        <wps:bodyPr/>
                      </wps:wsp>
                      <wps:wsp>
                        <wps:cNvPr id="23" name="Freeform 18"/>
                        <wps:cNvSpPr>
                          <a:spLocks/>
                        </wps:cNvSpPr>
                        <wps:spPr bwMode="auto">
                          <a:xfrm>
                            <a:off x="9672" y="-1199"/>
                            <a:ext cx="63" cy="63"/>
                          </a:xfrm>
                          <a:custGeom>
                            <a:avLst/>
                            <a:gdLst>
                              <a:gd name="T0" fmla="+- 0 9735 9672"/>
                              <a:gd name="T1" fmla="*/ T0 w 63"/>
                              <a:gd name="T2" fmla="+- 0 -1167 -1199"/>
                              <a:gd name="T3" fmla="*/ -1167 h 63"/>
                              <a:gd name="T4" fmla="+- 0 9732 9672"/>
                              <a:gd name="T5" fmla="*/ T4 w 63"/>
                              <a:gd name="T6" fmla="+- 0 -1180 -1199"/>
                              <a:gd name="T7" fmla="*/ -1180 h 63"/>
                              <a:gd name="T8" fmla="+- 0 9725 9672"/>
                              <a:gd name="T9" fmla="*/ T8 w 63"/>
                              <a:gd name="T10" fmla="+- 0 -1190 -1199"/>
                              <a:gd name="T11" fmla="*/ -1190 h 63"/>
                              <a:gd name="T12" fmla="+- 0 9715 9672"/>
                              <a:gd name="T13" fmla="*/ T12 w 63"/>
                              <a:gd name="T14" fmla="+- 0 -1196 -1199"/>
                              <a:gd name="T15" fmla="*/ -1196 h 63"/>
                              <a:gd name="T16" fmla="+- 0 9703 9672"/>
                              <a:gd name="T17" fmla="*/ T16 w 63"/>
                              <a:gd name="T18" fmla="+- 0 -1199 -1199"/>
                              <a:gd name="T19" fmla="*/ -1199 h 63"/>
                              <a:gd name="T20" fmla="+- 0 9691 9672"/>
                              <a:gd name="T21" fmla="*/ T20 w 63"/>
                              <a:gd name="T22" fmla="+- 0 -1196 -1199"/>
                              <a:gd name="T23" fmla="*/ -1196 h 63"/>
                              <a:gd name="T24" fmla="+- 0 9681 9672"/>
                              <a:gd name="T25" fmla="*/ T24 w 63"/>
                              <a:gd name="T26" fmla="+- 0 -1190 -1199"/>
                              <a:gd name="T27" fmla="*/ -1190 h 63"/>
                              <a:gd name="T28" fmla="+- 0 9674 9672"/>
                              <a:gd name="T29" fmla="*/ T28 w 63"/>
                              <a:gd name="T30" fmla="+- 0 -1180 -1199"/>
                              <a:gd name="T31" fmla="*/ -1180 h 63"/>
                              <a:gd name="T32" fmla="+- 0 9672 9672"/>
                              <a:gd name="T33" fmla="*/ T32 w 63"/>
                              <a:gd name="T34" fmla="+- 0 -1167 -1199"/>
                              <a:gd name="T35" fmla="*/ -1167 h 63"/>
                              <a:gd name="T36" fmla="+- 0 9674 9672"/>
                              <a:gd name="T37" fmla="*/ T36 w 63"/>
                              <a:gd name="T38" fmla="+- 0 -1155 -1199"/>
                              <a:gd name="T39" fmla="*/ -1155 h 63"/>
                              <a:gd name="T40" fmla="+- 0 9681 9672"/>
                              <a:gd name="T41" fmla="*/ T40 w 63"/>
                              <a:gd name="T42" fmla="+- 0 -1145 -1199"/>
                              <a:gd name="T43" fmla="*/ -1145 h 63"/>
                              <a:gd name="T44" fmla="+- 0 9691 9672"/>
                              <a:gd name="T45" fmla="*/ T44 w 63"/>
                              <a:gd name="T46" fmla="+- 0 -1139 -1199"/>
                              <a:gd name="T47" fmla="*/ -1139 h 63"/>
                              <a:gd name="T48" fmla="+- 0 9703 9672"/>
                              <a:gd name="T49" fmla="*/ T48 w 63"/>
                              <a:gd name="T50" fmla="+- 0 -1136 -1199"/>
                              <a:gd name="T51" fmla="*/ -1136 h 63"/>
                              <a:gd name="T52" fmla="+- 0 9715 9672"/>
                              <a:gd name="T53" fmla="*/ T52 w 63"/>
                              <a:gd name="T54" fmla="+- 0 -1139 -1199"/>
                              <a:gd name="T55" fmla="*/ -1139 h 63"/>
                              <a:gd name="T56" fmla="+- 0 9725 9672"/>
                              <a:gd name="T57" fmla="*/ T56 w 63"/>
                              <a:gd name="T58" fmla="+- 0 -1145 -1199"/>
                              <a:gd name="T59" fmla="*/ -1145 h 63"/>
                              <a:gd name="T60" fmla="+- 0 9732 9672"/>
                              <a:gd name="T61" fmla="*/ T60 w 63"/>
                              <a:gd name="T62" fmla="+- 0 -1155 -1199"/>
                              <a:gd name="T63" fmla="*/ -1155 h 63"/>
                              <a:gd name="T64" fmla="+- 0 9735 9672"/>
                              <a:gd name="T65" fmla="*/ T64 w 63"/>
                              <a:gd name="T66" fmla="+- 0 -1167 -1199"/>
                              <a:gd name="T67" fmla="*/ -116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9"/>
                                </a:lnTo>
                                <a:lnTo>
                                  <a:pt x="43" y="3"/>
                                </a:lnTo>
                                <a:lnTo>
                                  <a:pt x="31" y="0"/>
                                </a:lnTo>
                                <a:lnTo>
                                  <a:pt x="19" y="3"/>
                                </a:lnTo>
                                <a:lnTo>
                                  <a:pt x="9" y="9"/>
                                </a:lnTo>
                                <a:lnTo>
                                  <a:pt x="2" y="19"/>
                                </a:lnTo>
                                <a:lnTo>
                                  <a:pt x="0" y="32"/>
                                </a:lnTo>
                                <a:lnTo>
                                  <a:pt x="2" y="44"/>
                                </a:lnTo>
                                <a:lnTo>
                                  <a:pt x="9" y="54"/>
                                </a:lnTo>
                                <a:lnTo>
                                  <a:pt x="19" y="60"/>
                                </a:lnTo>
                                <a:lnTo>
                                  <a:pt x="31" y="63"/>
                                </a:lnTo>
                                <a:lnTo>
                                  <a:pt x="43" y="60"/>
                                </a:lnTo>
                                <a:lnTo>
                                  <a:pt x="53"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7"/>
                        <wps:cNvSpPr>
                          <a:spLocks/>
                        </wps:cNvSpPr>
                        <wps:spPr bwMode="auto">
                          <a:xfrm>
                            <a:off x="9823" y="-1200"/>
                            <a:ext cx="63" cy="63"/>
                          </a:xfrm>
                          <a:custGeom>
                            <a:avLst/>
                            <a:gdLst>
                              <a:gd name="T0" fmla="+- 0 9886 9823"/>
                              <a:gd name="T1" fmla="*/ T0 w 63"/>
                              <a:gd name="T2" fmla="+- 0 -1169 -1200"/>
                              <a:gd name="T3" fmla="*/ -1169 h 63"/>
                              <a:gd name="T4" fmla="+- 0 9883 9823"/>
                              <a:gd name="T5" fmla="*/ T4 w 63"/>
                              <a:gd name="T6" fmla="+- 0 -1181 -1200"/>
                              <a:gd name="T7" fmla="*/ -1181 h 63"/>
                              <a:gd name="T8" fmla="+- 0 9877 9823"/>
                              <a:gd name="T9" fmla="*/ T8 w 63"/>
                              <a:gd name="T10" fmla="+- 0 -1191 -1200"/>
                              <a:gd name="T11" fmla="*/ -1191 h 63"/>
                              <a:gd name="T12" fmla="+- 0 9867 9823"/>
                              <a:gd name="T13" fmla="*/ T12 w 63"/>
                              <a:gd name="T14" fmla="+- 0 -1198 -1200"/>
                              <a:gd name="T15" fmla="*/ -1198 h 63"/>
                              <a:gd name="T16" fmla="+- 0 9854 9823"/>
                              <a:gd name="T17" fmla="*/ T16 w 63"/>
                              <a:gd name="T18" fmla="+- 0 -1200 -1200"/>
                              <a:gd name="T19" fmla="*/ -1200 h 63"/>
                              <a:gd name="T20" fmla="+- 0 9842 9823"/>
                              <a:gd name="T21" fmla="*/ T20 w 63"/>
                              <a:gd name="T22" fmla="+- 0 -1198 -1200"/>
                              <a:gd name="T23" fmla="*/ -1198 h 63"/>
                              <a:gd name="T24" fmla="+- 0 9832 9823"/>
                              <a:gd name="T25" fmla="*/ T24 w 63"/>
                              <a:gd name="T26" fmla="+- 0 -1191 -1200"/>
                              <a:gd name="T27" fmla="*/ -1191 h 63"/>
                              <a:gd name="T28" fmla="+- 0 9826 9823"/>
                              <a:gd name="T29" fmla="*/ T28 w 63"/>
                              <a:gd name="T30" fmla="+- 0 -1181 -1200"/>
                              <a:gd name="T31" fmla="*/ -1181 h 63"/>
                              <a:gd name="T32" fmla="+- 0 9823 9823"/>
                              <a:gd name="T33" fmla="*/ T32 w 63"/>
                              <a:gd name="T34" fmla="+- 0 -1169 -1200"/>
                              <a:gd name="T35" fmla="*/ -1169 h 63"/>
                              <a:gd name="T36" fmla="+- 0 9826 9823"/>
                              <a:gd name="T37" fmla="*/ T36 w 63"/>
                              <a:gd name="T38" fmla="+- 0 -1157 -1200"/>
                              <a:gd name="T39" fmla="*/ -1157 h 63"/>
                              <a:gd name="T40" fmla="+- 0 9832 9823"/>
                              <a:gd name="T41" fmla="*/ T40 w 63"/>
                              <a:gd name="T42" fmla="+- 0 -1147 -1200"/>
                              <a:gd name="T43" fmla="*/ -1147 h 63"/>
                              <a:gd name="T44" fmla="+- 0 9842 9823"/>
                              <a:gd name="T45" fmla="*/ T44 w 63"/>
                              <a:gd name="T46" fmla="+- 0 -1140 -1200"/>
                              <a:gd name="T47" fmla="*/ -1140 h 63"/>
                              <a:gd name="T48" fmla="+- 0 9854 9823"/>
                              <a:gd name="T49" fmla="*/ T48 w 63"/>
                              <a:gd name="T50" fmla="+- 0 -1138 -1200"/>
                              <a:gd name="T51" fmla="*/ -1138 h 63"/>
                              <a:gd name="T52" fmla="+- 0 9867 9823"/>
                              <a:gd name="T53" fmla="*/ T52 w 63"/>
                              <a:gd name="T54" fmla="+- 0 -1140 -1200"/>
                              <a:gd name="T55" fmla="*/ -1140 h 63"/>
                              <a:gd name="T56" fmla="+- 0 9877 9823"/>
                              <a:gd name="T57" fmla="*/ T56 w 63"/>
                              <a:gd name="T58" fmla="+- 0 -1147 -1200"/>
                              <a:gd name="T59" fmla="*/ -1147 h 63"/>
                              <a:gd name="T60" fmla="+- 0 9883 9823"/>
                              <a:gd name="T61" fmla="*/ T60 w 63"/>
                              <a:gd name="T62" fmla="+- 0 -1157 -1200"/>
                              <a:gd name="T63" fmla="*/ -1157 h 63"/>
                              <a:gd name="T64" fmla="+- 0 9886 9823"/>
                              <a:gd name="T65" fmla="*/ T64 w 63"/>
                              <a:gd name="T66" fmla="+- 0 -1169 -1200"/>
                              <a:gd name="T67" fmla="*/ -116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1" y="0"/>
                                </a:lnTo>
                                <a:lnTo>
                                  <a:pt x="19" y="2"/>
                                </a:lnTo>
                                <a:lnTo>
                                  <a:pt x="9" y="9"/>
                                </a:lnTo>
                                <a:lnTo>
                                  <a:pt x="3" y="19"/>
                                </a:lnTo>
                                <a:lnTo>
                                  <a:pt x="0" y="31"/>
                                </a:lnTo>
                                <a:lnTo>
                                  <a:pt x="3" y="43"/>
                                </a:lnTo>
                                <a:lnTo>
                                  <a:pt x="9" y="53"/>
                                </a:lnTo>
                                <a:lnTo>
                                  <a:pt x="19" y="60"/>
                                </a:lnTo>
                                <a:lnTo>
                                  <a:pt x="31"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6"/>
                        <wps:cNvSpPr>
                          <a:spLocks/>
                        </wps:cNvSpPr>
                        <wps:spPr bwMode="auto">
                          <a:xfrm>
                            <a:off x="9974" y="-1198"/>
                            <a:ext cx="63" cy="63"/>
                          </a:xfrm>
                          <a:custGeom>
                            <a:avLst/>
                            <a:gdLst>
                              <a:gd name="T0" fmla="+- 0 10037 9974"/>
                              <a:gd name="T1" fmla="*/ T0 w 63"/>
                              <a:gd name="T2" fmla="+- 0 -1166 -1197"/>
                              <a:gd name="T3" fmla="*/ -1166 h 63"/>
                              <a:gd name="T4" fmla="+- 0 10035 9974"/>
                              <a:gd name="T5" fmla="*/ T4 w 63"/>
                              <a:gd name="T6" fmla="+- 0 -1178 -1197"/>
                              <a:gd name="T7" fmla="*/ -1178 h 63"/>
                              <a:gd name="T8" fmla="+- 0 10028 9974"/>
                              <a:gd name="T9" fmla="*/ T8 w 63"/>
                              <a:gd name="T10" fmla="+- 0 -1188 -1197"/>
                              <a:gd name="T11" fmla="*/ -1188 h 63"/>
                              <a:gd name="T12" fmla="+- 0 10018 9974"/>
                              <a:gd name="T13" fmla="*/ T12 w 63"/>
                              <a:gd name="T14" fmla="+- 0 -1195 -1197"/>
                              <a:gd name="T15" fmla="*/ -1195 h 63"/>
                              <a:gd name="T16" fmla="+- 0 10006 9974"/>
                              <a:gd name="T17" fmla="*/ T16 w 63"/>
                              <a:gd name="T18" fmla="+- 0 -1197 -1197"/>
                              <a:gd name="T19" fmla="*/ -1197 h 63"/>
                              <a:gd name="T20" fmla="+- 0 9994 9974"/>
                              <a:gd name="T21" fmla="*/ T20 w 63"/>
                              <a:gd name="T22" fmla="+- 0 -1195 -1197"/>
                              <a:gd name="T23" fmla="*/ -1195 h 63"/>
                              <a:gd name="T24" fmla="+- 0 9984 9974"/>
                              <a:gd name="T25" fmla="*/ T24 w 63"/>
                              <a:gd name="T26" fmla="+- 0 -1188 -1197"/>
                              <a:gd name="T27" fmla="*/ -1188 h 63"/>
                              <a:gd name="T28" fmla="+- 0 9977 9974"/>
                              <a:gd name="T29" fmla="*/ T28 w 63"/>
                              <a:gd name="T30" fmla="+- 0 -1178 -1197"/>
                              <a:gd name="T31" fmla="*/ -1178 h 63"/>
                              <a:gd name="T32" fmla="+- 0 9974 9974"/>
                              <a:gd name="T33" fmla="*/ T32 w 63"/>
                              <a:gd name="T34" fmla="+- 0 -1166 -1197"/>
                              <a:gd name="T35" fmla="*/ -1166 h 63"/>
                              <a:gd name="T36" fmla="+- 0 9977 9974"/>
                              <a:gd name="T37" fmla="*/ T36 w 63"/>
                              <a:gd name="T38" fmla="+- 0 -1154 -1197"/>
                              <a:gd name="T39" fmla="*/ -1154 h 63"/>
                              <a:gd name="T40" fmla="+- 0 9984 9974"/>
                              <a:gd name="T41" fmla="*/ T40 w 63"/>
                              <a:gd name="T42" fmla="+- 0 -1144 -1197"/>
                              <a:gd name="T43" fmla="*/ -1144 h 63"/>
                              <a:gd name="T44" fmla="+- 0 9994 9974"/>
                              <a:gd name="T45" fmla="*/ T44 w 63"/>
                              <a:gd name="T46" fmla="+- 0 -1137 -1197"/>
                              <a:gd name="T47" fmla="*/ -1137 h 63"/>
                              <a:gd name="T48" fmla="+- 0 10006 9974"/>
                              <a:gd name="T49" fmla="*/ T48 w 63"/>
                              <a:gd name="T50" fmla="+- 0 -1135 -1197"/>
                              <a:gd name="T51" fmla="*/ -1135 h 63"/>
                              <a:gd name="T52" fmla="+- 0 10018 9974"/>
                              <a:gd name="T53" fmla="*/ T52 w 63"/>
                              <a:gd name="T54" fmla="+- 0 -1137 -1197"/>
                              <a:gd name="T55" fmla="*/ -1137 h 63"/>
                              <a:gd name="T56" fmla="+- 0 10028 9974"/>
                              <a:gd name="T57" fmla="*/ T56 w 63"/>
                              <a:gd name="T58" fmla="+- 0 -1144 -1197"/>
                              <a:gd name="T59" fmla="*/ -1144 h 63"/>
                              <a:gd name="T60" fmla="+- 0 10035 9974"/>
                              <a:gd name="T61" fmla="*/ T60 w 63"/>
                              <a:gd name="T62" fmla="+- 0 -1154 -1197"/>
                              <a:gd name="T63" fmla="*/ -1154 h 63"/>
                              <a:gd name="T64" fmla="+- 0 10037 9974"/>
                              <a:gd name="T65" fmla="*/ T64 w 63"/>
                              <a:gd name="T66" fmla="+- 0 -1166 -1197"/>
                              <a:gd name="T67" fmla="*/ -116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1" y="19"/>
                                </a:lnTo>
                                <a:lnTo>
                                  <a:pt x="54" y="9"/>
                                </a:lnTo>
                                <a:lnTo>
                                  <a:pt x="44" y="2"/>
                                </a:lnTo>
                                <a:lnTo>
                                  <a:pt x="32" y="0"/>
                                </a:lnTo>
                                <a:lnTo>
                                  <a:pt x="20" y="2"/>
                                </a:lnTo>
                                <a:lnTo>
                                  <a:pt x="10" y="9"/>
                                </a:lnTo>
                                <a:lnTo>
                                  <a:pt x="3" y="19"/>
                                </a:lnTo>
                                <a:lnTo>
                                  <a:pt x="0" y="31"/>
                                </a:lnTo>
                                <a:lnTo>
                                  <a:pt x="3" y="43"/>
                                </a:lnTo>
                                <a:lnTo>
                                  <a:pt x="10" y="53"/>
                                </a:lnTo>
                                <a:lnTo>
                                  <a:pt x="20" y="60"/>
                                </a:lnTo>
                                <a:lnTo>
                                  <a:pt x="32" y="62"/>
                                </a:lnTo>
                                <a:lnTo>
                                  <a:pt x="44" y="60"/>
                                </a:lnTo>
                                <a:lnTo>
                                  <a:pt x="54" y="53"/>
                                </a:lnTo>
                                <a:lnTo>
                                  <a:pt x="61"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5"/>
                        <wps:cNvSpPr>
                          <a:spLocks/>
                        </wps:cNvSpPr>
                        <wps:spPr bwMode="auto">
                          <a:xfrm>
                            <a:off x="10125" y="-1198"/>
                            <a:ext cx="63" cy="63"/>
                          </a:xfrm>
                          <a:custGeom>
                            <a:avLst/>
                            <a:gdLst>
                              <a:gd name="T0" fmla="+- 0 10188 10126"/>
                              <a:gd name="T1" fmla="*/ T0 w 63"/>
                              <a:gd name="T2" fmla="+- 0 -1166 -1197"/>
                              <a:gd name="T3" fmla="*/ -1166 h 63"/>
                              <a:gd name="T4" fmla="+- 0 10186 10126"/>
                              <a:gd name="T5" fmla="*/ T4 w 63"/>
                              <a:gd name="T6" fmla="+- 0 -1178 -1197"/>
                              <a:gd name="T7" fmla="*/ -1178 h 63"/>
                              <a:gd name="T8" fmla="+- 0 10179 10126"/>
                              <a:gd name="T9" fmla="*/ T8 w 63"/>
                              <a:gd name="T10" fmla="+- 0 -1188 -1197"/>
                              <a:gd name="T11" fmla="*/ -1188 h 63"/>
                              <a:gd name="T12" fmla="+- 0 10169 10126"/>
                              <a:gd name="T13" fmla="*/ T12 w 63"/>
                              <a:gd name="T14" fmla="+- 0 -1195 -1197"/>
                              <a:gd name="T15" fmla="*/ -1195 h 63"/>
                              <a:gd name="T16" fmla="+- 0 10157 10126"/>
                              <a:gd name="T17" fmla="*/ T16 w 63"/>
                              <a:gd name="T18" fmla="+- 0 -1197 -1197"/>
                              <a:gd name="T19" fmla="*/ -1197 h 63"/>
                              <a:gd name="T20" fmla="+- 0 10145 10126"/>
                              <a:gd name="T21" fmla="*/ T20 w 63"/>
                              <a:gd name="T22" fmla="+- 0 -1195 -1197"/>
                              <a:gd name="T23" fmla="*/ -1195 h 63"/>
                              <a:gd name="T24" fmla="+- 0 10135 10126"/>
                              <a:gd name="T25" fmla="*/ T24 w 63"/>
                              <a:gd name="T26" fmla="+- 0 -1188 -1197"/>
                              <a:gd name="T27" fmla="*/ -1188 h 63"/>
                              <a:gd name="T28" fmla="+- 0 10128 10126"/>
                              <a:gd name="T29" fmla="*/ T28 w 63"/>
                              <a:gd name="T30" fmla="+- 0 -1178 -1197"/>
                              <a:gd name="T31" fmla="*/ -1178 h 63"/>
                              <a:gd name="T32" fmla="+- 0 10126 10126"/>
                              <a:gd name="T33" fmla="*/ T32 w 63"/>
                              <a:gd name="T34" fmla="+- 0 -1166 -1197"/>
                              <a:gd name="T35" fmla="*/ -1166 h 63"/>
                              <a:gd name="T36" fmla="+- 0 10128 10126"/>
                              <a:gd name="T37" fmla="*/ T36 w 63"/>
                              <a:gd name="T38" fmla="+- 0 -1154 -1197"/>
                              <a:gd name="T39" fmla="*/ -1154 h 63"/>
                              <a:gd name="T40" fmla="+- 0 10135 10126"/>
                              <a:gd name="T41" fmla="*/ T40 w 63"/>
                              <a:gd name="T42" fmla="+- 0 -1144 -1197"/>
                              <a:gd name="T43" fmla="*/ -1144 h 63"/>
                              <a:gd name="T44" fmla="+- 0 10145 10126"/>
                              <a:gd name="T45" fmla="*/ T44 w 63"/>
                              <a:gd name="T46" fmla="+- 0 -1137 -1197"/>
                              <a:gd name="T47" fmla="*/ -1137 h 63"/>
                              <a:gd name="T48" fmla="+- 0 10157 10126"/>
                              <a:gd name="T49" fmla="*/ T48 w 63"/>
                              <a:gd name="T50" fmla="+- 0 -1135 -1197"/>
                              <a:gd name="T51" fmla="*/ -1135 h 63"/>
                              <a:gd name="T52" fmla="+- 0 10169 10126"/>
                              <a:gd name="T53" fmla="*/ T52 w 63"/>
                              <a:gd name="T54" fmla="+- 0 -1137 -1197"/>
                              <a:gd name="T55" fmla="*/ -1137 h 63"/>
                              <a:gd name="T56" fmla="+- 0 10179 10126"/>
                              <a:gd name="T57" fmla="*/ T56 w 63"/>
                              <a:gd name="T58" fmla="+- 0 -1144 -1197"/>
                              <a:gd name="T59" fmla="*/ -1144 h 63"/>
                              <a:gd name="T60" fmla="+- 0 10186 10126"/>
                              <a:gd name="T61" fmla="*/ T60 w 63"/>
                              <a:gd name="T62" fmla="+- 0 -1154 -1197"/>
                              <a:gd name="T63" fmla="*/ -1154 h 63"/>
                              <a:gd name="T64" fmla="+- 0 10188 10126"/>
                              <a:gd name="T65" fmla="*/ T64 w 63"/>
                              <a:gd name="T66" fmla="+- 0 -1166 -1197"/>
                              <a:gd name="T67" fmla="*/ -116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14"/>
                        <wps:cNvSpPr>
                          <a:spLocks/>
                        </wps:cNvSpPr>
                        <wps:spPr bwMode="auto">
                          <a:xfrm>
                            <a:off x="10276" y="-1198"/>
                            <a:ext cx="63" cy="63"/>
                          </a:xfrm>
                          <a:custGeom>
                            <a:avLst/>
                            <a:gdLst>
                              <a:gd name="T0" fmla="+- 0 10339 10277"/>
                              <a:gd name="T1" fmla="*/ T0 w 63"/>
                              <a:gd name="T2" fmla="+- 0 -1167 -1198"/>
                              <a:gd name="T3" fmla="*/ -1167 h 63"/>
                              <a:gd name="T4" fmla="+- 0 10337 10277"/>
                              <a:gd name="T5" fmla="*/ T4 w 63"/>
                              <a:gd name="T6" fmla="+- 0 -1179 -1198"/>
                              <a:gd name="T7" fmla="*/ -1179 h 63"/>
                              <a:gd name="T8" fmla="+- 0 10330 10277"/>
                              <a:gd name="T9" fmla="*/ T8 w 63"/>
                              <a:gd name="T10" fmla="+- 0 -1189 -1198"/>
                              <a:gd name="T11" fmla="*/ -1189 h 63"/>
                              <a:gd name="T12" fmla="+- 0 10320 10277"/>
                              <a:gd name="T13" fmla="*/ T12 w 63"/>
                              <a:gd name="T14" fmla="+- 0 -1195 -1198"/>
                              <a:gd name="T15" fmla="*/ -1195 h 63"/>
                              <a:gd name="T16" fmla="+- 0 10308 10277"/>
                              <a:gd name="T17" fmla="*/ T16 w 63"/>
                              <a:gd name="T18" fmla="+- 0 -1198 -1198"/>
                              <a:gd name="T19" fmla="*/ -1198 h 63"/>
                              <a:gd name="T20" fmla="+- 0 10296 10277"/>
                              <a:gd name="T21" fmla="*/ T20 w 63"/>
                              <a:gd name="T22" fmla="+- 0 -1195 -1198"/>
                              <a:gd name="T23" fmla="*/ -1195 h 63"/>
                              <a:gd name="T24" fmla="+- 0 10286 10277"/>
                              <a:gd name="T25" fmla="*/ T24 w 63"/>
                              <a:gd name="T26" fmla="+- 0 -1189 -1198"/>
                              <a:gd name="T27" fmla="*/ -1189 h 63"/>
                              <a:gd name="T28" fmla="+- 0 10279 10277"/>
                              <a:gd name="T29" fmla="*/ T28 w 63"/>
                              <a:gd name="T30" fmla="+- 0 -1179 -1198"/>
                              <a:gd name="T31" fmla="*/ -1179 h 63"/>
                              <a:gd name="T32" fmla="+- 0 10277 10277"/>
                              <a:gd name="T33" fmla="*/ T32 w 63"/>
                              <a:gd name="T34" fmla="+- 0 -1167 -1198"/>
                              <a:gd name="T35" fmla="*/ -1167 h 63"/>
                              <a:gd name="T36" fmla="+- 0 10279 10277"/>
                              <a:gd name="T37" fmla="*/ T36 w 63"/>
                              <a:gd name="T38" fmla="+- 0 -1155 -1198"/>
                              <a:gd name="T39" fmla="*/ -1155 h 63"/>
                              <a:gd name="T40" fmla="+- 0 10286 10277"/>
                              <a:gd name="T41" fmla="*/ T40 w 63"/>
                              <a:gd name="T42" fmla="+- 0 -1145 -1198"/>
                              <a:gd name="T43" fmla="*/ -1145 h 63"/>
                              <a:gd name="T44" fmla="+- 0 10296 10277"/>
                              <a:gd name="T45" fmla="*/ T44 w 63"/>
                              <a:gd name="T46" fmla="+- 0 -1138 -1198"/>
                              <a:gd name="T47" fmla="*/ -1138 h 63"/>
                              <a:gd name="T48" fmla="+- 0 10308 10277"/>
                              <a:gd name="T49" fmla="*/ T48 w 63"/>
                              <a:gd name="T50" fmla="+- 0 -1135 -1198"/>
                              <a:gd name="T51" fmla="*/ -1135 h 63"/>
                              <a:gd name="T52" fmla="+- 0 10320 10277"/>
                              <a:gd name="T53" fmla="*/ T52 w 63"/>
                              <a:gd name="T54" fmla="+- 0 -1138 -1198"/>
                              <a:gd name="T55" fmla="*/ -1138 h 63"/>
                              <a:gd name="T56" fmla="+- 0 10330 10277"/>
                              <a:gd name="T57" fmla="*/ T56 w 63"/>
                              <a:gd name="T58" fmla="+- 0 -1145 -1198"/>
                              <a:gd name="T59" fmla="*/ -1145 h 63"/>
                              <a:gd name="T60" fmla="+- 0 10337 10277"/>
                              <a:gd name="T61" fmla="*/ T60 w 63"/>
                              <a:gd name="T62" fmla="+- 0 -1155 -1198"/>
                              <a:gd name="T63" fmla="*/ -1155 h 63"/>
                              <a:gd name="T64" fmla="+- 0 10339 10277"/>
                              <a:gd name="T65" fmla="*/ T64 w 63"/>
                              <a:gd name="T66" fmla="+- 0 -1167 -1198"/>
                              <a:gd name="T67" fmla="*/ -116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3"/>
                                </a:lnTo>
                                <a:lnTo>
                                  <a:pt x="9" y="53"/>
                                </a:lnTo>
                                <a:lnTo>
                                  <a:pt x="19" y="60"/>
                                </a:lnTo>
                                <a:lnTo>
                                  <a:pt x="31" y="63"/>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3"/>
                        <wps:cNvSpPr>
                          <a:spLocks/>
                        </wps:cNvSpPr>
                        <wps:spPr bwMode="auto">
                          <a:xfrm>
                            <a:off x="10428" y="-1200"/>
                            <a:ext cx="63" cy="63"/>
                          </a:xfrm>
                          <a:custGeom>
                            <a:avLst/>
                            <a:gdLst>
                              <a:gd name="T0" fmla="+- 0 10491 10428"/>
                              <a:gd name="T1" fmla="*/ T0 w 63"/>
                              <a:gd name="T2" fmla="+- 0 -1168 -1200"/>
                              <a:gd name="T3" fmla="*/ -1168 h 63"/>
                              <a:gd name="T4" fmla="+- 0 10488 10428"/>
                              <a:gd name="T5" fmla="*/ T4 w 63"/>
                              <a:gd name="T6" fmla="+- 0 -1181 -1200"/>
                              <a:gd name="T7" fmla="*/ -1181 h 63"/>
                              <a:gd name="T8" fmla="+- 0 10481 10428"/>
                              <a:gd name="T9" fmla="*/ T8 w 63"/>
                              <a:gd name="T10" fmla="+- 0 -1190 -1200"/>
                              <a:gd name="T11" fmla="*/ -1190 h 63"/>
                              <a:gd name="T12" fmla="+- 0 10472 10428"/>
                              <a:gd name="T13" fmla="*/ T12 w 63"/>
                              <a:gd name="T14" fmla="+- 0 -1197 -1200"/>
                              <a:gd name="T15" fmla="*/ -1197 h 63"/>
                              <a:gd name="T16" fmla="+- 0 10459 10428"/>
                              <a:gd name="T17" fmla="*/ T16 w 63"/>
                              <a:gd name="T18" fmla="+- 0 -1200 -1200"/>
                              <a:gd name="T19" fmla="*/ -1200 h 63"/>
                              <a:gd name="T20" fmla="+- 0 10447 10428"/>
                              <a:gd name="T21" fmla="*/ T20 w 63"/>
                              <a:gd name="T22" fmla="+- 0 -1197 -1200"/>
                              <a:gd name="T23" fmla="*/ -1197 h 63"/>
                              <a:gd name="T24" fmla="+- 0 10437 10428"/>
                              <a:gd name="T25" fmla="*/ T24 w 63"/>
                              <a:gd name="T26" fmla="+- 0 -1190 -1200"/>
                              <a:gd name="T27" fmla="*/ -1190 h 63"/>
                              <a:gd name="T28" fmla="+- 0 10431 10428"/>
                              <a:gd name="T29" fmla="*/ T28 w 63"/>
                              <a:gd name="T30" fmla="+- 0 -1181 -1200"/>
                              <a:gd name="T31" fmla="*/ -1181 h 63"/>
                              <a:gd name="T32" fmla="+- 0 10428 10428"/>
                              <a:gd name="T33" fmla="*/ T32 w 63"/>
                              <a:gd name="T34" fmla="+- 0 -1168 -1200"/>
                              <a:gd name="T35" fmla="*/ -1168 h 63"/>
                              <a:gd name="T36" fmla="+- 0 10431 10428"/>
                              <a:gd name="T37" fmla="*/ T36 w 63"/>
                              <a:gd name="T38" fmla="+- 0 -1156 -1200"/>
                              <a:gd name="T39" fmla="*/ -1156 h 63"/>
                              <a:gd name="T40" fmla="+- 0 10437 10428"/>
                              <a:gd name="T41" fmla="*/ T40 w 63"/>
                              <a:gd name="T42" fmla="+- 0 -1146 -1200"/>
                              <a:gd name="T43" fmla="*/ -1146 h 63"/>
                              <a:gd name="T44" fmla="+- 0 10447 10428"/>
                              <a:gd name="T45" fmla="*/ T44 w 63"/>
                              <a:gd name="T46" fmla="+- 0 -1140 -1200"/>
                              <a:gd name="T47" fmla="*/ -1140 h 63"/>
                              <a:gd name="T48" fmla="+- 0 10459 10428"/>
                              <a:gd name="T49" fmla="*/ T48 w 63"/>
                              <a:gd name="T50" fmla="+- 0 -1137 -1200"/>
                              <a:gd name="T51" fmla="*/ -1137 h 63"/>
                              <a:gd name="T52" fmla="+- 0 10472 10428"/>
                              <a:gd name="T53" fmla="*/ T52 w 63"/>
                              <a:gd name="T54" fmla="+- 0 -1140 -1200"/>
                              <a:gd name="T55" fmla="*/ -1140 h 63"/>
                              <a:gd name="T56" fmla="+- 0 10481 10428"/>
                              <a:gd name="T57" fmla="*/ T56 w 63"/>
                              <a:gd name="T58" fmla="+- 0 -1146 -1200"/>
                              <a:gd name="T59" fmla="*/ -1146 h 63"/>
                              <a:gd name="T60" fmla="+- 0 10488 10428"/>
                              <a:gd name="T61" fmla="*/ T60 w 63"/>
                              <a:gd name="T62" fmla="+- 0 -1156 -1200"/>
                              <a:gd name="T63" fmla="*/ -1156 h 63"/>
                              <a:gd name="T64" fmla="+- 0 10491 10428"/>
                              <a:gd name="T65" fmla="*/ T64 w 63"/>
                              <a:gd name="T66" fmla="+- 0 -1168 -1200"/>
                              <a:gd name="T67" fmla="*/ -116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2"/>
                                </a:moveTo>
                                <a:lnTo>
                                  <a:pt x="60" y="19"/>
                                </a:lnTo>
                                <a:lnTo>
                                  <a:pt x="53" y="10"/>
                                </a:lnTo>
                                <a:lnTo>
                                  <a:pt x="44" y="3"/>
                                </a:lnTo>
                                <a:lnTo>
                                  <a:pt x="31" y="0"/>
                                </a:lnTo>
                                <a:lnTo>
                                  <a:pt x="19" y="3"/>
                                </a:lnTo>
                                <a:lnTo>
                                  <a:pt x="9" y="10"/>
                                </a:lnTo>
                                <a:lnTo>
                                  <a:pt x="3" y="19"/>
                                </a:lnTo>
                                <a:lnTo>
                                  <a:pt x="0" y="32"/>
                                </a:lnTo>
                                <a:lnTo>
                                  <a:pt x="3" y="44"/>
                                </a:lnTo>
                                <a:lnTo>
                                  <a:pt x="9" y="54"/>
                                </a:lnTo>
                                <a:lnTo>
                                  <a:pt x="19" y="60"/>
                                </a:lnTo>
                                <a:lnTo>
                                  <a:pt x="31" y="63"/>
                                </a:lnTo>
                                <a:lnTo>
                                  <a:pt x="44" y="60"/>
                                </a:lnTo>
                                <a:lnTo>
                                  <a:pt x="53" y="54"/>
                                </a:lnTo>
                                <a:lnTo>
                                  <a:pt x="60" y="44"/>
                                </a:lnTo>
                                <a:lnTo>
                                  <a:pt x="63" y="32"/>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2"/>
                        <wps:cNvSpPr>
                          <a:spLocks/>
                        </wps:cNvSpPr>
                        <wps:spPr bwMode="auto">
                          <a:xfrm>
                            <a:off x="10579" y="-1200"/>
                            <a:ext cx="63" cy="63"/>
                          </a:xfrm>
                          <a:custGeom>
                            <a:avLst/>
                            <a:gdLst>
                              <a:gd name="T0" fmla="+- 0 10642 10579"/>
                              <a:gd name="T1" fmla="*/ T0 w 63"/>
                              <a:gd name="T2" fmla="+- 0 -1168 -1199"/>
                              <a:gd name="T3" fmla="*/ -1168 h 63"/>
                              <a:gd name="T4" fmla="+- 0 10639 10579"/>
                              <a:gd name="T5" fmla="*/ T4 w 63"/>
                              <a:gd name="T6" fmla="+- 0 -1180 -1199"/>
                              <a:gd name="T7" fmla="*/ -1180 h 63"/>
                              <a:gd name="T8" fmla="+- 0 10633 10579"/>
                              <a:gd name="T9" fmla="*/ T8 w 63"/>
                              <a:gd name="T10" fmla="+- 0 -1190 -1199"/>
                              <a:gd name="T11" fmla="*/ -1190 h 63"/>
                              <a:gd name="T12" fmla="+- 0 10623 10579"/>
                              <a:gd name="T13" fmla="*/ T12 w 63"/>
                              <a:gd name="T14" fmla="+- 0 -1197 -1199"/>
                              <a:gd name="T15" fmla="*/ -1197 h 63"/>
                              <a:gd name="T16" fmla="+- 0 10611 10579"/>
                              <a:gd name="T17" fmla="*/ T16 w 63"/>
                              <a:gd name="T18" fmla="+- 0 -1199 -1199"/>
                              <a:gd name="T19" fmla="*/ -1199 h 63"/>
                              <a:gd name="T20" fmla="+- 0 10598 10579"/>
                              <a:gd name="T21" fmla="*/ T20 w 63"/>
                              <a:gd name="T22" fmla="+- 0 -1197 -1199"/>
                              <a:gd name="T23" fmla="*/ -1197 h 63"/>
                              <a:gd name="T24" fmla="+- 0 10589 10579"/>
                              <a:gd name="T25" fmla="*/ T24 w 63"/>
                              <a:gd name="T26" fmla="+- 0 -1190 -1199"/>
                              <a:gd name="T27" fmla="*/ -1190 h 63"/>
                              <a:gd name="T28" fmla="+- 0 10582 10579"/>
                              <a:gd name="T29" fmla="*/ T28 w 63"/>
                              <a:gd name="T30" fmla="+- 0 -1180 -1199"/>
                              <a:gd name="T31" fmla="*/ -1180 h 63"/>
                              <a:gd name="T32" fmla="+- 0 10579 10579"/>
                              <a:gd name="T33" fmla="*/ T32 w 63"/>
                              <a:gd name="T34" fmla="+- 0 -1168 -1199"/>
                              <a:gd name="T35" fmla="*/ -1168 h 63"/>
                              <a:gd name="T36" fmla="+- 0 10582 10579"/>
                              <a:gd name="T37" fmla="*/ T36 w 63"/>
                              <a:gd name="T38" fmla="+- 0 -1156 -1199"/>
                              <a:gd name="T39" fmla="*/ -1156 h 63"/>
                              <a:gd name="T40" fmla="+- 0 10589 10579"/>
                              <a:gd name="T41" fmla="*/ T40 w 63"/>
                              <a:gd name="T42" fmla="+- 0 -1146 -1199"/>
                              <a:gd name="T43" fmla="*/ -1146 h 63"/>
                              <a:gd name="T44" fmla="+- 0 10598 10579"/>
                              <a:gd name="T45" fmla="*/ T44 w 63"/>
                              <a:gd name="T46" fmla="+- 0 -1139 -1199"/>
                              <a:gd name="T47" fmla="*/ -1139 h 63"/>
                              <a:gd name="T48" fmla="+- 0 10611 10579"/>
                              <a:gd name="T49" fmla="*/ T48 w 63"/>
                              <a:gd name="T50" fmla="+- 0 -1137 -1199"/>
                              <a:gd name="T51" fmla="*/ -1137 h 63"/>
                              <a:gd name="T52" fmla="+- 0 10623 10579"/>
                              <a:gd name="T53" fmla="*/ T52 w 63"/>
                              <a:gd name="T54" fmla="+- 0 -1139 -1199"/>
                              <a:gd name="T55" fmla="*/ -1139 h 63"/>
                              <a:gd name="T56" fmla="+- 0 10633 10579"/>
                              <a:gd name="T57" fmla="*/ T56 w 63"/>
                              <a:gd name="T58" fmla="+- 0 -1146 -1199"/>
                              <a:gd name="T59" fmla="*/ -1146 h 63"/>
                              <a:gd name="T60" fmla="+- 0 10639 10579"/>
                              <a:gd name="T61" fmla="*/ T60 w 63"/>
                              <a:gd name="T62" fmla="+- 0 -1156 -1199"/>
                              <a:gd name="T63" fmla="*/ -1156 h 63"/>
                              <a:gd name="T64" fmla="+- 0 10642 10579"/>
                              <a:gd name="T65" fmla="*/ T64 w 63"/>
                              <a:gd name="T66" fmla="+- 0 -1168 -1199"/>
                              <a:gd name="T67" fmla="*/ -116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4" y="9"/>
                                </a:lnTo>
                                <a:lnTo>
                                  <a:pt x="44" y="2"/>
                                </a:lnTo>
                                <a:lnTo>
                                  <a:pt x="32" y="0"/>
                                </a:lnTo>
                                <a:lnTo>
                                  <a:pt x="19" y="2"/>
                                </a:lnTo>
                                <a:lnTo>
                                  <a:pt x="10" y="9"/>
                                </a:lnTo>
                                <a:lnTo>
                                  <a:pt x="3" y="19"/>
                                </a:lnTo>
                                <a:lnTo>
                                  <a:pt x="0" y="31"/>
                                </a:lnTo>
                                <a:lnTo>
                                  <a:pt x="3" y="43"/>
                                </a:lnTo>
                                <a:lnTo>
                                  <a:pt x="10" y="53"/>
                                </a:lnTo>
                                <a:lnTo>
                                  <a:pt x="19" y="60"/>
                                </a:lnTo>
                                <a:lnTo>
                                  <a:pt x="32" y="62"/>
                                </a:lnTo>
                                <a:lnTo>
                                  <a:pt x="44" y="60"/>
                                </a:lnTo>
                                <a:lnTo>
                                  <a:pt x="54"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1"/>
                        <wps:cNvSpPr>
                          <a:spLocks/>
                        </wps:cNvSpPr>
                        <wps:spPr bwMode="auto">
                          <a:xfrm>
                            <a:off x="10730" y="-1201"/>
                            <a:ext cx="63" cy="63"/>
                          </a:xfrm>
                          <a:custGeom>
                            <a:avLst/>
                            <a:gdLst>
                              <a:gd name="T0" fmla="+- 0 10793 10731"/>
                              <a:gd name="T1" fmla="*/ T0 w 63"/>
                              <a:gd name="T2" fmla="+- 0 -1169 -1200"/>
                              <a:gd name="T3" fmla="*/ -1169 h 63"/>
                              <a:gd name="T4" fmla="+- 0 10791 10731"/>
                              <a:gd name="T5" fmla="*/ T4 w 63"/>
                              <a:gd name="T6" fmla="+- 0 -1181 -1200"/>
                              <a:gd name="T7" fmla="*/ -1181 h 63"/>
                              <a:gd name="T8" fmla="+- 0 10784 10731"/>
                              <a:gd name="T9" fmla="*/ T8 w 63"/>
                              <a:gd name="T10" fmla="+- 0 -1191 -1200"/>
                              <a:gd name="T11" fmla="*/ -1191 h 63"/>
                              <a:gd name="T12" fmla="+- 0 10774 10731"/>
                              <a:gd name="T13" fmla="*/ T12 w 63"/>
                              <a:gd name="T14" fmla="+- 0 -1198 -1200"/>
                              <a:gd name="T15" fmla="*/ -1198 h 63"/>
                              <a:gd name="T16" fmla="+- 0 10762 10731"/>
                              <a:gd name="T17" fmla="*/ T16 w 63"/>
                              <a:gd name="T18" fmla="+- 0 -1200 -1200"/>
                              <a:gd name="T19" fmla="*/ -1200 h 63"/>
                              <a:gd name="T20" fmla="+- 0 10750 10731"/>
                              <a:gd name="T21" fmla="*/ T20 w 63"/>
                              <a:gd name="T22" fmla="+- 0 -1198 -1200"/>
                              <a:gd name="T23" fmla="*/ -1198 h 63"/>
                              <a:gd name="T24" fmla="+- 0 10740 10731"/>
                              <a:gd name="T25" fmla="*/ T24 w 63"/>
                              <a:gd name="T26" fmla="+- 0 -1191 -1200"/>
                              <a:gd name="T27" fmla="*/ -1191 h 63"/>
                              <a:gd name="T28" fmla="+- 0 10733 10731"/>
                              <a:gd name="T29" fmla="*/ T28 w 63"/>
                              <a:gd name="T30" fmla="+- 0 -1181 -1200"/>
                              <a:gd name="T31" fmla="*/ -1181 h 63"/>
                              <a:gd name="T32" fmla="+- 0 10731 10731"/>
                              <a:gd name="T33" fmla="*/ T32 w 63"/>
                              <a:gd name="T34" fmla="+- 0 -1169 -1200"/>
                              <a:gd name="T35" fmla="*/ -1169 h 63"/>
                              <a:gd name="T36" fmla="+- 0 10733 10731"/>
                              <a:gd name="T37" fmla="*/ T36 w 63"/>
                              <a:gd name="T38" fmla="+- 0 -1157 -1200"/>
                              <a:gd name="T39" fmla="*/ -1157 h 63"/>
                              <a:gd name="T40" fmla="+- 0 10740 10731"/>
                              <a:gd name="T41" fmla="*/ T40 w 63"/>
                              <a:gd name="T42" fmla="+- 0 -1147 -1200"/>
                              <a:gd name="T43" fmla="*/ -1147 h 63"/>
                              <a:gd name="T44" fmla="+- 0 10750 10731"/>
                              <a:gd name="T45" fmla="*/ T44 w 63"/>
                              <a:gd name="T46" fmla="+- 0 -1140 -1200"/>
                              <a:gd name="T47" fmla="*/ -1140 h 63"/>
                              <a:gd name="T48" fmla="+- 0 10762 10731"/>
                              <a:gd name="T49" fmla="*/ T48 w 63"/>
                              <a:gd name="T50" fmla="+- 0 -1138 -1200"/>
                              <a:gd name="T51" fmla="*/ -1138 h 63"/>
                              <a:gd name="T52" fmla="+- 0 10774 10731"/>
                              <a:gd name="T53" fmla="*/ T52 w 63"/>
                              <a:gd name="T54" fmla="+- 0 -1140 -1200"/>
                              <a:gd name="T55" fmla="*/ -1140 h 63"/>
                              <a:gd name="T56" fmla="+- 0 10784 10731"/>
                              <a:gd name="T57" fmla="*/ T56 w 63"/>
                              <a:gd name="T58" fmla="+- 0 -1147 -1200"/>
                              <a:gd name="T59" fmla="*/ -1147 h 63"/>
                              <a:gd name="T60" fmla="+- 0 10791 10731"/>
                              <a:gd name="T61" fmla="*/ T60 w 63"/>
                              <a:gd name="T62" fmla="+- 0 -1157 -1200"/>
                              <a:gd name="T63" fmla="*/ -1157 h 63"/>
                              <a:gd name="T64" fmla="+- 0 10793 10731"/>
                              <a:gd name="T65" fmla="*/ T64 w 63"/>
                              <a:gd name="T66" fmla="+- 0 -1169 -1200"/>
                              <a:gd name="T67" fmla="*/ -116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0"/>
                        <wps:cNvSpPr>
                          <a:spLocks/>
                        </wps:cNvSpPr>
                        <wps:spPr bwMode="auto">
                          <a:xfrm>
                            <a:off x="10881" y="-1201"/>
                            <a:ext cx="63" cy="63"/>
                          </a:xfrm>
                          <a:custGeom>
                            <a:avLst/>
                            <a:gdLst>
                              <a:gd name="T0" fmla="+- 0 10944 10882"/>
                              <a:gd name="T1" fmla="*/ T0 w 63"/>
                              <a:gd name="T2" fmla="+- 0 -1169 -1200"/>
                              <a:gd name="T3" fmla="*/ -1169 h 63"/>
                              <a:gd name="T4" fmla="+- 0 10942 10882"/>
                              <a:gd name="T5" fmla="*/ T4 w 63"/>
                              <a:gd name="T6" fmla="+- 0 -1181 -1200"/>
                              <a:gd name="T7" fmla="*/ -1181 h 63"/>
                              <a:gd name="T8" fmla="+- 0 10935 10882"/>
                              <a:gd name="T9" fmla="*/ T8 w 63"/>
                              <a:gd name="T10" fmla="+- 0 -1191 -1200"/>
                              <a:gd name="T11" fmla="*/ -1191 h 63"/>
                              <a:gd name="T12" fmla="+- 0 10925 10882"/>
                              <a:gd name="T13" fmla="*/ T12 w 63"/>
                              <a:gd name="T14" fmla="+- 0 -1198 -1200"/>
                              <a:gd name="T15" fmla="*/ -1198 h 63"/>
                              <a:gd name="T16" fmla="+- 0 10913 10882"/>
                              <a:gd name="T17" fmla="*/ T16 w 63"/>
                              <a:gd name="T18" fmla="+- 0 -1200 -1200"/>
                              <a:gd name="T19" fmla="*/ -1200 h 63"/>
                              <a:gd name="T20" fmla="+- 0 10901 10882"/>
                              <a:gd name="T21" fmla="*/ T20 w 63"/>
                              <a:gd name="T22" fmla="+- 0 -1198 -1200"/>
                              <a:gd name="T23" fmla="*/ -1198 h 63"/>
                              <a:gd name="T24" fmla="+- 0 10891 10882"/>
                              <a:gd name="T25" fmla="*/ T24 w 63"/>
                              <a:gd name="T26" fmla="+- 0 -1191 -1200"/>
                              <a:gd name="T27" fmla="*/ -1191 h 63"/>
                              <a:gd name="T28" fmla="+- 0 10884 10882"/>
                              <a:gd name="T29" fmla="*/ T28 w 63"/>
                              <a:gd name="T30" fmla="+- 0 -1181 -1200"/>
                              <a:gd name="T31" fmla="*/ -1181 h 63"/>
                              <a:gd name="T32" fmla="+- 0 10882 10882"/>
                              <a:gd name="T33" fmla="*/ T32 w 63"/>
                              <a:gd name="T34" fmla="+- 0 -1169 -1200"/>
                              <a:gd name="T35" fmla="*/ -1169 h 63"/>
                              <a:gd name="T36" fmla="+- 0 10884 10882"/>
                              <a:gd name="T37" fmla="*/ T36 w 63"/>
                              <a:gd name="T38" fmla="+- 0 -1157 -1200"/>
                              <a:gd name="T39" fmla="*/ -1157 h 63"/>
                              <a:gd name="T40" fmla="+- 0 10891 10882"/>
                              <a:gd name="T41" fmla="*/ T40 w 63"/>
                              <a:gd name="T42" fmla="+- 0 -1147 -1200"/>
                              <a:gd name="T43" fmla="*/ -1147 h 63"/>
                              <a:gd name="T44" fmla="+- 0 10901 10882"/>
                              <a:gd name="T45" fmla="*/ T44 w 63"/>
                              <a:gd name="T46" fmla="+- 0 -1140 -1200"/>
                              <a:gd name="T47" fmla="*/ -1140 h 63"/>
                              <a:gd name="T48" fmla="+- 0 10913 10882"/>
                              <a:gd name="T49" fmla="*/ T48 w 63"/>
                              <a:gd name="T50" fmla="+- 0 -1138 -1200"/>
                              <a:gd name="T51" fmla="*/ -1138 h 63"/>
                              <a:gd name="T52" fmla="+- 0 10925 10882"/>
                              <a:gd name="T53" fmla="*/ T52 w 63"/>
                              <a:gd name="T54" fmla="+- 0 -1140 -1200"/>
                              <a:gd name="T55" fmla="*/ -1140 h 63"/>
                              <a:gd name="T56" fmla="+- 0 10935 10882"/>
                              <a:gd name="T57" fmla="*/ T56 w 63"/>
                              <a:gd name="T58" fmla="+- 0 -1147 -1200"/>
                              <a:gd name="T59" fmla="*/ -1147 h 63"/>
                              <a:gd name="T60" fmla="+- 0 10942 10882"/>
                              <a:gd name="T61" fmla="*/ T60 w 63"/>
                              <a:gd name="T62" fmla="+- 0 -1157 -1200"/>
                              <a:gd name="T63" fmla="*/ -1157 h 63"/>
                              <a:gd name="T64" fmla="+- 0 10944 10882"/>
                              <a:gd name="T65" fmla="*/ T64 w 63"/>
                              <a:gd name="T66" fmla="+- 0 -1169 -1200"/>
                              <a:gd name="T67" fmla="*/ -116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2"/>
                                </a:lnTo>
                                <a:lnTo>
                                  <a:pt x="31" y="0"/>
                                </a:lnTo>
                                <a:lnTo>
                                  <a:pt x="19" y="2"/>
                                </a:lnTo>
                                <a:lnTo>
                                  <a:pt x="9" y="9"/>
                                </a:lnTo>
                                <a:lnTo>
                                  <a:pt x="2" y="19"/>
                                </a:lnTo>
                                <a:lnTo>
                                  <a:pt x="0" y="31"/>
                                </a:lnTo>
                                <a:lnTo>
                                  <a:pt x="2" y="43"/>
                                </a:lnTo>
                                <a:lnTo>
                                  <a:pt x="9" y="53"/>
                                </a:lnTo>
                                <a:lnTo>
                                  <a:pt x="19" y="60"/>
                                </a:lnTo>
                                <a:lnTo>
                                  <a:pt x="31" y="62"/>
                                </a:lnTo>
                                <a:lnTo>
                                  <a:pt x="43" y="60"/>
                                </a:lnTo>
                                <a:lnTo>
                                  <a:pt x="53" y="53"/>
                                </a:lnTo>
                                <a:lnTo>
                                  <a:pt x="60" y="43"/>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9"/>
                        <wps:cNvSpPr>
                          <a:spLocks/>
                        </wps:cNvSpPr>
                        <wps:spPr bwMode="auto">
                          <a:xfrm>
                            <a:off x="11033" y="-1200"/>
                            <a:ext cx="63" cy="63"/>
                          </a:xfrm>
                          <a:custGeom>
                            <a:avLst/>
                            <a:gdLst>
                              <a:gd name="T0" fmla="+- 0 11096 11033"/>
                              <a:gd name="T1" fmla="*/ T0 w 63"/>
                              <a:gd name="T2" fmla="+- 0 -1169 -1200"/>
                              <a:gd name="T3" fmla="*/ -1169 h 63"/>
                              <a:gd name="T4" fmla="+- 0 11093 11033"/>
                              <a:gd name="T5" fmla="*/ T4 w 63"/>
                              <a:gd name="T6" fmla="+- 0 -1181 -1200"/>
                              <a:gd name="T7" fmla="*/ -1181 h 63"/>
                              <a:gd name="T8" fmla="+- 0 11086 11033"/>
                              <a:gd name="T9" fmla="*/ T8 w 63"/>
                              <a:gd name="T10" fmla="+- 0 -1191 -1200"/>
                              <a:gd name="T11" fmla="*/ -1191 h 63"/>
                              <a:gd name="T12" fmla="+- 0 11076 11033"/>
                              <a:gd name="T13" fmla="*/ T12 w 63"/>
                              <a:gd name="T14" fmla="+- 0 -1198 -1200"/>
                              <a:gd name="T15" fmla="*/ -1198 h 63"/>
                              <a:gd name="T16" fmla="+- 0 11064 11033"/>
                              <a:gd name="T17" fmla="*/ T16 w 63"/>
                              <a:gd name="T18" fmla="+- 0 -1200 -1200"/>
                              <a:gd name="T19" fmla="*/ -1200 h 63"/>
                              <a:gd name="T20" fmla="+- 0 11052 11033"/>
                              <a:gd name="T21" fmla="*/ T20 w 63"/>
                              <a:gd name="T22" fmla="+- 0 -1198 -1200"/>
                              <a:gd name="T23" fmla="*/ -1198 h 63"/>
                              <a:gd name="T24" fmla="+- 0 11042 11033"/>
                              <a:gd name="T25" fmla="*/ T24 w 63"/>
                              <a:gd name="T26" fmla="+- 0 -1191 -1200"/>
                              <a:gd name="T27" fmla="*/ -1191 h 63"/>
                              <a:gd name="T28" fmla="+- 0 11036 11033"/>
                              <a:gd name="T29" fmla="*/ T28 w 63"/>
                              <a:gd name="T30" fmla="+- 0 -1181 -1200"/>
                              <a:gd name="T31" fmla="*/ -1181 h 63"/>
                              <a:gd name="T32" fmla="+- 0 11033 11033"/>
                              <a:gd name="T33" fmla="*/ T32 w 63"/>
                              <a:gd name="T34" fmla="+- 0 -1169 -1200"/>
                              <a:gd name="T35" fmla="*/ -1169 h 63"/>
                              <a:gd name="T36" fmla="+- 0 11036 11033"/>
                              <a:gd name="T37" fmla="*/ T36 w 63"/>
                              <a:gd name="T38" fmla="+- 0 -1157 -1200"/>
                              <a:gd name="T39" fmla="*/ -1157 h 63"/>
                              <a:gd name="T40" fmla="+- 0 11042 11033"/>
                              <a:gd name="T41" fmla="*/ T40 w 63"/>
                              <a:gd name="T42" fmla="+- 0 -1147 -1200"/>
                              <a:gd name="T43" fmla="*/ -1147 h 63"/>
                              <a:gd name="T44" fmla="+- 0 11052 11033"/>
                              <a:gd name="T45" fmla="*/ T44 w 63"/>
                              <a:gd name="T46" fmla="+- 0 -1140 -1200"/>
                              <a:gd name="T47" fmla="*/ -1140 h 63"/>
                              <a:gd name="T48" fmla="+- 0 11064 11033"/>
                              <a:gd name="T49" fmla="*/ T48 w 63"/>
                              <a:gd name="T50" fmla="+- 0 -1138 -1200"/>
                              <a:gd name="T51" fmla="*/ -1138 h 63"/>
                              <a:gd name="T52" fmla="+- 0 11076 11033"/>
                              <a:gd name="T53" fmla="*/ T52 w 63"/>
                              <a:gd name="T54" fmla="+- 0 -1140 -1200"/>
                              <a:gd name="T55" fmla="*/ -1140 h 63"/>
                              <a:gd name="T56" fmla="+- 0 11086 11033"/>
                              <a:gd name="T57" fmla="*/ T56 w 63"/>
                              <a:gd name="T58" fmla="+- 0 -1147 -1200"/>
                              <a:gd name="T59" fmla="*/ -1147 h 63"/>
                              <a:gd name="T60" fmla="+- 0 11093 11033"/>
                              <a:gd name="T61" fmla="*/ T60 w 63"/>
                              <a:gd name="T62" fmla="+- 0 -1157 -1200"/>
                              <a:gd name="T63" fmla="*/ -1157 h 63"/>
                              <a:gd name="T64" fmla="+- 0 11096 11033"/>
                              <a:gd name="T65" fmla="*/ T64 w 63"/>
                              <a:gd name="T66" fmla="+- 0 -1169 -1200"/>
                              <a:gd name="T67" fmla="*/ -116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3" y="2"/>
                                </a:lnTo>
                                <a:lnTo>
                                  <a:pt x="31" y="0"/>
                                </a:lnTo>
                                <a:lnTo>
                                  <a:pt x="19" y="2"/>
                                </a:lnTo>
                                <a:lnTo>
                                  <a:pt x="9" y="9"/>
                                </a:lnTo>
                                <a:lnTo>
                                  <a:pt x="3" y="19"/>
                                </a:lnTo>
                                <a:lnTo>
                                  <a:pt x="0" y="31"/>
                                </a:lnTo>
                                <a:lnTo>
                                  <a:pt x="3" y="43"/>
                                </a:lnTo>
                                <a:lnTo>
                                  <a:pt x="9" y="53"/>
                                </a:lnTo>
                                <a:lnTo>
                                  <a:pt x="19" y="60"/>
                                </a:lnTo>
                                <a:lnTo>
                                  <a:pt x="31" y="62"/>
                                </a:lnTo>
                                <a:lnTo>
                                  <a:pt x="43" y="60"/>
                                </a:lnTo>
                                <a:lnTo>
                                  <a:pt x="53" y="53"/>
                                </a:lnTo>
                                <a:lnTo>
                                  <a:pt x="60" y="43"/>
                                </a:lnTo>
                                <a:lnTo>
                                  <a:pt x="63"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D0AE26" id="Group 8" o:spid="_x0000_s1026" style="position:absolute;margin-left:483.15pt;margin-top:-63.3pt;width:72.1pt;height:65.2pt;z-index:251817984;mso-position-horizontal-relative:page" coordorigin="9663,-1266" coordsize="144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">
                <v:shape id="AutoShape 31" o:spid="_x0000_s1027" style="position:absolute;left:43420;top:3335;width:6100;height:5820;visibility:visible;mso-wrap-style:square;v-text-anchor:top" coordsize="6100,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" path="m-33717,-3302r1361,m-33717,-3302r,-13m-33414,-3302r,-13m-33112,-3302r,-13m-32809,-3302r,-13m-32507,-3302r,-13m-33717,-4600r1361,m-33717,-4600r,13m-33414,-4600r,13m-33112,-4600r,13m-32809,-4600r,13m-32507,-4600r,13m-33717,-3302r,-1298m-32356,-3302r,-1298m-33717,-4173r14,m-32356,-4173r-13,m-33717,-3375r7,m-33717,-3575r7,m-33717,-3774r7,m-33717,-3974r7,m-33717,-4173r7,m-33717,-4372r7,m-33717,-4572r7,m-32356,-3375r-7,m-32356,-3575r-7,m-32356,-3774r-7,m-32356,-3974r-7,m-32356,-4173r-7,m-32356,-4372r-7,m-32356,-4572r-7,e" filled="f" strokecolor="#252525" strokeweight=".07872mm">
                  <v:path arrowok="t" o:connecttype="custom" o:connectlocs="-33717,34;-32356,34;-33717,34;-33717,21;-33414,34;-33414,21;-33112,34;-33112,21;-32809,34;-32809,21;-32507,34;-32507,21;-33717,-1264;-32356,-1264;-33717,-1264;-33717,-1251;-33414,-1264;-33414,-1251;-33112,-1264;-33112,-1251;-32809,-1264;-32809,-1251;-32507,-1264;-32507,-1251;-33717,34;-33717,-1264;-32356,34;-32356,-1264;-33717,-837;-33703,-837;-32356,-837;-32369,-837;-33717,-39;-33710,-39;-33717,-239;-33710,-239;-33717,-438;-33710,-438;-33717,-638;-33710,-638;-33717,-837;-33710,-837;-33717,-1036;-33710,-1036;-33717,-1236;-33710,-1236;-32356,-39;-32363,-39;-32356,-239;-32363,-239;-32356,-438;-32363,-438;-32356,-638;-32363,-638;-32356,-837;-32363,-837;-32356,-1036;-32363,-1036;-32356,-1236;-32363,-1236" o:connectangles="0,0,0,0,0,0,0,0,0,0,0,0,0,0,0,0,0,0,0,0,0,0,0,0,0,0,0,0,0,0,0,0,0,0,0,0,0,0,0,0,0,0,0,0,0,0,0,0,0,0,0,0,0,0,0,0,0,0,0,0"/>
                </v:shape>
                <v:shape id="Freeform 30" o:spid="_x0000_s1028" style="position:absolute;left:9703;top:-607;width:1362;height:546;visibility:visible;mso-wrap-style:square;v-text-anchor:top" coordsize="136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" path="m,545l151,509,303,481,454,449,605,417,756,382,908,345r151,-46l1210,226,1361,e" filled="f" strokecolor="#0072bd" strokeweight=".31483mm">
                  <v:path arrowok="t" o:connecttype="custom" o:connectlocs="0,-61;151,-97;303,-125;454,-157;605,-189;756,-224;908,-261;1059,-307;1210,-380;1361,-606" o:connectangles="0,0,0,0,0,0,0,0,0,0"/>
                </v:shape>
                <v:shape id="AutoShape 29" o:spid="_x0000_s1029"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" path="m9843,-10328r,63m9812,-10297r63,e" filled="f" strokecolor="#0072bd" strokeweight=".31483mm">
                  <v:path arrowok="t" o:connecttype="custom" o:connectlocs="9843,-92;9843,-29;9812,-61;9875,-61" o:connectangles="0,0,0,0"/>
                </v:shape>
                <v:shape id="AutoShape 28" o:spid="_x0000_s1030"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" path="m9994,-10364r,62m9963,-10333r63,e" filled="f" strokecolor="#0072bd" strokeweight=".31483mm">
                  <v:path arrowok="t" o:connecttype="custom" o:connectlocs="9994,-128;9994,-66;9963,-97;10026,-97" o:connectangles="0,0,0,0"/>
                </v:shape>
                <v:shape id="AutoShape 27" o:spid="_x0000_s1031"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" path="m10146,-10393r,63m10114,-10361r63,e" filled="f" strokecolor="#0072bd" strokeweight=".31483mm">
                  <v:path arrowok="t" o:connecttype="custom" o:connectlocs="10146,-157;10146,-94;10114,-125;10177,-125" o:connectangles="0,0,0,0"/>
                </v:shape>
                <v:shape id="AutoShape 26" o:spid="_x0000_s1032"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" path="m10297,-10424r,62m10266,-10393r62,e" filled="f" strokecolor="#0072bd" strokeweight=".31483mm">
                  <v:path arrowok="t" o:connecttype="custom" o:connectlocs="10297,-188;10297,-126;10266,-157;10328,-157" o:connectangles="0,0,0,0"/>
                </v:shape>
                <v:shape id="AutoShape 25" o:spid="_x0000_s1033"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" path="m10448,-10456r,62m10417,-10425r62,e" filled="f" strokecolor="#0072bd" strokeweight=".31483mm">
                  <v:path arrowok="t" o:connecttype="custom" o:connectlocs="10448,-220;10448,-158;10417,-189;10479,-189" o:connectangles="0,0,0,0"/>
                </v:shape>
                <v:shape id="AutoShape 24" o:spid="_x0000_s1034"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" path="m10599,-10491r,63m10568,-10460r63,e" filled="f" strokecolor="#0072bd" strokeweight=".31483mm">
                  <v:path arrowok="t" o:connecttype="custom" o:connectlocs="10599,-255;10599,-192;10568,-224;10631,-224" o:connectangles="0,0,0,0"/>
                </v:shape>
                <v:shape id="AutoShape 23" o:spid="_x0000_s1035"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" path="m10751,-10528r,62m10719,-10497r63,e" filled="f" strokecolor="#0072bd" strokeweight=".31483mm">
                  <v:path arrowok="t" o:connecttype="custom" o:connectlocs="10751,-292;10751,-230;10719,-261;10782,-261" o:connectangles="0,0,0,0"/>
                </v:shape>
                <v:shape id="AutoShape 22" o:spid="_x0000_s1036"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" path="m10902,-10574r,62m10871,-10543r62,e" filled="f" strokecolor="#0072bd" strokeweight=".31483mm">
                  <v:path arrowok="t" o:connecttype="custom" o:connectlocs="10902,-338;10902,-276;10871,-307;10933,-307" o:connectangles="0,0,0,0"/>
                </v:shape>
                <v:shape id="AutoShape 21" o:spid="_x0000_s1037"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" path="m11053,-10647r,62m11022,-10616r62,e" filled="f" strokecolor="#0072bd" strokeweight=".31483mm">
                  <v:path arrowok="t" o:connecttype="custom" o:connectlocs="11053,-411;11053,-349;11022,-380;11084,-380" o:connectangles="0,0,0,0"/>
                </v:shape>
                <v:shape id="AutoShape 20" o:spid="_x0000_s1038" style="position:absolute;left:-140;top:10235;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" path="m11204,-10873r,62m11173,-10842r63,e" filled="f" strokecolor="#0072bd" strokeweight=".31483mm">
                  <v:path arrowok="t" o:connecttype="custom" o:connectlocs="11204,-637;11204,-575;11173,-606;11236,-606" o:connectangles="0,0,0,0"/>
                </v:shape>
                <v:line id="Line 19" o:spid="_x0000_s1039" style="position:absolute;visibility:visible;mso-wrap-style:square" from="9694,-1167" to="11073,-1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" strokecolor="#d95318" strokeweight=".36847mm">
                  <v:stroke dashstyle="longDash"/>
                </v:line>
                <v:shape id="Freeform 18" o:spid="_x0000_s1040" style="position:absolute;left:9672;top:-119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" path="m63,32l60,19,53,9,43,3,31,,19,3,9,9,2,19,,32,2,44,9,54r10,6l31,63,43,60,53,54,60,44,63,32xe" filled="f" strokecolor="#d95318" strokeweight=".31483mm">
                  <v:path arrowok="t" o:connecttype="custom" o:connectlocs="63,-1167;60,-1180;53,-1190;43,-1196;31,-1199;19,-1196;9,-1190;2,-1180;0,-1167;2,-1155;9,-1145;19,-1139;31,-1136;43,-1139;53,-1145;60,-1155;63,-1167" o:connectangles="0,0,0,0,0,0,0,0,0,0,0,0,0,0,0,0,0"/>
                </v:shape>
                <v:shape id="Freeform 17" o:spid="_x0000_s1041" style="position:absolute;left:9823;top:-120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" path="m63,31l60,19,54,9,44,2,31,,19,2,9,9,3,19,,31,3,43,9,53r10,7l31,62,44,60,54,53,60,43,63,31xe" filled="f" strokecolor="#d95318" strokeweight=".31483mm">
                  <v:path arrowok="t" o:connecttype="custom" o:connectlocs="63,-1169;60,-1181;54,-1191;44,-1198;31,-1200;19,-1198;9,-1191;3,-1181;0,-1169;3,-1157;9,-1147;19,-1140;31,-1138;44,-1140;54,-1147;60,-1157;63,-1169" o:connectangles="0,0,0,0,0,0,0,0,0,0,0,0,0,0,0,0,0"/>
                </v:shape>
                <v:shape id="Freeform 16" o:spid="_x0000_s1042" style="position:absolute;left:9974;top:-119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" path="m63,31l61,19,54,9,44,2,32,,20,2,10,9,3,19,,31,3,43r7,10l20,60r12,2l44,60,54,53,61,43,63,31xe" filled="f" strokecolor="#d95318" strokeweight=".31483mm">
                  <v:path arrowok="t" o:connecttype="custom" o:connectlocs="63,-1166;61,-1178;54,-1188;44,-1195;32,-1197;20,-1195;10,-1188;3,-1178;0,-1166;3,-1154;10,-1144;20,-1137;32,-1135;44,-1137;54,-1144;61,-1154;63,-1166" o:connectangles="0,0,0,0,0,0,0,0,0,0,0,0,0,0,0,0,0"/>
                </v:shape>
                <v:shape id="Freeform 15" o:spid="_x0000_s1043" style="position:absolute;left:10125;top:-119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" path="m62,31l60,19,53,9,43,2,31,,19,2,9,9,2,19,,31,2,43,9,53r10,7l31,62,43,60,53,53,60,43,62,31xe" filled="f" strokecolor="#d95318" strokeweight=".31483mm">
                  <v:path arrowok="t" o:connecttype="custom" o:connectlocs="62,-1166;60,-1178;53,-1188;43,-1195;31,-1197;19,-1195;9,-1188;2,-1178;0,-1166;2,-1154;9,-1144;19,-1137;31,-1135;43,-1137;53,-1144;60,-1154;62,-1166" o:connectangles="0,0,0,0,0,0,0,0,0,0,0,0,0,0,0,0,0"/>
                </v:shape>
                <v:shape id="Freeform 14" o:spid="_x0000_s1044" style="position:absolute;left:10276;top:-119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" path="m62,31l60,19,53,9,43,3,31,,19,3,9,9,2,19,,31,2,43,9,53r10,7l31,63,43,60,53,53,60,43,62,31xe" filled="f" strokecolor="#d95318" strokeweight=".31483mm">
                  <v:path arrowok="t" o:connecttype="custom" o:connectlocs="62,-1167;60,-1179;53,-1189;43,-1195;31,-1198;19,-1195;9,-1189;2,-1179;0,-1167;2,-1155;9,-1145;19,-1138;31,-1135;43,-1138;53,-1145;60,-1155;62,-1167" o:connectangles="0,0,0,0,0,0,0,0,0,0,0,0,0,0,0,0,0"/>
                </v:shape>
                <v:shape id="Freeform 13" o:spid="_x0000_s1045" style="position:absolute;left:10428;top:-120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" path="m63,32l60,19,53,10,44,3,31,,19,3,9,10,3,19,,32,3,44,9,54r10,6l31,63,44,60r9,-6l60,44,63,32xe" filled="f" strokecolor="#d95318" strokeweight=".31483mm">
                  <v:path arrowok="t" o:connecttype="custom" o:connectlocs="63,-1168;60,-1181;53,-1190;44,-1197;31,-1200;19,-1197;9,-1190;3,-1181;0,-1168;3,-1156;9,-1146;19,-1140;31,-1137;44,-1140;53,-1146;60,-1156;63,-1168" o:connectangles="0,0,0,0,0,0,0,0,0,0,0,0,0,0,0,0,0"/>
                </v:shape>
                <v:shape id="Freeform 12" o:spid="_x0000_s1046" style="position:absolute;left:10579;top:-120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" path="m63,31l60,19,54,9,44,2,32,,19,2,10,9,3,19,,31,3,43r7,10l19,60r13,2l44,60,54,53,60,43,63,31xe" filled="f" strokecolor="#d95318" strokeweight=".31483mm">
                  <v:path arrowok="t" o:connecttype="custom" o:connectlocs="63,-1168;60,-1180;54,-1190;44,-1197;32,-1199;19,-1197;10,-1190;3,-1180;0,-1168;3,-1156;10,-1146;19,-1139;32,-1137;44,-1139;54,-1146;60,-1156;63,-1168" o:connectangles="0,0,0,0,0,0,0,0,0,0,0,0,0,0,0,0,0"/>
                </v:shape>
                <v:shape id="Freeform 11" o:spid="_x0000_s1047" style="position:absolute;left:10730;top:-120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" path="m62,31l60,19,53,9,43,2,31,,19,2,9,9,2,19,,31,2,43,9,53r10,7l31,62,43,60,53,53,60,43,62,31xe" filled="f" strokecolor="#d95318" strokeweight=".31483mm">
                  <v:path arrowok="t" o:connecttype="custom" o:connectlocs="62,-1169;60,-1181;53,-1191;43,-1198;31,-1200;19,-1198;9,-1191;2,-1181;0,-1169;2,-1157;9,-1147;19,-1140;31,-1138;43,-1140;53,-1147;60,-1157;62,-1169" o:connectangles="0,0,0,0,0,0,0,0,0,0,0,0,0,0,0,0,0"/>
                </v:shape>
                <v:shape id="Freeform 10" o:spid="_x0000_s1048" style="position:absolute;left:10881;top:-1201;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" path="m62,31l60,19,53,9,43,2,31,,19,2,9,9,2,19,,31,2,43,9,53r10,7l31,62,43,60,53,53,60,43,62,31xe" filled="f" strokecolor="#d95318" strokeweight=".31483mm">
                  <v:path arrowok="t" o:connecttype="custom" o:connectlocs="62,-1169;60,-1181;53,-1191;43,-1198;31,-1200;19,-1198;9,-1191;2,-1181;0,-1169;2,-1157;9,-1147;19,-1140;31,-1138;43,-1140;53,-1147;60,-1157;62,-1169" o:connectangles="0,0,0,0,0,0,0,0,0,0,0,0,0,0,0,0,0"/>
                </v:shape>
                <v:shape id="Freeform 9" o:spid="_x0000_s1049" style="position:absolute;left:11033;top:-120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" path="m63,31l60,19,53,9,43,2,31,,19,2,9,9,3,19,,31,3,43,9,53r10,7l31,62,43,60,53,53,60,43,63,31xe" filled="f" strokecolor="#d95318" strokeweight=".31483mm">
                  <v:path arrowok="t" o:connecttype="custom" o:connectlocs="63,-1169;60,-1181;53,-1191;43,-1198;31,-1200;19,-1198;9,-1191;3,-1181;0,-1169;3,-1157;9,-1147;19,-1140;31,-1138;43,-1140;53,-1147;60,-1157;63,-1169" o:connectangles="0,0,0,0,0,0,0,0,0,0,0,0,0,0,0,0,0"/>
                </v:shape>
                <w10:wrap anchorx="page"/>
              </v:group>
            </w:pict>
          </mc:Fallback>
        </mc:AlternateContent>
      </w:r>
      <w:r w:rsidR="00105EDE">
        <w:rPr>
          <w:color w:val="252525"/>
          <w:sz w:val="18"/>
        </w:rPr>
        <w:t>10   30   50   70</w:t>
      </w:r>
      <w:r w:rsidR="00105EDE">
        <w:rPr>
          <w:color w:val="252525"/>
          <w:spacing w:val="34"/>
          <w:sz w:val="18"/>
        </w:rPr>
        <w:t xml:space="preserve"> </w:t>
      </w:r>
      <w:r w:rsidR="00105EDE">
        <w:rPr>
          <w:color w:val="252525"/>
          <w:sz w:val="18"/>
        </w:rPr>
        <w:t>90</w:t>
      </w:r>
    </w:p>
    <w:p w14:paraId="543F2E35" w14:textId="77777777" w:rsidR="00187908" w:rsidRDefault="00105EDE">
      <w:pPr>
        <w:spacing w:before="6"/>
        <w:ind w:right="23"/>
        <w:jc w:val="right"/>
        <w:rPr>
          <w:sz w:val="18"/>
        </w:rPr>
      </w:pPr>
      <w:r>
        <w:rPr>
          <w:color w:val="252525"/>
          <w:sz w:val="18"/>
        </w:rPr>
        <w:t>Degree rank</w:t>
      </w:r>
      <w:r>
        <w:rPr>
          <w:color w:val="252525"/>
          <w:spacing w:val="-12"/>
          <w:sz w:val="18"/>
        </w:rPr>
        <w:t xml:space="preserve"> </w:t>
      </w:r>
      <w:r>
        <w:rPr>
          <w:color w:val="252525"/>
          <w:sz w:val="18"/>
        </w:rPr>
        <w:t>(%)</w:t>
      </w:r>
    </w:p>
    <w:p w14:paraId="16DC8332" w14:textId="77777777" w:rsidR="00187908" w:rsidRDefault="00105EDE">
      <w:pPr>
        <w:spacing w:before="91"/>
        <w:jc w:val="right"/>
        <w:rPr>
          <w:sz w:val="18"/>
        </w:rPr>
      </w:pPr>
      <w:r>
        <w:br w:type="column"/>
      </w:r>
      <w:r>
        <w:rPr>
          <w:color w:val="252525"/>
          <w:sz w:val="18"/>
        </w:rPr>
        <w:t>10   30   50   70</w:t>
      </w:r>
      <w:r>
        <w:rPr>
          <w:color w:val="252525"/>
          <w:spacing w:val="38"/>
          <w:sz w:val="18"/>
        </w:rPr>
        <w:t xml:space="preserve"> </w:t>
      </w:r>
      <w:r>
        <w:rPr>
          <w:color w:val="252525"/>
          <w:sz w:val="18"/>
        </w:rPr>
        <w:t>90</w:t>
      </w:r>
    </w:p>
    <w:p w14:paraId="24A1C3C5" w14:textId="77777777" w:rsidR="00187908" w:rsidRDefault="00105EDE">
      <w:pPr>
        <w:spacing w:before="6"/>
        <w:ind w:right="24"/>
        <w:jc w:val="right"/>
        <w:rPr>
          <w:sz w:val="18"/>
        </w:rPr>
      </w:pPr>
      <w:r>
        <w:rPr>
          <w:color w:val="252525"/>
          <w:sz w:val="18"/>
        </w:rPr>
        <w:t>Degree rank</w:t>
      </w:r>
      <w:r>
        <w:rPr>
          <w:color w:val="252525"/>
          <w:spacing w:val="-12"/>
          <w:sz w:val="18"/>
        </w:rPr>
        <w:t xml:space="preserve"> </w:t>
      </w:r>
      <w:r>
        <w:rPr>
          <w:color w:val="252525"/>
          <w:sz w:val="18"/>
        </w:rPr>
        <w:t>(%)</w:t>
      </w:r>
    </w:p>
    <w:p w14:paraId="6CE035A7" w14:textId="77777777" w:rsidR="00187908" w:rsidRDefault="00105EDE">
      <w:pPr>
        <w:spacing w:before="91"/>
        <w:jc w:val="right"/>
        <w:rPr>
          <w:sz w:val="18"/>
        </w:rPr>
      </w:pPr>
      <w:r>
        <w:br w:type="column"/>
      </w:r>
      <w:r>
        <w:rPr>
          <w:color w:val="252525"/>
          <w:sz w:val="18"/>
        </w:rPr>
        <w:t>10   30   50   70</w:t>
      </w:r>
      <w:r>
        <w:rPr>
          <w:color w:val="252525"/>
          <w:spacing w:val="34"/>
          <w:sz w:val="18"/>
        </w:rPr>
        <w:t xml:space="preserve"> </w:t>
      </w:r>
      <w:r>
        <w:rPr>
          <w:color w:val="252525"/>
          <w:sz w:val="18"/>
        </w:rPr>
        <w:t>90</w:t>
      </w:r>
    </w:p>
    <w:p w14:paraId="707746BE" w14:textId="77777777" w:rsidR="00187908" w:rsidRDefault="00105EDE">
      <w:pPr>
        <w:spacing w:before="6"/>
        <w:ind w:right="23"/>
        <w:jc w:val="right"/>
        <w:rPr>
          <w:sz w:val="18"/>
        </w:rPr>
      </w:pPr>
      <w:r>
        <w:rPr>
          <w:color w:val="252525"/>
          <w:sz w:val="18"/>
        </w:rPr>
        <w:t>Degree rank</w:t>
      </w:r>
      <w:r>
        <w:rPr>
          <w:color w:val="252525"/>
          <w:spacing w:val="-12"/>
          <w:sz w:val="18"/>
        </w:rPr>
        <w:t xml:space="preserve"> </w:t>
      </w:r>
      <w:r>
        <w:rPr>
          <w:color w:val="252525"/>
          <w:sz w:val="18"/>
        </w:rPr>
        <w:t>(%)</w:t>
      </w:r>
    </w:p>
    <w:p w14:paraId="2AE1E9A0" w14:textId="77777777" w:rsidR="00187908" w:rsidRDefault="00105EDE">
      <w:pPr>
        <w:spacing w:before="91"/>
        <w:jc w:val="right"/>
        <w:rPr>
          <w:sz w:val="18"/>
        </w:rPr>
      </w:pPr>
      <w:r>
        <w:br w:type="column"/>
      </w:r>
      <w:r>
        <w:rPr>
          <w:color w:val="252525"/>
          <w:sz w:val="18"/>
        </w:rPr>
        <w:t>10   30   50   70</w:t>
      </w:r>
      <w:r>
        <w:rPr>
          <w:color w:val="252525"/>
          <w:spacing w:val="38"/>
          <w:sz w:val="18"/>
        </w:rPr>
        <w:t xml:space="preserve"> </w:t>
      </w:r>
      <w:r>
        <w:rPr>
          <w:color w:val="252525"/>
          <w:sz w:val="18"/>
        </w:rPr>
        <w:t>90</w:t>
      </w:r>
    </w:p>
    <w:p w14:paraId="37CC69AE" w14:textId="77777777" w:rsidR="00187908" w:rsidRDefault="00105EDE">
      <w:pPr>
        <w:spacing w:before="6"/>
        <w:ind w:right="24"/>
        <w:jc w:val="right"/>
        <w:rPr>
          <w:sz w:val="18"/>
        </w:rPr>
      </w:pPr>
      <w:r>
        <w:rPr>
          <w:color w:val="252525"/>
          <w:sz w:val="18"/>
        </w:rPr>
        <w:t>Degree rank</w:t>
      </w:r>
      <w:r>
        <w:rPr>
          <w:color w:val="252525"/>
          <w:spacing w:val="-12"/>
          <w:sz w:val="18"/>
        </w:rPr>
        <w:t xml:space="preserve"> </w:t>
      </w:r>
      <w:r>
        <w:rPr>
          <w:color w:val="252525"/>
          <w:sz w:val="18"/>
        </w:rPr>
        <w:t>(%)</w:t>
      </w:r>
    </w:p>
    <w:p w14:paraId="37FF07C9" w14:textId="77777777" w:rsidR="00187908" w:rsidRDefault="00105EDE">
      <w:pPr>
        <w:spacing w:before="91"/>
        <w:ind w:right="1235"/>
        <w:jc w:val="right"/>
        <w:rPr>
          <w:sz w:val="18"/>
        </w:rPr>
      </w:pPr>
      <w:r>
        <w:br w:type="column"/>
      </w:r>
      <w:r>
        <w:rPr>
          <w:color w:val="252525"/>
          <w:sz w:val="18"/>
        </w:rPr>
        <w:t>10   30   50   70</w:t>
      </w:r>
      <w:r>
        <w:rPr>
          <w:color w:val="252525"/>
          <w:spacing w:val="34"/>
          <w:sz w:val="18"/>
        </w:rPr>
        <w:t xml:space="preserve"> </w:t>
      </w:r>
      <w:r>
        <w:rPr>
          <w:color w:val="252525"/>
          <w:sz w:val="18"/>
        </w:rPr>
        <w:t>90</w:t>
      </w:r>
    </w:p>
    <w:p w14:paraId="4DDA801D" w14:textId="77777777" w:rsidR="00187908" w:rsidRDefault="00105EDE">
      <w:pPr>
        <w:spacing w:before="6"/>
        <w:ind w:right="1260"/>
        <w:jc w:val="right"/>
        <w:rPr>
          <w:sz w:val="18"/>
        </w:rPr>
      </w:pPr>
      <w:r>
        <w:rPr>
          <w:color w:val="252525"/>
          <w:sz w:val="18"/>
        </w:rPr>
        <w:t>Degree rank</w:t>
      </w:r>
      <w:r>
        <w:rPr>
          <w:color w:val="252525"/>
          <w:spacing w:val="-12"/>
          <w:sz w:val="18"/>
        </w:rPr>
        <w:t xml:space="preserve"> </w:t>
      </w:r>
      <w:r>
        <w:rPr>
          <w:color w:val="252525"/>
          <w:sz w:val="18"/>
        </w:rPr>
        <w:t>(%)</w:t>
      </w:r>
    </w:p>
    <w:p w14:paraId="5271A70F" w14:textId="77777777" w:rsidR="00187908" w:rsidRDefault="00187908">
      <w:pPr>
        <w:jc w:val="right"/>
        <w:rPr>
          <w:sz w:val="18"/>
        </w:rPr>
        <w:sectPr w:rsidR="00187908">
          <w:type w:val="continuous"/>
          <w:pgSz w:w="12240" w:h="15840"/>
          <w:pgMar w:top="900" w:right="0" w:bottom="280" w:left="820" w:header="720" w:footer="720" w:gutter="0"/>
          <w:cols w:num="5" w:space="720" w:equalWidth="0">
            <w:col w:w="2231" w:space="40"/>
            <w:col w:w="1950" w:space="39"/>
            <w:col w:w="1947" w:space="40"/>
            <w:col w:w="1950" w:space="39"/>
            <w:col w:w="3184"/>
          </w:cols>
        </w:sectPr>
      </w:pPr>
    </w:p>
    <w:p w14:paraId="6D22D213" w14:textId="7C93CE11" w:rsidR="00187908" w:rsidRDefault="00F51443">
      <w:pPr>
        <w:tabs>
          <w:tab w:val="left" w:pos="5630"/>
        </w:tabs>
        <w:spacing w:before="20"/>
        <w:ind w:left="1431"/>
        <w:rPr>
          <w:sz w:val="18"/>
        </w:rPr>
      </w:pPr>
      <w:r>
        <w:rPr>
          <w:noProof/>
          <w:lang w:val="en-IN" w:eastAsia="en-IN" w:bidi="hi-IN"/>
        </w:rPr>
        <mc:AlternateContent>
          <mc:Choice Requires="wpg">
            <w:drawing>
              <wp:anchor distT="0" distB="0" distL="114300" distR="114300" simplePos="0" relativeHeight="251819008" behindDoc="0" locked="0" layoutInCell="1" allowOverlap="1" wp14:anchorId="099DDFF2" wp14:editId="37CE3353">
                <wp:simplePos x="0" y="0"/>
                <wp:positionH relativeFrom="page">
                  <wp:posOffset>1185545</wp:posOffset>
                </wp:positionH>
                <wp:positionV relativeFrom="paragraph">
                  <wp:posOffset>58420</wp:posOffset>
                </wp:positionV>
                <wp:extent cx="226695" cy="40005"/>
                <wp:effectExtent l="0" t="0" r="0" b="0"/>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 cy="40005"/>
                          <a:chOff x="1867" y="92"/>
                          <a:chExt cx="357" cy="63"/>
                        </a:xfrm>
                      </wpg:grpSpPr>
                      <wps:wsp>
                        <wps:cNvPr id="7" name="Line 7"/>
                        <wps:cNvCnPr>
                          <a:cxnSpLocks noChangeShapeType="1"/>
                        </wps:cNvCnPr>
                        <wps:spPr bwMode="auto">
                          <a:xfrm>
                            <a:off x="1867" y="123"/>
                            <a:ext cx="357" cy="0"/>
                          </a:xfrm>
                          <a:prstGeom prst="line">
                            <a:avLst/>
                          </a:prstGeom>
                          <a:noFill/>
                          <a:ln w="11334">
                            <a:solidFill>
                              <a:srgbClr val="0072BD"/>
                            </a:solidFill>
                            <a:prstDash val="solid"/>
                            <a:round/>
                            <a:headEnd/>
                            <a:tailEnd/>
                          </a:ln>
                          <a:extLst>
                            <a:ext uri="{909E8E84-426E-40DD-AFC4-6F175D3DCCD1}">
                              <a14:hiddenFill xmlns:a14="http://schemas.microsoft.com/office/drawing/2010/main">
                                <a:noFill/>
                              </a14:hiddenFill>
                            </a:ext>
                          </a:extLst>
                        </wps:spPr>
                        <wps:bodyPr/>
                      </wps:wsp>
                      <wps:wsp>
                        <wps:cNvPr id="8" name="AutoShape 6"/>
                        <wps:cNvSpPr>
                          <a:spLocks/>
                        </wps:cNvSpPr>
                        <wps:spPr bwMode="auto">
                          <a:xfrm>
                            <a:off x="-140" y="9724"/>
                            <a:ext cx="280" cy="280"/>
                          </a:xfrm>
                          <a:custGeom>
                            <a:avLst/>
                            <a:gdLst>
                              <a:gd name="T0" fmla="+- 0 2046 -140"/>
                              <a:gd name="T1" fmla="*/ T0 w 280"/>
                              <a:gd name="T2" fmla="+- 0 92 9724"/>
                              <a:gd name="T3" fmla="*/ 92 h 280"/>
                              <a:gd name="T4" fmla="+- 0 2046 -140"/>
                              <a:gd name="T5" fmla="*/ T4 w 280"/>
                              <a:gd name="T6" fmla="+- 0 155 9724"/>
                              <a:gd name="T7" fmla="*/ 155 h 280"/>
                              <a:gd name="T8" fmla="+- 0 2015 -140"/>
                              <a:gd name="T9" fmla="*/ T8 w 280"/>
                              <a:gd name="T10" fmla="+- 0 123 9724"/>
                              <a:gd name="T11" fmla="*/ 123 h 280"/>
                              <a:gd name="T12" fmla="+- 0 2077 -140"/>
                              <a:gd name="T13" fmla="*/ T12 w 280"/>
                              <a:gd name="T14" fmla="+- 0 123 9724"/>
                              <a:gd name="T15" fmla="*/ 123 h 280"/>
                            </a:gdLst>
                            <a:ahLst/>
                            <a:cxnLst>
                              <a:cxn ang="0">
                                <a:pos x="T1" y="T3"/>
                              </a:cxn>
                              <a:cxn ang="0">
                                <a:pos x="T5" y="T7"/>
                              </a:cxn>
                              <a:cxn ang="0">
                                <a:pos x="T9" y="T11"/>
                              </a:cxn>
                              <a:cxn ang="0">
                                <a:pos x="T13" y="T15"/>
                              </a:cxn>
                            </a:cxnLst>
                            <a:rect l="0" t="0" r="r" b="b"/>
                            <a:pathLst>
                              <a:path w="280" h="280">
                                <a:moveTo>
                                  <a:pt x="2186" y="-9632"/>
                                </a:moveTo>
                                <a:lnTo>
                                  <a:pt x="2186" y="-9569"/>
                                </a:lnTo>
                                <a:moveTo>
                                  <a:pt x="2155" y="-9601"/>
                                </a:moveTo>
                                <a:lnTo>
                                  <a:pt x="2217" y="-9601"/>
                                </a:lnTo>
                              </a:path>
                            </a:pathLst>
                          </a:custGeom>
                          <a:noFill/>
                          <a:ln w="11334">
                            <a:solidFill>
                              <a:srgbClr val="0072B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93ACE8" id="Group 5" o:spid="_x0000_s1026" style="position:absolute;margin-left:93.35pt;margin-top:4.6pt;width:17.85pt;height:3.15pt;z-index:251819008;mso-position-horizontal-relative:page" coordorigin="1867,92" coordsize="3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">
                <v:line id="Line 7" o:spid="_x0000_s1027" style="position:absolute;visibility:visible;mso-wrap-style:square" from="1867,123" to="222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" strokecolor="#0072bd" strokeweight=".31483mm"/>
                <v:shape id="AutoShape 6" o:spid="_x0000_s1028" style="position:absolute;left:-140;top:9724;width:280;height:280;visibility:visible;mso-wrap-style:square;v-text-anchor:top" coordsize="28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" path="m2186,-9632r,63m2155,-9601r62,e" filled="f" strokecolor="#0072bd" strokeweight=".31483mm">
                  <v:path arrowok="t" o:connecttype="custom" o:connectlocs="2186,92;2186,155;2155,123;2217,123" o:connectangles="0,0,0,0"/>
                </v:shape>
                <w10:wrap anchorx="page"/>
              </v:group>
            </w:pict>
          </mc:Fallback>
        </mc:AlternateContent>
      </w:r>
      <w:r>
        <w:rPr>
          <w:noProof/>
          <w:lang w:val="en-IN" w:eastAsia="en-IN" w:bidi="hi-IN"/>
        </w:rPr>
        <mc:AlternateContent>
          <mc:Choice Requires="wpg">
            <w:drawing>
              <wp:anchor distT="0" distB="0" distL="114300" distR="114300" simplePos="0" relativeHeight="250074112" behindDoc="1" locked="0" layoutInCell="1" allowOverlap="1" wp14:anchorId="08A4FB71" wp14:editId="41A3AA9E">
                <wp:simplePos x="0" y="0"/>
                <wp:positionH relativeFrom="page">
                  <wp:posOffset>3851910</wp:posOffset>
                </wp:positionH>
                <wp:positionV relativeFrom="paragraph">
                  <wp:posOffset>52705</wp:posOffset>
                </wp:positionV>
                <wp:extent cx="226695" cy="51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695" cy="51435"/>
                          <a:chOff x="6066" y="83"/>
                          <a:chExt cx="357" cy="81"/>
                        </a:xfrm>
                      </wpg:grpSpPr>
                      <wps:wsp>
                        <wps:cNvPr id="4" name="Line 4"/>
                        <wps:cNvCnPr>
                          <a:cxnSpLocks noChangeShapeType="1"/>
                        </wps:cNvCnPr>
                        <wps:spPr bwMode="auto">
                          <a:xfrm>
                            <a:off x="6066" y="123"/>
                            <a:ext cx="357" cy="0"/>
                          </a:xfrm>
                          <a:prstGeom prst="line">
                            <a:avLst/>
                          </a:prstGeom>
                          <a:noFill/>
                          <a:ln w="11334">
                            <a:solidFill>
                              <a:srgbClr val="D95318"/>
                            </a:solidFill>
                            <a:prstDash val="lgDash"/>
                            <a:round/>
                            <a:headEnd/>
                            <a:tailEnd/>
                          </a:ln>
                          <a:extLst>
                            <a:ext uri="{909E8E84-426E-40DD-AFC4-6F175D3DCCD1}">
                              <a14:hiddenFill xmlns:a14="http://schemas.microsoft.com/office/drawing/2010/main">
                                <a:noFill/>
                              </a14:hiddenFill>
                            </a:ext>
                          </a:extLst>
                        </wps:spPr>
                        <wps:bodyPr/>
                      </wps:wsp>
                      <wps:wsp>
                        <wps:cNvPr id="5" name="Freeform 3"/>
                        <wps:cNvSpPr>
                          <a:spLocks/>
                        </wps:cNvSpPr>
                        <wps:spPr bwMode="auto">
                          <a:xfrm>
                            <a:off x="6213" y="92"/>
                            <a:ext cx="63" cy="63"/>
                          </a:xfrm>
                          <a:custGeom>
                            <a:avLst/>
                            <a:gdLst>
                              <a:gd name="T0" fmla="+- 0 6276 6214"/>
                              <a:gd name="T1" fmla="*/ T0 w 63"/>
                              <a:gd name="T2" fmla="+- 0 123 92"/>
                              <a:gd name="T3" fmla="*/ 123 h 63"/>
                              <a:gd name="T4" fmla="+- 0 6274 6214"/>
                              <a:gd name="T5" fmla="*/ T4 w 63"/>
                              <a:gd name="T6" fmla="+- 0 111 92"/>
                              <a:gd name="T7" fmla="*/ 111 h 63"/>
                              <a:gd name="T8" fmla="+- 0 6267 6214"/>
                              <a:gd name="T9" fmla="*/ T8 w 63"/>
                              <a:gd name="T10" fmla="+- 0 101 92"/>
                              <a:gd name="T11" fmla="*/ 101 h 63"/>
                              <a:gd name="T12" fmla="+- 0 6257 6214"/>
                              <a:gd name="T13" fmla="*/ T12 w 63"/>
                              <a:gd name="T14" fmla="+- 0 95 92"/>
                              <a:gd name="T15" fmla="*/ 95 h 63"/>
                              <a:gd name="T16" fmla="+- 0 6245 6214"/>
                              <a:gd name="T17" fmla="*/ T16 w 63"/>
                              <a:gd name="T18" fmla="+- 0 92 92"/>
                              <a:gd name="T19" fmla="*/ 92 h 63"/>
                              <a:gd name="T20" fmla="+- 0 6233 6214"/>
                              <a:gd name="T21" fmla="*/ T20 w 63"/>
                              <a:gd name="T22" fmla="+- 0 95 92"/>
                              <a:gd name="T23" fmla="*/ 95 h 63"/>
                              <a:gd name="T24" fmla="+- 0 6223 6214"/>
                              <a:gd name="T25" fmla="*/ T24 w 63"/>
                              <a:gd name="T26" fmla="+- 0 101 92"/>
                              <a:gd name="T27" fmla="*/ 101 h 63"/>
                              <a:gd name="T28" fmla="+- 0 6216 6214"/>
                              <a:gd name="T29" fmla="*/ T28 w 63"/>
                              <a:gd name="T30" fmla="+- 0 111 92"/>
                              <a:gd name="T31" fmla="*/ 111 h 63"/>
                              <a:gd name="T32" fmla="+- 0 6214 6214"/>
                              <a:gd name="T33" fmla="*/ T32 w 63"/>
                              <a:gd name="T34" fmla="+- 0 123 92"/>
                              <a:gd name="T35" fmla="*/ 123 h 63"/>
                              <a:gd name="T36" fmla="+- 0 6216 6214"/>
                              <a:gd name="T37" fmla="*/ T36 w 63"/>
                              <a:gd name="T38" fmla="+- 0 136 92"/>
                              <a:gd name="T39" fmla="*/ 136 h 63"/>
                              <a:gd name="T40" fmla="+- 0 6223 6214"/>
                              <a:gd name="T41" fmla="*/ T40 w 63"/>
                              <a:gd name="T42" fmla="+- 0 145 92"/>
                              <a:gd name="T43" fmla="*/ 145 h 63"/>
                              <a:gd name="T44" fmla="+- 0 6233 6214"/>
                              <a:gd name="T45" fmla="*/ T44 w 63"/>
                              <a:gd name="T46" fmla="+- 0 152 92"/>
                              <a:gd name="T47" fmla="*/ 152 h 63"/>
                              <a:gd name="T48" fmla="+- 0 6245 6214"/>
                              <a:gd name="T49" fmla="*/ T48 w 63"/>
                              <a:gd name="T50" fmla="+- 0 155 92"/>
                              <a:gd name="T51" fmla="*/ 155 h 63"/>
                              <a:gd name="T52" fmla="+- 0 6257 6214"/>
                              <a:gd name="T53" fmla="*/ T52 w 63"/>
                              <a:gd name="T54" fmla="+- 0 152 92"/>
                              <a:gd name="T55" fmla="*/ 152 h 63"/>
                              <a:gd name="T56" fmla="+- 0 6267 6214"/>
                              <a:gd name="T57" fmla="*/ T56 w 63"/>
                              <a:gd name="T58" fmla="+- 0 145 92"/>
                              <a:gd name="T59" fmla="*/ 145 h 63"/>
                              <a:gd name="T60" fmla="+- 0 6274 6214"/>
                              <a:gd name="T61" fmla="*/ T60 w 63"/>
                              <a:gd name="T62" fmla="+- 0 136 92"/>
                              <a:gd name="T63" fmla="*/ 136 h 63"/>
                              <a:gd name="T64" fmla="+- 0 6276 6214"/>
                              <a:gd name="T65" fmla="*/ T64 w 63"/>
                              <a:gd name="T66" fmla="+- 0 123 92"/>
                              <a:gd name="T67" fmla="*/ 12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1"/>
                                </a:moveTo>
                                <a:lnTo>
                                  <a:pt x="60" y="19"/>
                                </a:lnTo>
                                <a:lnTo>
                                  <a:pt x="53" y="9"/>
                                </a:lnTo>
                                <a:lnTo>
                                  <a:pt x="43" y="3"/>
                                </a:lnTo>
                                <a:lnTo>
                                  <a:pt x="31" y="0"/>
                                </a:lnTo>
                                <a:lnTo>
                                  <a:pt x="19" y="3"/>
                                </a:lnTo>
                                <a:lnTo>
                                  <a:pt x="9" y="9"/>
                                </a:lnTo>
                                <a:lnTo>
                                  <a:pt x="2" y="19"/>
                                </a:lnTo>
                                <a:lnTo>
                                  <a:pt x="0" y="31"/>
                                </a:lnTo>
                                <a:lnTo>
                                  <a:pt x="2" y="44"/>
                                </a:lnTo>
                                <a:lnTo>
                                  <a:pt x="9" y="53"/>
                                </a:lnTo>
                                <a:lnTo>
                                  <a:pt x="19" y="60"/>
                                </a:lnTo>
                                <a:lnTo>
                                  <a:pt x="31" y="63"/>
                                </a:lnTo>
                                <a:lnTo>
                                  <a:pt x="43" y="60"/>
                                </a:lnTo>
                                <a:lnTo>
                                  <a:pt x="53" y="53"/>
                                </a:lnTo>
                                <a:lnTo>
                                  <a:pt x="60" y="44"/>
                                </a:lnTo>
                                <a:lnTo>
                                  <a:pt x="62" y="31"/>
                                </a:lnTo>
                                <a:close/>
                              </a:path>
                            </a:pathLst>
                          </a:custGeom>
                          <a:noFill/>
                          <a:ln w="11334">
                            <a:solidFill>
                              <a:srgbClr val="D953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4617C2" id="Group 2" o:spid="_x0000_s1026" style="position:absolute;margin-left:303.3pt;margin-top:4.15pt;width:17.85pt;height:4.05pt;z-index:-253242368;mso-position-horizontal-relative:page" coordorigin="6066,83" coordsize="3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">
                <v:line id="Line 4" o:spid="_x0000_s1027" style="position:absolute;visibility:visible;mso-wrap-style:square" from="6066,123" to="642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" strokecolor="#d95318" strokeweight=".31483mm">
                  <v:stroke dashstyle="longDash"/>
                </v:line>
                <v:shape id="Freeform 3" o:spid="_x0000_s1028" style="position:absolute;left:6213;top:9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" path="m62,31l60,19,53,9,43,3,31,,19,3,9,9,2,19,,31,2,44r7,9l19,60r12,3l43,60,53,53r7,-9l62,31xe" filled="f" strokecolor="#d95318" strokeweight=".31483mm">
                  <v:path arrowok="t" o:connecttype="custom" o:connectlocs="62,123;60,111;53,101;43,95;31,92;19,95;9,101;2,111;0,123;2,136;9,145;19,152;31,155;43,152;53,145;60,136;62,123" o:connectangles="0,0,0,0,0,0,0,0,0,0,0,0,0,0,0,0,0"/>
                </v:shape>
                <w10:wrap anchorx="page"/>
              </v:group>
            </w:pict>
          </mc:Fallback>
        </mc:AlternateContent>
      </w:r>
      <w:r w:rsidR="00105EDE">
        <w:rPr>
          <w:sz w:val="18"/>
        </w:rPr>
        <w:t>MultipleV Community-level Query on</w:t>
      </w:r>
      <w:r w:rsidR="00105EDE">
        <w:rPr>
          <w:spacing w:val="-21"/>
          <w:sz w:val="18"/>
        </w:rPr>
        <w:t xml:space="preserve"> </w:t>
      </w:r>
      <w:r w:rsidR="00105EDE">
        <w:rPr>
          <w:sz w:val="18"/>
        </w:rPr>
        <w:t>2-level</w:t>
      </w:r>
      <w:r w:rsidR="00105EDE">
        <w:rPr>
          <w:spacing w:val="-5"/>
          <w:sz w:val="18"/>
        </w:rPr>
        <w:t xml:space="preserve"> </w:t>
      </w:r>
      <w:r w:rsidR="00105EDE">
        <w:rPr>
          <w:sz w:val="18"/>
        </w:rPr>
        <w:t>index</w:t>
      </w:r>
      <w:r w:rsidR="00105EDE">
        <w:rPr>
          <w:sz w:val="18"/>
        </w:rPr>
        <w:tab/>
        <w:t>MultipleV Community-level Query on Equitruss</w:t>
      </w:r>
      <w:r w:rsidR="00105EDE">
        <w:rPr>
          <w:spacing w:val="-8"/>
          <w:sz w:val="18"/>
        </w:rPr>
        <w:t xml:space="preserve"> </w:t>
      </w:r>
      <w:r w:rsidR="00105EDE">
        <w:rPr>
          <w:sz w:val="18"/>
        </w:rPr>
        <w:t>index</w:t>
      </w:r>
    </w:p>
    <w:p w14:paraId="6BE204C2" w14:textId="77777777" w:rsidR="00187908" w:rsidRDefault="00187908">
      <w:pPr>
        <w:pStyle w:val="BodyText"/>
        <w:rPr>
          <w:sz w:val="16"/>
        </w:rPr>
      </w:pPr>
    </w:p>
    <w:p w14:paraId="58DD6902" w14:textId="77777777" w:rsidR="00187908" w:rsidRDefault="00105EDE">
      <w:pPr>
        <w:ind w:left="1514"/>
        <w:rPr>
          <w:sz w:val="16"/>
        </w:rPr>
      </w:pPr>
      <w:r>
        <w:rPr>
          <w:sz w:val="16"/>
        </w:rPr>
        <w:t xml:space="preserve">Fig. 6. </w:t>
      </w:r>
      <w:bookmarkStart w:id="934" w:name="_bookmark19"/>
      <w:bookmarkEnd w:id="934"/>
      <w:r>
        <w:rPr>
          <w:sz w:val="16"/>
        </w:rPr>
        <w:t>Comparison of multiple vertex k-truss community-level query of the 2-level index and the Equitruss index.</w:t>
      </w:r>
    </w:p>
    <w:p w14:paraId="4112462C" w14:textId="77777777" w:rsidR="00187908" w:rsidRDefault="00187908">
      <w:pPr>
        <w:pStyle w:val="BodyText"/>
        <w:spacing w:before="3"/>
        <w:rPr>
          <w:sz w:val="28"/>
        </w:rPr>
      </w:pPr>
    </w:p>
    <w:p w14:paraId="751AD4A8" w14:textId="77777777" w:rsidR="00187908" w:rsidRDefault="00187908">
      <w:pPr>
        <w:rPr>
          <w:sz w:val="28"/>
        </w:rPr>
        <w:sectPr w:rsidR="00187908">
          <w:type w:val="continuous"/>
          <w:pgSz w:w="12240" w:h="15840"/>
          <w:pgMar w:top="900" w:right="0" w:bottom="280" w:left="820" w:header="720" w:footer="720" w:gutter="0"/>
          <w:cols w:space="720"/>
        </w:sectPr>
      </w:pPr>
    </w:p>
    <w:p w14:paraId="215D2699" w14:textId="23503CB7" w:rsidR="00187908" w:rsidRDefault="00105EDE">
      <w:pPr>
        <w:pStyle w:val="BodyText"/>
        <w:spacing w:before="98" w:line="249" w:lineRule="auto"/>
        <w:ind w:left="159"/>
        <w:jc w:val="both"/>
      </w:pPr>
      <w:r>
        <w:t xml:space="preserve">k-truss community query (Section </w:t>
      </w:r>
      <w:r>
        <w:fldChar w:fldCharType="begin"/>
      </w:r>
      <w:r>
        <w:instrText xml:space="preserve"> HYPERLINK \l "_bookmark24" </w:instrText>
      </w:r>
      <w:r>
        <w:fldChar w:fldCharType="separate"/>
      </w:r>
      <w:r>
        <w:t>IV-B2)</w:t>
      </w:r>
      <w:ins w:id="935" w:author="Rick" w:date="2019-04-10T12:44:00Z">
        <w:r w:rsidR="00FE4CBD">
          <w:t>, respectively</w:t>
        </w:r>
      </w:ins>
      <w:r>
        <w:t>.</w:t>
      </w:r>
      <w:r>
        <w:fldChar w:fldCharType="end"/>
      </w:r>
      <w:r>
        <w:t xml:space="preserve"> </w:t>
      </w:r>
      <w:del w:id="936" w:author="Rick" w:date="2019-04-10T12:44:00Z">
        <w:r w:rsidDel="00FE4CBD">
          <w:delText xml:space="preserve"> </w:delText>
        </w:r>
      </w:del>
      <w:r>
        <w:t xml:space="preserve">All </w:t>
      </w:r>
      <w:del w:id="937" w:author="Rick" w:date="2019-04-10T12:45:00Z">
        <w:r w:rsidDel="00FE4CBD">
          <w:delText xml:space="preserve"> </w:delText>
        </w:r>
      </w:del>
      <w:r>
        <w:t xml:space="preserve">experiments are implemented in C++ and </w:t>
      </w:r>
      <w:del w:id="938" w:author="Rick" w:date="2019-04-10T12:44:00Z">
        <w:r w:rsidDel="00FE4CBD">
          <w:delText xml:space="preserve">are </w:delText>
        </w:r>
      </w:del>
      <w:r>
        <w:t>run on a Linux server with 2.2</w:t>
      </w:r>
      <w:ins w:id="939" w:author="Rick" w:date="2019-04-10T12:45:00Z">
        <w:r w:rsidR="00FE4CBD">
          <w:t xml:space="preserve"> </w:t>
        </w:r>
      </w:ins>
      <w:r>
        <w:t>GHz CPUs and 256</w:t>
      </w:r>
      <w:ins w:id="940" w:author="Rick" w:date="2019-04-10T12:45:00Z">
        <w:r w:rsidR="00FE4CBD">
          <w:t xml:space="preserve"> </w:t>
        </w:r>
      </w:ins>
      <w:r>
        <w:t>GB memory.</w:t>
      </w:r>
    </w:p>
    <w:p w14:paraId="0D9E6EE9" w14:textId="5A04CA1C" w:rsidR="00187908" w:rsidRDefault="00105EDE">
      <w:pPr>
        <w:pStyle w:val="BodyText"/>
        <w:spacing w:before="5" w:line="244" w:lineRule="auto"/>
        <w:ind w:left="159" w:firstLine="199"/>
        <w:jc w:val="both"/>
      </w:pPr>
      <w:r>
        <w:rPr>
          <w:spacing w:val="-8"/>
        </w:rPr>
        <w:t xml:space="preserve">We </w:t>
      </w:r>
      <w:r>
        <w:t xml:space="preserve">use </w:t>
      </w:r>
      <w:del w:id="941" w:author="Rick" w:date="2019-04-10T12:45:00Z">
        <w:r w:rsidRPr="00FE4CBD" w:rsidDel="00FE4CBD">
          <w:rPr>
            <w:rFonts w:asciiTheme="majorBidi" w:hAnsiTheme="majorBidi" w:cstheme="majorBidi"/>
            <w:rPrChange w:id="942" w:author="Rick" w:date="2019-04-10T12:45:00Z">
              <w:rPr>
                <w:rFonts w:ascii="Arial"/>
              </w:rPr>
            </w:rPrChange>
          </w:rPr>
          <w:delText xml:space="preserve">5 </w:delText>
        </w:r>
      </w:del>
      <w:ins w:id="943" w:author="Rick" w:date="2019-04-10T12:45:00Z">
        <w:r w:rsidR="00FE4CBD" w:rsidRPr="00FE4CBD">
          <w:rPr>
            <w:rFonts w:asciiTheme="majorBidi" w:hAnsiTheme="majorBidi" w:cstheme="majorBidi"/>
            <w:rPrChange w:id="944" w:author="Rick" w:date="2019-04-10T12:45:00Z">
              <w:rPr>
                <w:rFonts w:ascii="Arial"/>
              </w:rPr>
            </w:rPrChange>
          </w:rPr>
          <w:t>five</w:t>
        </w:r>
        <w:r w:rsidR="00FE4CBD">
          <w:rPr>
            <w:rFonts w:ascii="Arial"/>
          </w:rPr>
          <w:t xml:space="preserve"> </w:t>
        </w:r>
      </w:ins>
      <w:r>
        <w:t xml:space="preserve">real-world graphs </w:t>
      </w:r>
      <w:del w:id="945" w:author="Rick" w:date="2019-04-10T15:33:00Z">
        <w:r w:rsidDel="00BA53EE">
          <w:delText xml:space="preserve"> </w:delText>
        </w:r>
      </w:del>
      <w:r>
        <w:t xml:space="preserve">of </w:t>
      </w:r>
      <w:del w:id="946" w:author="Rick" w:date="2019-04-10T15:33:00Z">
        <w:r w:rsidDel="00BA53EE">
          <w:delText xml:space="preserve"> </w:delText>
        </w:r>
      </w:del>
      <w:r>
        <w:t xml:space="preserve">different </w:t>
      </w:r>
      <w:del w:id="947" w:author="Rick" w:date="2019-04-10T15:33:00Z">
        <w:r w:rsidDel="00BA53EE">
          <w:delText xml:space="preserve"> </w:delText>
        </w:r>
      </w:del>
      <w:r>
        <w:t>types</w:t>
      </w:r>
      <w:ins w:id="948" w:author="Rick" w:date="2019-04-10T15:33:00Z">
        <w:r w:rsidR="00BA53EE">
          <w:t>,</w:t>
        </w:r>
      </w:ins>
      <w:r>
        <w:t xml:space="preserve"> </w:t>
      </w:r>
      <w:del w:id="949" w:author="Rick" w:date="2019-04-10T15:33:00Z">
        <w:r w:rsidDel="00BA53EE">
          <w:delText xml:space="preserve"> as  </w:delText>
        </w:r>
      </w:del>
      <w:r>
        <w:rPr>
          <w:spacing w:val="-4"/>
        </w:rPr>
        <w:t xml:space="preserve">shown </w:t>
      </w:r>
      <w:r>
        <w:t xml:space="preserve">in </w:t>
      </w:r>
      <w:del w:id="950" w:author="Rick" w:date="2019-04-10T15:33:00Z">
        <w:r w:rsidDel="00BA53EE">
          <w:delText xml:space="preserve">the </w:delText>
        </w:r>
      </w:del>
      <w:r>
        <w:rPr>
          <w:spacing w:val="-4"/>
        </w:rPr>
        <w:t xml:space="preserve">Table </w:t>
      </w:r>
      <w:del w:id="951" w:author="Rick" w:date="2019-04-10T15:33:00Z">
        <w:r w:rsidDel="00BA53EE">
          <w:rPr>
            <w:spacing w:val="-4"/>
          </w:rPr>
          <w:delText xml:space="preserve"> </w:delText>
        </w:r>
      </w:del>
      <w:hyperlink w:anchor="_bookmark13" w:history="1">
        <w:r>
          <w:t>I.</w:t>
        </w:r>
      </w:hyperlink>
      <w:r>
        <w:t xml:space="preserve"> </w:t>
      </w:r>
      <w:r>
        <w:rPr>
          <w:spacing w:val="-8"/>
        </w:rPr>
        <w:t xml:space="preserve">To  </w:t>
      </w:r>
      <w:r>
        <w:t xml:space="preserve">simplify our experiments, we treat </w:t>
      </w:r>
      <w:r>
        <w:rPr>
          <w:spacing w:val="-3"/>
        </w:rPr>
        <w:t xml:space="preserve">them </w:t>
      </w:r>
      <w:del w:id="952" w:author="Rick" w:date="2019-04-10T15:33:00Z">
        <w:r w:rsidDel="00BA53EE">
          <w:rPr>
            <w:spacing w:val="-3"/>
          </w:rPr>
          <w:delText xml:space="preserve">   </w:delText>
        </w:r>
      </w:del>
      <w:r>
        <w:t xml:space="preserve">as undirected, un-weighted graphs and only use the </w:t>
      </w:r>
      <w:r>
        <w:rPr>
          <w:spacing w:val="-3"/>
        </w:rPr>
        <w:t xml:space="preserve">largest </w:t>
      </w:r>
      <w:r>
        <w:t xml:space="preserve">weakly connected component of each graph. All datasets </w:t>
      </w:r>
      <w:r>
        <w:rPr>
          <w:spacing w:val="-5"/>
        </w:rPr>
        <w:t xml:space="preserve">are </w:t>
      </w:r>
      <w:r>
        <w:t xml:space="preserve">publicly available from </w:t>
      </w:r>
      <w:ins w:id="953" w:author="Rick" w:date="2019-04-10T15:33:00Z">
        <w:r w:rsidR="00BA53EE">
          <w:t xml:space="preserve">the </w:t>
        </w:r>
      </w:ins>
      <w:r>
        <w:t>Stanford Network Analysis Project</w:t>
      </w:r>
      <w:hyperlink w:anchor="_bookmark21" w:history="1">
        <w:r>
          <w:rPr>
            <w:position w:val="7"/>
            <w:sz w:val="14"/>
          </w:rPr>
          <w:t>2</w:t>
        </w:r>
      </w:hyperlink>
      <w:r>
        <w:rPr>
          <w:position w:val="7"/>
          <w:sz w:val="14"/>
        </w:rPr>
        <w:t xml:space="preserve"> </w:t>
      </w:r>
      <w:r>
        <w:t>and Network</w:t>
      </w:r>
      <w:r>
        <w:rPr>
          <w:spacing w:val="-13"/>
        </w:rPr>
        <w:t xml:space="preserve"> </w:t>
      </w:r>
      <w:r>
        <w:t>Repository</w:t>
      </w:r>
      <w:hyperlink w:anchor="_bookmark22" w:history="1">
        <w:r>
          <w:rPr>
            <w:position w:val="7"/>
            <w:sz w:val="14"/>
          </w:rPr>
          <w:t>3</w:t>
        </w:r>
      </w:hyperlink>
      <w:r>
        <w:t>.</w:t>
      </w:r>
    </w:p>
    <w:p w14:paraId="1211A462" w14:textId="77777777" w:rsidR="00187908" w:rsidRDefault="00105EDE">
      <w:pPr>
        <w:pStyle w:val="ListParagraph"/>
        <w:numPr>
          <w:ilvl w:val="0"/>
          <w:numId w:val="2"/>
        </w:numPr>
        <w:tabs>
          <w:tab w:val="left" w:pos="431"/>
        </w:tabs>
        <w:spacing w:before="183"/>
        <w:jc w:val="both"/>
        <w:rPr>
          <w:i/>
          <w:sz w:val="20"/>
        </w:rPr>
      </w:pPr>
      <w:bookmarkStart w:id="954" w:name="Index_construction"/>
      <w:bookmarkStart w:id="955" w:name="_bookmark20"/>
      <w:bookmarkEnd w:id="954"/>
      <w:bookmarkEnd w:id="955"/>
      <w:r>
        <w:rPr>
          <w:i/>
          <w:sz w:val="20"/>
        </w:rPr>
        <w:t>Index</w:t>
      </w:r>
      <w:r>
        <w:rPr>
          <w:i/>
          <w:spacing w:val="9"/>
          <w:sz w:val="20"/>
        </w:rPr>
        <w:t xml:space="preserve"> </w:t>
      </w:r>
      <w:r>
        <w:rPr>
          <w:i/>
          <w:sz w:val="20"/>
        </w:rPr>
        <w:t>construction</w:t>
      </w:r>
    </w:p>
    <w:p w14:paraId="49DBFEDF" w14:textId="5FA36F2F" w:rsidR="00187908" w:rsidRDefault="00BA53EE">
      <w:pPr>
        <w:pStyle w:val="BodyText"/>
        <w:spacing w:before="93" w:line="249" w:lineRule="auto"/>
        <w:ind w:left="159" w:firstLine="199"/>
        <w:jc w:val="both"/>
      </w:pPr>
      <w:ins w:id="956" w:author="Rick" w:date="2019-04-10T15:33:00Z">
        <w:r>
          <w:rPr>
            <w:spacing w:val="-8"/>
          </w:rPr>
          <w:t>I</w:t>
        </w:r>
      </w:ins>
      <w:ins w:id="957" w:author="Rick" w:date="2019-04-10T15:34:00Z">
        <w:r>
          <w:rPr>
            <w:spacing w:val="-8"/>
          </w:rPr>
          <w:t xml:space="preserve">n this section, </w:t>
        </w:r>
      </w:ins>
      <w:del w:id="958" w:author="Rick" w:date="2019-04-10T15:34:00Z">
        <w:r w:rsidR="00105EDE" w:rsidDel="00BA53EE">
          <w:rPr>
            <w:spacing w:val="-8"/>
          </w:rPr>
          <w:delText xml:space="preserve">We </w:delText>
        </w:r>
      </w:del>
      <w:ins w:id="959" w:author="Rick" w:date="2019-04-10T15:34:00Z">
        <w:r>
          <w:rPr>
            <w:spacing w:val="-8"/>
          </w:rPr>
          <w:t xml:space="preserve">we </w:t>
        </w:r>
      </w:ins>
      <w:r w:rsidR="00105EDE">
        <w:t xml:space="preserve">show </w:t>
      </w:r>
      <w:del w:id="960" w:author="Rick" w:date="2019-04-10T15:34:00Z">
        <w:r w:rsidR="00105EDE" w:rsidDel="00BA53EE">
          <w:delText xml:space="preserve">in this section </w:delText>
        </w:r>
      </w:del>
      <w:r w:rsidR="00105EDE">
        <w:t>the index size and index construc</w:t>
      </w:r>
      <w:del w:id="961" w:author="Rick" w:date="2019-04-10T15:34:00Z">
        <w:r w:rsidR="00105EDE" w:rsidDel="00BA53EE">
          <w:delText xml:space="preserve">- </w:delText>
        </w:r>
      </w:del>
      <w:r w:rsidR="00105EDE">
        <w:t xml:space="preserve">tion time of the </w:t>
      </w:r>
      <w:del w:id="962" w:author="Rick" w:date="2019-04-10T15:34:00Z">
        <w:r w:rsidR="00105EDE" w:rsidDel="00BA53EE">
          <w:delText>2</w:delText>
        </w:r>
      </w:del>
      <w:ins w:id="963" w:author="Rick" w:date="2019-04-10T15:34:00Z">
        <w:r>
          <w:t>two</w:t>
        </w:r>
      </w:ins>
      <w:r w:rsidR="00105EDE">
        <w:t xml:space="preserve">-level index compared to the TCP </w:t>
      </w:r>
      <w:r w:rsidR="00105EDE">
        <w:rPr>
          <w:spacing w:val="-5"/>
        </w:rPr>
        <w:t xml:space="preserve">index </w:t>
      </w:r>
      <w:del w:id="964" w:author="Rick" w:date="2019-04-10T15:34:00Z">
        <w:r w:rsidR="00105EDE" w:rsidDel="00BA53EE">
          <w:rPr>
            <w:spacing w:val="-5"/>
          </w:rPr>
          <w:delText xml:space="preserve">    </w:delText>
        </w:r>
      </w:del>
      <w:r w:rsidR="00105EDE">
        <w:t xml:space="preserve">and the Equitruss index in </w:t>
      </w:r>
      <w:r w:rsidR="00105EDE">
        <w:rPr>
          <w:spacing w:val="-4"/>
        </w:rPr>
        <w:t xml:space="preserve">Table </w:t>
      </w:r>
      <w:hyperlink w:anchor="_bookmark14" w:history="1">
        <w:r w:rsidR="00105EDE">
          <w:t>II.</w:t>
        </w:r>
      </w:hyperlink>
      <w:r w:rsidR="00105EDE">
        <w:t xml:space="preserve"> </w:t>
      </w:r>
      <w:r w:rsidR="00105EDE">
        <w:rPr>
          <w:spacing w:val="-8"/>
        </w:rPr>
        <w:t xml:space="preserve">We </w:t>
      </w:r>
      <w:r w:rsidR="00105EDE">
        <w:t xml:space="preserve">separate the </w:t>
      </w:r>
      <w:r w:rsidR="00105EDE">
        <w:rPr>
          <w:spacing w:val="-3"/>
        </w:rPr>
        <w:t xml:space="preserve">truss </w:t>
      </w:r>
      <w:r w:rsidR="00105EDE">
        <w:t xml:space="preserve">decomposition time for all three methods. </w:t>
      </w:r>
      <w:r w:rsidR="00105EDE">
        <w:rPr>
          <w:spacing w:val="-8"/>
        </w:rPr>
        <w:t xml:space="preserve">We </w:t>
      </w:r>
      <w:r w:rsidR="00105EDE">
        <w:t xml:space="preserve">can see in </w:t>
      </w:r>
      <w:r w:rsidR="00105EDE">
        <w:rPr>
          <w:spacing w:val="-7"/>
        </w:rPr>
        <w:t xml:space="preserve">Table </w:t>
      </w:r>
      <w:hyperlink w:anchor="_bookmark14" w:history="1">
        <w:r w:rsidR="00105EDE">
          <w:t xml:space="preserve">II </w:t>
        </w:r>
      </w:hyperlink>
      <w:r w:rsidR="00105EDE">
        <w:t xml:space="preserve">that the </w:t>
      </w:r>
      <w:del w:id="965" w:author="Rick" w:date="2019-04-10T15:34:00Z">
        <w:r w:rsidR="00105EDE" w:rsidDel="00BA53EE">
          <w:delText>2</w:delText>
        </w:r>
      </w:del>
      <w:ins w:id="966" w:author="Rick" w:date="2019-04-10T15:34:00Z">
        <w:r>
          <w:t>two</w:t>
        </w:r>
      </w:ins>
      <w:r w:rsidR="00105EDE">
        <w:t xml:space="preserve">-level index has </w:t>
      </w:r>
      <w:del w:id="967" w:author="Rick" w:date="2019-04-10T15:34:00Z">
        <w:r w:rsidR="00105EDE" w:rsidDel="00BA53EE">
          <w:delText xml:space="preserve">comparable </w:delText>
        </w:r>
      </w:del>
      <w:ins w:id="968" w:author="Rick" w:date="2019-04-10T15:34:00Z">
        <w:r>
          <w:t xml:space="preserve">a </w:t>
        </w:r>
      </w:ins>
      <w:r w:rsidR="00105EDE">
        <w:t xml:space="preserve">construction time </w:t>
      </w:r>
      <w:ins w:id="969" w:author="Rick" w:date="2019-04-10T15:34:00Z">
        <w:r>
          <w:t xml:space="preserve">that is comparable </w:t>
        </w:r>
      </w:ins>
      <w:del w:id="970" w:author="Rick" w:date="2019-04-10T15:34:00Z">
        <w:r w:rsidR="00105EDE" w:rsidDel="00BA53EE">
          <w:rPr>
            <w:spacing w:val="-8"/>
          </w:rPr>
          <w:delText xml:space="preserve">to </w:delText>
        </w:r>
      </w:del>
      <w:ins w:id="971" w:author="Rick" w:date="2019-04-10T15:34:00Z">
        <w:r>
          <w:rPr>
            <w:spacing w:val="-8"/>
          </w:rPr>
          <w:t xml:space="preserve">with </w:t>
        </w:r>
      </w:ins>
      <w:r w:rsidR="00105EDE">
        <w:t>the Equitruss index</w:t>
      </w:r>
      <w:ins w:id="972" w:author="Rick" w:date="2019-04-10T15:35:00Z">
        <w:r>
          <w:t>,</w:t>
        </w:r>
      </w:ins>
      <w:r w:rsidR="00105EDE">
        <w:t xml:space="preserve"> and </w:t>
      </w:r>
      <w:ins w:id="973" w:author="Rick" w:date="2019-04-10T15:35:00Z">
        <w:r>
          <w:t xml:space="preserve">that </w:t>
        </w:r>
      </w:ins>
      <w:r w:rsidR="00105EDE">
        <w:t xml:space="preserve">both are faster than the TCP </w:t>
      </w:r>
      <w:r w:rsidR="00105EDE">
        <w:rPr>
          <w:spacing w:val="-3"/>
        </w:rPr>
        <w:t xml:space="preserve">index.  </w:t>
      </w:r>
      <w:r w:rsidR="00105EDE">
        <w:t xml:space="preserve">The index size of the </w:t>
      </w:r>
      <w:del w:id="974" w:author="Rick" w:date="2019-04-10T15:35:00Z">
        <w:r w:rsidR="00105EDE" w:rsidDel="00BA53EE">
          <w:delText>2</w:delText>
        </w:r>
      </w:del>
      <w:ins w:id="975" w:author="Rick" w:date="2019-04-10T15:35:00Z">
        <w:r>
          <w:t>two</w:t>
        </w:r>
      </w:ins>
      <w:r w:rsidR="00105EDE">
        <w:t xml:space="preserve">-level index is smaller than the </w:t>
      </w:r>
      <w:r w:rsidR="00105EDE">
        <w:rPr>
          <w:spacing w:val="-5"/>
        </w:rPr>
        <w:t xml:space="preserve">TCP </w:t>
      </w:r>
      <w:r w:rsidR="00105EDE">
        <w:t xml:space="preserve">index. </w:t>
      </w:r>
      <w:r w:rsidR="00105EDE">
        <w:rPr>
          <w:spacing w:val="-3"/>
        </w:rPr>
        <w:t xml:space="preserve">However, </w:t>
      </w:r>
      <w:r w:rsidR="00105EDE">
        <w:t xml:space="preserve">the Equitruss has the smallest index size </w:t>
      </w:r>
      <w:r w:rsidR="00105EDE">
        <w:rPr>
          <w:spacing w:val="-3"/>
        </w:rPr>
        <w:t xml:space="preserve">since </w:t>
      </w:r>
      <w:r w:rsidR="00105EDE">
        <w:t xml:space="preserve">it only stores edge list of the original graph while the </w:t>
      </w:r>
      <w:del w:id="976" w:author="Rick" w:date="2019-04-10T15:35:00Z">
        <w:r w:rsidR="00105EDE" w:rsidDel="00BA53EE">
          <w:rPr>
            <w:spacing w:val="-4"/>
          </w:rPr>
          <w:delText>2</w:delText>
        </w:r>
      </w:del>
      <w:ins w:id="977" w:author="Rick" w:date="2019-04-10T15:35:00Z">
        <w:r>
          <w:rPr>
            <w:spacing w:val="-4"/>
          </w:rPr>
          <w:t>two</w:t>
        </w:r>
      </w:ins>
      <w:r w:rsidR="00105EDE">
        <w:rPr>
          <w:spacing w:val="-4"/>
        </w:rPr>
        <w:t xml:space="preserve">-level </w:t>
      </w:r>
      <w:r w:rsidR="00105EDE">
        <w:t xml:space="preserve">index also preserves the triangle connectivity inside </w:t>
      </w:r>
      <w:r w:rsidR="00105EDE">
        <w:rPr>
          <w:spacing w:val="-3"/>
        </w:rPr>
        <w:t>k-truss</w:t>
      </w:r>
      <w:ins w:id="978" w:author="Rick" w:date="2019-04-10T15:55:00Z">
        <w:r w:rsidR="0043102E">
          <w:rPr>
            <w:spacing w:val="-3"/>
          </w:rPr>
          <w:t xml:space="preserve"> </w:t>
        </w:r>
      </w:ins>
      <w:del w:id="979" w:author="Rick" w:date="2019-04-10T15:55:00Z">
        <w:r w:rsidR="00105EDE" w:rsidDel="0043102E">
          <w:rPr>
            <w:spacing w:val="-3"/>
          </w:rPr>
          <w:delText xml:space="preserve">  </w:delText>
        </w:r>
      </w:del>
      <w:r w:rsidR="00105EDE">
        <w:t>communities.</w:t>
      </w:r>
    </w:p>
    <w:p w14:paraId="17CD7E7E" w14:textId="77777777" w:rsidR="00187908" w:rsidRDefault="00105EDE">
      <w:pPr>
        <w:pStyle w:val="ListParagraph"/>
        <w:numPr>
          <w:ilvl w:val="0"/>
          <w:numId w:val="2"/>
        </w:numPr>
        <w:tabs>
          <w:tab w:val="left" w:pos="431"/>
        </w:tabs>
        <w:spacing w:before="183"/>
        <w:jc w:val="both"/>
        <w:rPr>
          <w:i/>
          <w:sz w:val="20"/>
        </w:rPr>
      </w:pPr>
      <w:bookmarkStart w:id="980" w:name="Query_performance"/>
      <w:bookmarkEnd w:id="980"/>
      <w:r>
        <w:rPr>
          <w:i/>
          <w:sz w:val="20"/>
        </w:rPr>
        <w:t>Query</w:t>
      </w:r>
      <w:r>
        <w:rPr>
          <w:i/>
          <w:spacing w:val="18"/>
          <w:sz w:val="20"/>
        </w:rPr>
        <w:t xml:space="preserve"> </w:t>
      </w:r>
      <w:r>
        <w:rPr>
          <w:i/>
          <w:sz w:val="20"/>
        </w:rPr>
        <w:t>performance</w:t>
      </w:r>
    </w:p>
    <w:p w14:paraId="417A5435" w14:textId="3BB23829" w:rsidR="00187908" w:rsidRDefault="00105EDE">
      <w:pPr>
        <w:pStyle w:val="BodyText"/>
        <w:spacing w:before="92" w:line="249" w:lineRule="auto"/>
        <w:ind w:left="159" w:firstLine="199"/>
        <w:jc w:val="both"/>
      </w:pPr>
      <w:r>
        <w:t xml:space="preserve">In this section, we evaluate the query time of k-truss community queries to show the effectiveness of the </w:t>
      </w:r>
      <w:del w:id="981" w:author="Rick" w:date="2019-04-10T15:35:00Z">
        <w:r w:rsidDel="00BA53EE">
          <w:delText>2</w:delText>
        </w:r>
      </w:del>
      <w:ins w:id="982" w:author="Rick" w:date="2019-04-10T15:35:00Z">
        <w:r w:rsidR="00BA53EE">
          <w:t>two</w:t>
        </w:r>
      </w:ins>
      <w:r>
        <w:t xml:space="preserve">-level index. We perform </w:t>
      </w:r>
      <w:r>
        <w:rPr>
          <w:rFonts w:ascii="Arial"/>
        </w:rPr>
        <w:t>10</w:t>
      </w:r>
      <w:r>
        <w:t xml:space="preserve">-truss community queries and discard vertices with </w:t>
      </w:r>
      <w:del w:id="983" w:author="Rick" w:date="2019-04-10T15:35:00Z">
        <w:r w:rsidDel="00BA53EE">
          <w:delText xml:space="preserve">degree </w:delText>
        </w:r>
      </w:del>
      <w:ins w:id="984" w:author="Rick" w:date="2019-04-10T15:35:00Z">
        <w:r w:rsidR="00BA53EE">
          <w:t xml:space="preserve">degrees </w:t>
        </w:r>
      </w:ins>
      <w:r>
        <w:t xml:space="preserve">less than </w:t>
      </w:r>
      <w:r>
        <w:rPr>
          <w:rFonts w:ascii="Arial"/>
        </w:rPr>
        <w:t>20</w:t>
      </w:r>
      <w:ins w:id="985" w:author="Rick" w:date="2019-04-10T15:36:00Z">
        <w:r w:rsidR="00BA53EE">
          <w:rPr>
            <w:rFonts w:ascii="Arial"/>
          </w:rPr>
          <w:t>,</w:t>
        </w:r>
      </w:ins>
      <w:r>
        <w:rPr>
          <w:rFonts w:ascii="Arial"/>
        </w:rPr>
        <w:t xml:space="preserve"> </w:t>
      </w:r>
      <w:r>
        <w:t>as they normally do not</w:t>
      </w:r>
    </w:p>
    <w:p w14:paraId="0CFD4415" w14:textId="1D3A4C1A" w:rsidR="00187908" w:rsidRDefault="00105EDE">
      <w:pPr>
        <w:spacing w:before="207" w:line="202" w:lineRule="exact"/>
        <w:ind w:left="318"/>
        <w:rPr>
          <w:sz w:val="16"/>
        </w:rPr>
      </w:pPr>
      <w:r>
        <w:rPr>
          <w:position w:val="6"/>
          <w:sz w:val="12"/>
        </w:rPr>
        <w:t>2</w:t>
      </w:r>
      <w:bookmarkStart w:id="986" w:name="_bookmark21"/>
      <w:bookmarkStart w:id="987" w:name="_bookmark22"/>
      <w:bookmarkEnd w:id="986"/>
      <w:bookmarkEnd w:id="987"/>
      <w:r>
        <w:rPr>
          <w:sz w:val="16"/>
        </w:rPr>
        <w:t>sn</w:t>
      </w:r>
      <w:ins w:id="988" w:author="Rick" w:date="2019-04-10T15:35:00Z">
        <w:r w:rsidR="00BA53EE">
          <w:rPr>
            <w:sz w:val="16"/>
          </w:rPr>
          <w:t>o</w:t>
        </w:r>
      </w:ins>
      <w:r>
        <w:rPr>
          <w:sz w:val="16"/>
        </w:rPr>
        <w:t>ap.stanford.edu</w:t>
      </w:r>
    </w:p>
    <w:p w14:paraId="6B299066" w14:textId="77777777" w:rsidR="00187908" w:rsidRDefault="00105EDE">
      <w:pPr>
        <w:spacing w:line="202" w:lineRule="exact"/>
        <w:ind w:left="318"/>
        <w:rPr>
          <w:sz w:val="16"/>
        </w:rPr>
      </w:pPr>
      <w:r>
        <w:rPr>
          <w:position w:val="6"/>
          <w:sz w:val="12"/>
        </w:rPr>
        <w:t>3</w:t>
      </w:r>
      <w:r>
        <w:rPr>
          <w:sz w:val="16"/>
        </w:rPr>
        <w:t>networkrepository.com</w:t>
      </w:r>
    </w:p>
    <w:p w14:paraId="349590CB" w14:textId="77777777" w:rsidR="00187908" w:rsidRDefault="00105EDE">
      <w:pPr>
        <w:pStyle w:val="BodyText"/>
        <w:spacing w:before="97" w:line="249" w:lineRule="auto"/>
        <w:ind w:left="159" w:right="977"/>
        <w:jc w:val="both"/>
      </w:pPr>
      <w:r>
        <w:br w:type="column"/>
      </w:r>
      <w:r>
        <w:lastRenderedPageBreak/>
        <w:t xml:space="preserve">belong to any </w:t>
      </w:r>
      <w:r>
        <w:rPr>
          <w:rFonts w:ascii="Arial"/>
        </w:rPr>
        <w:t>10</w:t>
      </w:r>
      <w:r>
        <w:t xml:space="preserve">-truss community. Because the query </w:t>
      </w:r>
      <w:r>
        <w:rPr>
          <w:spacing w:val="-5"/>
        </w:rPr>
        <w:t xml:space="preserve">time </w:t>
      </w:r>
      <w:r>
        <w:t xml:space="preserve">heavily replies on the degree of query vertices, we uniformly partition the rest of vertices according to their degrees </w:t>
      </w:r>
      <w:r>
        <w:rPr>
          <w:spacing w:val="-5"/>
        </w:rPr>
        <w:t xml:space="preserve">into </w:t>
      </w:r>
      <w:del w:id="989" w:author="Rick" w:date="2019-04-10T15:36:00Z">
        <w:r w:rsidDel="00BA53EE">
          <w:rPr>
            <w:spacing w:val="-5"/>
          </w:rPr>
          <w:delText xml:space="preserve">   </w:delText>
        </w:r>
      </w:del>
      <w:r>
        <w:t xml:space="preserve">10 buckets. </w:t>
      </w:r>
      <w:r>
        <w:rPr>
          <w:spacing w:val="-8"/>
        </w:rPr>
        <w:t xml:space="preserve">We </w:t>
      </w:r>
      <w:r>
        <w:t xml:space="preserve">randomly select 100 sets of query vertices </w:t>
      </w:r>
      <w:r>
        <w:rPr>
          <w:spacing w:val="-5"/>
        </w:rPr>
        <w:t>for</w:t>
      </w:r>
      <w:bookmarkStart w:id="990" w:name="Single-vertex_k-truss_community_search."/>
      <w:bookmarkStart w:id="991" w:name="_bookmark23"/>
      <w:bookmarkEnd w:id="990"/>
      <w:bookmarkEnd w:id="991"/>
      <w:r>
        <w:rPr>
          <w:spacing w:val="-5"/>
        </w:rPr>
        <w:t xml:space="preserve"> </w:t>
      </w:r>
      <w:r>
        <w:t>each degree</w:t>
      </w:r>
      <w:r>
        <w:rPr>
          <w:spacing w:val="-13"/>
        </w:rPr>
        <w:t xml:space="preserve"> </w:t>
      </w:r>
      <w:r>
        <w:t>bucket.</w:t>
      </w:r>
    </w:p>
    <w:p w14:paraId="68E07969" w14:textId="77777777" w:rsidR="00187908" w:rsidRDefault="00105EDE">
      <w:pPr>
        <w:pStyle w:val="ListParagraph"/>
        <w:numPr>
          <w:ilvl w:val="1"/>
          <w:numId w:val="2"/>
        </w:numPr>
        <w:tabs>
          <w:tab w:val="left" w:pos="625"/>
        </w:tabs>
        <w:spacing w:line="218" w:lineRule="exact"/>
        <w:ind w:hanging="267"/>
        <w:jc w:val="both"/>
        <w:rPr>
          <w:sz w:val="20"/>
        </w:rPr>
      </w:pPr>
      <w:r>
        <w:rPr>
          <w:i/>
          <w:sz w:val="20"/>
        </w:rPr>
        <w:t>Single-vertex k-truss community search</w:t>
      </w:r>
      <w:del w:id="992" w:author="Rick" w:date="2019-04-10T15:36:00Z">
        <w:r w:rsidRPr="00BA53EE" w:rsidDel="00BA53EE">
          <w:rPr>
            <w:iCs/>
            <w:sz w:val="20"/>
            <w:rPrChange w:id="993" w:author="Rick" w:date="2019-04-10T15:36:00Z">
              <w:rPr>
                <w:i/>
                <w:sz w:val="20"/>
              </w:rPr>
            </w:rPrChange>
          </w:rPr>
          <w:delText>.</w:delText>
        </w:r>
      </w:del>
      <w:r w:rsidRPr="00BA53EE">
        <w:rPr>
          <w:iCs/>
          <w:sz w:val="20"/>
          <w:rPrChange w:id="994" w:author="Rick" w:date="2019-04-10T15:36:00Z">
            <w:rPr>
              <w:i/>
              <w:sz w:val="20"/>
            </w:rPr>
          </w:rPrChange>
        </w:rPr>
        <w:t>:</w:t>
      </w:r>
      <w:r>
        <w:rPr>
          <w:i/>
          <w:sz w:val="20"/>
        </w:rPr>
        <w:t xml:space="preserve"> </w:t>
      </w:r>
      <w:r>
        <w:rPr>
          <w:spacing w:val="-8"/>
          <w:sz w:val="20"/>
        </w:rPr>
        <w:t xml:space="preserve">We </w:t>
      </w:r>
      <w:r>
        <w:rPr>
          <w:sz w:val="20"/>
        </w:rPr>
        <w:t>first</w:t>
      </w:r>
      <w:r>
        <w:rPr>
          <w:spacing w:val="-6"/>
          <w:sz w:val="20"/>
        </w:rPr>
        <w:t xml:space="preserve"> </w:t>
      </w:r>
      <w:r>
        <w:rPr>
          <w:sz w:val="20"/>
        </w:rPr>
        <w:t>evalu-</w:t>
      </w:r>
    </w:p>
    <w:p w14:paraId="069E9DCB" w14:textId="389B6FDA" w:rsidR="00187908" w:rsidDel="00BA53EE" w:rsidRDefault="00105EDE">
      <w:pPr>
        <w:pStyle w:val="BodyText"/>
        <w:spacing w:before="9" w:line="249" w:lineRule="auto"/>
        <w:ind w:right="977"/>
        <w:jc w:val="both"/>
        <w:rPr>
          <w:del w:id="995" w:author="Rick" w:date="2019-04-10T15:38:00Z"/>
        </w:rPr>
        <w:pPrChange w:id="996" w:author="Rick" w:date="2019-04-10T15:36:00Z">
          <w:pPr>
            <w:pStyle w:val="BodyText"/>
            <w:spacing w:before="9" w:line="249" w:lineRule="auto"/>
            <w:ind w:left="159" w:right="977"/>
            <w:jc w:val="both"/>
          </w:pPr>
        </w:pPrChange>
      </w:pPr>
      <w:r>
        <w:t xml:space="preserve">ate the single-vertex k-truss community search performance and compare the query time with the TCP index and </w:t>
      </w:r>
      <w:r>
        <w:rPr>
          <w:spacing w:val="-6"/>
        </w:rPr>
        <w:t xml:space="preserve">the </w:t>
      </w:r>
      <w:r>
        <w:t xml:space="preserve">Equitruss index. The results are shown in </w:t>
      </w:r>
      <w:r>
        <w:fldChar w:fldCharType="begin"/>
      </w:r>
      <w:r>
        <w:instrText xml:space="preserve"> HYPERLINK \l "_bookmark18" </w:instrText>
      </w:r>
      <w:r>
        <w:fldChar w:fldCharType="separate"/>
      </w:r>
      <w:r>
        <w:t>Figure 5.</w:t>
      </w:r>
      <w:r>
        <w:fldChar w:fldCharType="end"/>
      </w:r>
      <w:r>
        <w:t xml:space="preserve"> The </w:t>
      </w:r>
      <w:del w:id="997" w:author="Rick" w:date="2019-04-10T15:37:00Z">
        <w:r w:rsidDel="00BA53EE">
          <w:rPr>
            <w:spacing w:val="-6"/>
          </w:rPr>
          <w:delText>2</w:delText>
        </w:r>
      </w:del>
      <w:ins w:id="998" w:author="Rick" w:date="2019-04-10T15:37:00Z">
        <w:r w:rsidR="00BA53EE">
          <w:rPr>
            <w:spacing w:val="-6"/>
          </w:rPr>
          <w:t>two</w:t>
        </w:r>
      </w:ins>
      <w:r>
        <w:rPr>
          <w:spacing w:val="-6"/>
        </w:rPr>
        <w:t>-</w:t>
      </w:r>
      <w:del w:id="999" w:author="Rick" w:date="2019-04-10T15:37:00Z">
        <w:r w:rsidDel="00BA53EE">
          <w:rPr>
            <w:spacing w:val="-6"/>
          </w:rPr>
          <w:delText xml:space="preserve"> </w:delText>
        </w:r>
      </w:del>
      <w:r>
        <w:t xml:space="preserve">level index achieves </w:t>
      </w:r>
      <w:ins w:id="1000" w:author="Rick" w:date="2019-04-10T15:37:00Z">
        <w:r w:rsidR="00BA53EE">
          <w:t xml:space="preserve">the </w:t>
        </w:r>
      </w:ins>
      <w:r>
        <w:t xml:space="preserve">best average query time for all graphs. </w:t>
      </w:r>
      <w:del w:id="1001" w:author="Rick" w:date="2019-04-10T15:37:00Z">
        <w:r w:rsidDel="00BA53EE">
          <w:delText xml:space="preserve">   </w:delText>
        </w:r>
      </w:del>
      <w:r>
        <w:t xml:space="preserve">It has an order of magnitude speedup compared to the </w:t>
      </w:r>
      <w:r>
        <w:rPr>
          <w:spacing w:val="-4"/>
        </w:rPr>
        <w:t xml:space="preserve">TCP </w:t>
      </w:r>
      <w:r>
        <w:t>index for all graphs</w:t>
      </w:r>
      <w:ins w:id="1002" w:author="Rick" w:date="2019-04-10T15:39:00Z">
        <w:r w:rsidR="00BA53EE">
          <w:t>,</w:t>
        </w:r>
      </w:ins>
      <w:r>
        <w:t xml:space="preserve"> </w:t>
      </w:r>
      <w:del w:id="1003" w:author="Rick" w:date="2019-04-10T15:39:00Z">
        <w:r w:rsidDel="00BA53EE">
          <w:delText xml:space="preserve">and </w:delText>
        </w:r>
      </w:del>
      <w:ins w:id="1004" w:author="Rick" w:date="2019-04-10T15:39:00Z">
        <w:r w:rsidR="00BA53EE">
          <w:t xml:space="preserve">along with </w:t>
        </w:r>
      </w:ins>
      <w:r>
        <w:rPr>
          <w:rFonts w:ascii="Arial"/>
        </w:rPr>
        <w:t xml:space="preserve">5% </w:t>
      </w:r>
      <w:r>
        <w:t xml:space="preserve">to </w:t>
      </w:r>
      <w:r>
        <w:rPr>
          <w:rFonts w:ascii="Arial"/>
        </w:rPr>
        <w:t>400%</w:t>
      </w:r>
      <w:r>
        <w:rPr>
          <w:rFonts w:ascii="Arial"/>
          <w:spacing w:val="-39"/>
        </w:rPr>
        <w:t xml:space="preserve"> </w:t>
      </w:r>
      <w:r>
        <w:t xml:space="preserve">speedup compared to </w:t>
      </w:r>
      <w:r>
        <w:rPr>
          <w:spacing w:val="-5"/>
        </w:rPr>
        <w:t xml:space="preserve">the </w:t>
      </w:r>
      <w:r>
        <w:t>Equitruss index for all graphs. The speed up is linear</w:t>
      </w:r>
      <w:ins w:id="1005" w:author="Rick" w:date="2019-04-10T15:38:00Z">
        <w:r w:rsidR="00BA53EE">
          <w:t>,</w:t>
        </w:r>
      </w:ins>
      <w:r>
        <w:t xml:space="preserve"> as </w:t>
      </w:r>
      <w:r>
        <w:rPr>
          <w:spacing w:val="-4"/>
        </w:rPr>
        <w:t xml:space="preserve">all </w:t>
      </w:r>
      <w:r>
        <w:t xml:space="preserve">three indices have the same time complexity to handle </w:t>
      </w:r>
      <w:r>
        <w:rPr>
          <w:spacing w:val="-3"/>
        </w:rPr>
        <w:t xml:space="preserve">single </w:t>
      </w:r>
      <w:r>
        <w:t>vertex</w:t>
      </w:r>
      <w:r>
        <w:rPr>
          <w:spacing w:val="23"/>
        </w:rPr>
        <w:t xml:space="preserve"> </w:t>
      </w:r>
      <w:r>
        <w:t>k-truss</w:t>
      </w:r>
      <w:r>
        <w:rPr>
          <w:spacing w:val="23"/>
        </w:rPr>
        <w:t xml:space="preserve"> </w:t>
      </w:r>
      <w:r>
        <w:t>community</w:t>
      </w:r>
      <w:r>
        <w:rPr>
          <w:spacing w:val="23"/>
        </w:rPr>
        <w:t xml:space="preserve"> </w:t>
      </w:r>
      <w:r>
        <w:t>search</w:t>
      </w:r>
      <w:r>
        <w:rPr>
          <w:spacing w:val="23"/>
        </w:rPr>
        <w:t xml:space="preserve"> </w:t>
      </w:r>
      <w:r>
        <w:t>queries.</w:t>
      </w:r>
      <w:r>
        <w:rPr>
          <w:spacing w:val="23"/>
        </w:rPr>
        <w:t xml:space="preserve"> </w:t>
      </w:r>
      <w:del w:id="1006" w:author="Rick" w:date="2019-04-10T15:39:00Z">
        <w:r w:rsidDel="00BA53EE">
          <w:delText>Note</w:delText>
        </w:r>
        <w:r w:rsidDel="00BA53EE">
          <w:rPr>
            <w:spacing w:val="23"/>
          </w:rPr>
          <w:delText xml:space="preserve"> </w:delText>
        </w:r>
      </w:del>
      <w:ins w:id="1007" w:author="Rick" w:date="2019-04-10T15:39:00Z">
        <w:r w:rsidR="00BA53EE">
          <w:t>Notably,</w:t>
        </w:r>
        <w:r w:rsidR="00BA53EE">
          <w:rPr>
            <w:spacing w:val="23"/>
          </w:rPr>
          <w:t xml:space="preserve"> </w:t>
        </w:r>
      </w:ins>
      <w:del w:id="1008" w:author="Rick" w:date="2019-04-10T15:39:00Z">
        <w:r w:rsidDel="00BA53EE">
          <w:delText>that</w:delText>
        </w:r>
        <w:r w:rsidDel="00BA53EE">
          <w:rPr>
            <w:spacing w:val="23"/>
          </w:rPr>
          <w:delText xml:space="preserve"> </w:delText>
        </w:r>
      </w:del>
      <w:r>
        <w:t>very</w:t>
      </w:r>
      <w:r>
        <w:rPr>
          <w:spacing w:val="23"/>
        </w:rPr>
        <w:t xml:space="preserve"> </w:t>
      </w:r>
      <w:r>
        <w:rPr>
          <w:spacing w:val="-6"/>
        </w:rPr>
        <w:t>low</w:t>
      </w:r>
      <w:ins w:id="1009" w:author="Rick" w:date="2019-04-10T15:38:00Z">
        <w:r w:rsidR="00BA53EE">
          <w:t xml:space="preserve"> </w:t>
        </w:r>
      </w:ins>
    </w:p>
    <w:p w14:paraId="0E1836C3" w14:textId="79D98C56" w:rsidR="00187908" w:rsidRDefault="00105EDE">
      <w:pPr>
        <w:pStyle w:val="BodyText"/>
        <w:spacing w:before="9" w:line="249" w:lineRule="auto"/>
        <w:ind w:right="977"/>
        <w:jc w:val="both"/>
        <w:pPrChange w:id="1010" w:author="Rick" w:date="2019-04-10T15:38:00Z">
          <w:pPr>
            <w:pStyle w:val="BodyText"/>
            <w:spacing w:line="208" w:lineRule="auto"/>
            <w:ind w:left="159" w:right="977"/>
            <w:jc w:val="both"/>
          </w:pPr>
        </w:pPrChange>
      </w:pPr>
      <w:r>
        <w:t xml:space="preserve">average query time (around </w:t>
      </w:r>
      <w:r>
        <w:rPr>
          <w:rFonts w:ascii="Arial" w:hAnsi="Arial"/>
        </w:rPr>
        <w:t>10</w:t>
      </w:r>
      <w:r>
        <w:rPr>
          <w:rFonts w:ascii="Lucida Sans Unicode" w:hAnsi="Lucida Sans Unicode"/>
          <w:vertAlign w:val="superscript"/>
        </w:rPr>
        <w:t>−</w:t>
      </w:r>
      <w:r>
        <w:rPr>
          <w:rFonts w:ascii="Tahoma" w:hAnsi="Tahoma"/>
          <w:vertAlign w:val="superscript"/>
        </w:rPr>
        <w:t>5</w:t>
      </w:r>
      <w:r>
        <w:rPr>
          <w:rFonts w:ascii="Tahoma" w:hAnsi="Tahoma"/>
        </w:rPr>
        <w:t xml:space="preserve"> </w:t>
      </w:r>
      <w:r>
        <w:t>second</w:t>
      </w:r>
      <w:ins w:id="1011" w:author="Rick" w:date="2019-04-10T15:39:00Z">
        <w:r w:rsidR="00BA53EE">
          <w:t>s</w:t>
        </w:r>
      </w:ins>
      <w:r>
        <w:t xml:space="preserve">) means </w:t>
      </w:r>
      <w:ins w:id="1012" w:author="Rick" w:date="2019-04-10T15:39:00Z">
        <w:r w:rsidR="00BA53EE">
          <w:t xml:space="preserve">that </w:t>
        </w:r>
      </w:ins>
      <w:r>
        <w:t>there is no vertex belonging to any k-truss community in that degree</w:t>
      </w:r>
      <w:r>
        <w:rPr>
          <w:spacing w:val="-25"/>
        </w:rPr>
        <w:t xml:space="preserve"> </w:t>
      </w:r>
      <w:r>
        <w:rPr>
          <w:spacing w:val="-3"/>
        </w:rPr>
        <w:t>rank.</w:t>
      </w:r>
    </w:p>
    <w:p w14:paraId="51F98B4A" w14:textId="575A79FF" w:rsidR="00187908" w:rsidRDefault="00105EDE">
      <w:pPr>
        <w:pStyle w:val="BodyText"/>
        <w:spacing w:before="9" w:line="249" w:lineRule="auto"/>
        <w:ind w:left="159" w:right="977"/>
        <w:jc w:val="both"/>
      </w:pPr>
      <w:r>
        <w:t xml:space="preserve">The main reason </w:t>
      </w:r>
      <w:del w:id="1013" w:author="Rick" w:date="2019-04-10T15:39:00Z">
        <w:r w:rsidDel="00BA53EE">
          <w:delText xml:space="preserve">that </w:delText>
        </w:r>
      </w:del>
      <w:ins w:id="1014" w:author="Rick" w:date="2019-04-10T15:39:00Z">
        <w:r w:rsidR="00BA53EE">
          <w:t xml:space="preserve">why </w:t>
        </w:r>
      </w:ins>
      <w:r>
        <w:t xml:space="preserve">the </w:t>
      </w:r>
      <w:del w:id="1015" w:author="Rick" w:date="2019-04-10T15:39:00Z">
        <w:r w:rsidDel="00BA53EE">
          <w:delText>2</w:delText>
        </w:r>
      </w:del>
      <w:ins w:id="1016" w:author="Rick" w:date="2019-04-10T15:39:00Z">
        <w:r w:rsidR="00BA53EE">
          <w:t>two</w:t>
        </w:r>
      </w:ins>
      <w:r>
        <w:t xml:space="preserve">-level index is faster than the TCP index is the avoidance of the expensive BFS search during query time. The reason </w:t>
      </w:r>
      <w:del w:id="1017" w:author="Rick" w:date="2019-04-10T15:39:00Z">
        <w:r w:rsidDel="00BA53EE">
          <w:delText xml:space="preserve">for </w:delText>
        </w:r>
      </w:del>
      <w:ins w:id="1018" w:author="Rick" w:date="2019-04-10T15:39:00Z">
        <w:r w:rsidR="00BA53EE">
          <w:t xml:space="preserve">behind the </w:t>
        </w:r>
      </w:ins>
      <w:r>
        <w:t xml:space="preserve">performance differences of the </w:t>
      </w:r>
      <w:del w:id="1019" w:author="Rick" w:date="2019-04-10T15:39:00Z">
        <w:r w:rsidDel="00BA53EE">
          <w:delText>2</w:delText>
        </w:r>
      </w:del>
      <w:ins w:id="1020" w:author="Rick" w:date="2019-04-10T15:39:00Z">
        <w:r w:rsidR="00BA53EE">
          <w:t>two</w:t>
        </w:r>
      </w:ins>
      <w:r>
        <w:t>-</w:t>
      </w:r>
      <w:del w:id="1021" w:author="Rick" w:date="2019-04-10T15:39:00Z">
        <w:r w:rsidDel="00BA53EE">
          <w:delText xml:space="preserve"> </w:delText>
        </w:r>
      </w:del>
      <w:r>
        <w:t xml:space="preserve">level index and the Equitruss index on various graphs lies in the fact that the super-graph size of </w:t>
      </w:r>
      <w:ins w:id="1022" w:author="Rick" w:date="2019-04-10T15:40:00Z">
        <w:r w:rsidR="00BA53EE">
          <w:t xml:space="preserve">the </w:t>
        </w:r>
      </w:ins>
      <w:del w:id="1023" w:author="Rick" w:date="2019-04-10T15:40:00Z">
        <w:r w:rsidDel="00BA53EE">
          <w:delText>2</w:delText>
        </w:r>
      </w:del>
      <w:ins w:id="1024" w:author="Rick" w:date="2019-04-10T15:40:00Z">
        <w:r w:rsidR="00BA53EE">
          <w:t>two</w:t>
        </w:r>
      </w:ins>
      <w:r>
        <w:t>-level index is much</w:t>
      </w:r>
      <w:bookmarkStart w:id="1025" w:name="_bookmark24"/>
      <w:bookmarkEnd w:id="1025"/>
      <w:r>
        <w:t xml:space="preserve"> smaller</w:t>
      </w:r>
      <w:ins w:id="1026" w:author="Rick" w:date="2019-04-10T15:41:00Z">
        <w:r w:rsidR="00BA53EE">
          <w:t>,</w:t>
        </w:r>
      </w:ins>
      <w:r>
        <w:t xml:space="preserve"> </w:t>
      </w:r>
      <w:ins w:id="1027" w:author="Rick" w:date="2019-04-10T15:41:00Z">
        <w:r w:rsidR="00BA53EE">
          <w:t>making</w:t>
        </w:r>
      </w:ins>
      <w:del w:id="1028" w:author="Rick" w:date="2019-04-10T15:41:00Z">
        <w:r w:rsidDel="00BA53EE">
          <w:delText>thus</w:delText>
        </w:r>
      </w:del>
      <w:r>
        <w:t xml:space="preserve"> </w:t>
      </w:r>
      <w:ins w:id="1029" w:author="Rick" w:date="2019-04-10T15:41:00Z">
        <w:r w:rsidR="00BA53EE">
          <w:t xml:space="preserve">it </w:t>
        </w:r>
      </w:ins>
      <w:r>
        <w:t>easier to locate target communities.</w:t>
      </w:r>
    </w:p>
    <w:p w14:paraId="6D61756A" w14:textId="77777777" w:rsidR="00187908" w:rsidRDefault="00105EDE">
      <w:pPr>
        <w:pStyle w:val="ListParagraph"/>
        <w:numPr>
          <w:ilvl w:val="1"/>
          <w:numId w:val="2"/>
        </w:numPr>
        <w:tabs>
          <w:tab w:val="left" w:pos="625"/>
        </w:tabs>
        <w:spacing w:line="217" w:lineRule="exact"/>
        <w:ind w:hanging="267"/>
        <w:jc w:val="both"/>
        <w:rPr>
          <w:sz w:val="20"/>
        </w:rPr>
      </w:pPr>
      <w:r>
        <w:rPr>
          <w:i/>
          <w:sz w:val="20"/>
        </w:rPr>
        <w:t>Multiple-vertex k-truss community query</w:t>
      </w:r>
      <w:del w:id="1030" w:author="Rick" w:date="2019-04-10T15:40:00Z">
        <w:r w:rsidDel="00BA53EE">
          <w:rPr>
            <w:i/>
            <w:sz w:val="20"/>
          </w:rPr>
          <w:delText>.</w:delText>
        </w:r>
      </w:del>
      <w:r>
        <w:rPr>
          <w:i/>
          <w:sz w:val="20"/>
        </w:rPr>
        <w:t xml:space="preserve">: </w:t>
      </w:r>
      <w:r>
        <w:rPr>
          <w:spacing w:val="-8"/>
          <w:sz w:val="20"/>
        </w:rPr>
        <w:t xml:space="preserve">We </w:t>
      </w:r>
      <w:r>
        <w:rPr>
          <w:sz w:val="20"/>
        </w:rPr>
        <w:t>first</w:t>
      </w:r>
      <w:r>
        <w:rPr>
          <w:spacing w:val="16"/>
          <w:sz w:val="20"/>
        </w:rPr>
        <w:t xml:space="preserve"> </w:t>
      </w:r>
      <w:r>
        <w:rPr>
          <w:sz w:val="20"/>
        </w:rPr>
        <w:t>per-</w:t>
      </w:r>
    </w:p>
    <w:p w14:paraId="4EE2540D" w14:textId="5E0A2098" w:rsidR="00187908" w:rsidRDefault="00105EDE">
      <w:pPr>
        <w:pStyle w:val="BodyText"/>
        <w:spacing w:before="9" w:line="249" w:lineRule="auto"/>
        <w:ind w:right="977"/>
        <w:jc w:val="both"/>
        <w:pPrChange w:id="1031" w:author="Rick" w:date="2019-04-10T15:42:00Z">
          <w:pPr>
            <w:pStyle w:val="BodyText"/>
            <w:spacing w:before="9" w:line="249" w:lineRule="auto"/>
            <w:ind w:left="159" w:right="977"/>
            <w:jc w:val="both"/>
          </w:pPr>
        </w:pPrChange>
      </w:pPr>
      <w:r>
        <w:t xml:space="preserve">form community-level multiple-vertex k-truss queries </w:t>
      </w:r>
      <w:r>
        <w:rPr>
          <w:spacing w:val="-4"/>
        </w:rPr>
        <w:t xml:space="preserve">with </w:t>
      </w:r>
      <w:r>
        <w:t xml:space="preserve">both the </w:t>
      </w:r>
      <w:del w:id="1032" w:author="Rick" w:date="2019-04-10T15:42:00Z">
        <w:r w:rsidDel="00BA53EE">
          <w:delText>2</w:delText>
        </w:r>
      </w:del>
      <w:ins w:id="1033" w:author="Rick" w:date="2019-04-10T15:42:00Z">
        <w:r w:rsidR="00BA53EE">
          <w:t>two</w:t>
        </w:r>
      </w:ins>
      <w:r>
        <w:t xml:space="preserve">-level index and the Equitruss index. </w:t>
      </w:r>
      <w:r>
        <w:rPr>
          <w:spacing w:val="-8"/>
        </w:rPr>
        <w:t xml:space="preserve">We </w:t>
      </w:r>
      <w:r>
        <w:t xml:space="preserve">are </w:t>
      </w:r>
      <w:r>
        <w:rPr>
          <w:spacing w:val="-4"/>
        </w:rPr>
        <w:t>not</w:t>
      </w:r>
      <w:r>
        <w:rPr>
          <w:spacing w:val="42"/>
        </w:rPr>
        <w:t xml:space="preserve"> </w:t>
      </w:r>
      <w:r>
        <w:t xml:space="preserve">able to perform the same experiment on </w:t>
      </w:r>
      <w:ins w:id="1034" w:author="Rick" w:date="2019-04-10T15:42:00Z">
        <w:r w:rsidR="00BA53EE">
          <w:t xml:space="preserve">the </w:t>
        </w:r>
      </w:ins>
      <w:r>
        <w:t xml:space="preserve">TCP index as there </w:t>
      </w:r>
      <w:r>
        <w:rPr>
          <w:spacing w:val="-6"/>
        </w:rPr>
        <w:t xml:space="preserve">is </w:t>
      </w:r>
      <w:r>
        <w:t xml:space="preserve">no easy modification </w:t>
      </w:r>
      <w:del w:id="1035" w:author="Rick" w:date="2019-04-10T15:42:00Z">
        <w:r w:rsidDel="00BA53EE">
          <w:delText xml:space="preserve">for </w:delText>
        </w:r>
      </w:del>
      <w:ins w:id="1036" w:author="Rick" w:date="2019-04-10T15:42:00Z">
        <w:r w:rsidR="00BA53EE">
          <w:t xml:space="preserve">that would enable </w:t>
        </w:r>
      </w:ins>
      <w:r>
        <w:t xml:space="preserve">it to support multiple-vertex queries. </w:t>
      </w:r>
      <w:r>
        <w:rPr>
          <w:spacing w:val="-8"/>
        </w:rPr>
        <w:t xml:space="preserve">We </w:t>
      </w:r>
      <w:r>
        <w:t xml:space="preserve">can see in </w:t>
      </w:r>
      <w:r>
        <w:fldChar w:fldCharType="begin"/>
      </w:r>
      <w:r>
        <w:instrText xml:space="preserve"> HYPERLINK \l "_bookmark19" </w:instrText>
      </w:r>
      <w:r>
        <w:fldChar w:fldCharType="separate"/>
      </w:r>
      <w:r>
        <w:t xml:space="preserve">Figure 6 </w:t>
      </w:r>
      <w:r>
        <w:fldChar w:fldCharType="end"/>
      </w:r>
      <w:r>
        <w:t xml:space="preserve">that the </w:t>
      </w:r>
      <w:del w:id="1037" w:author="Rick" w:date="2019-04-10T15:42:00Z">
        <w:r w:rsidDel="00BA53EE">
          <w:delText>2</w:delText>
        </w:r>
      </w:del>
      <w:ins w:id="1038" w:author="Rick" w:date="2019-04-10T15:42:00Z">
        <w:r w:rsidR="00BA53EE">
          <w:t>two</w:t>
        </w:r>
      </w:ins>
      <w:r>
        <w:t xml:space="preserve">-level index </w:t>
      </w:r>
      <w:del w:id="1039" w:author="Rick" w:date="2019-04-10T15:42:00Z">
        <w:r w:rsidDel="00BA53EE">
          <w:delText xml:space="preserve">ourperforms </w:delText>
        </w:r>
      </w:del>
      <w:ins w:id="1040" w:author="Rick" w:date="2019-04-10T15:42:00Z">
        <w:r w:rsidR="00BA53EE">
          <w:t xml:space="preserve">outperforms </w:t>
        </w:r>
      </w:ins>
      <w:r>
        <w:rPr>
          <w:spacing w:val="-4"/>
        </w:rPr>
        <w:t xml:space="preserve">the </w:t>
      </w:r>
      <w:r>
        <w:t xml:space="preserve">Equitruss index by several orders of magnitude. This </w:t>
      </w:r>
      <w:del w:id="1041" w:author="Rick" w:date="2019-04-10T15:42:00Z">
        <w:r w:rsidDel="00BA53EE">
          <w:delText xml:space="preserve">really </w:delText>
        </w:r>
      </w:del>
      <w:ins w:id="1042" w:author="Rick" w:date="2019-04-10T15:42:00Z">
        <w:r w:rsidR="00BA53EE">
          <w:t xml:space="preserve">clearly </w:t>
        </w:r>
      </w:ins>
      <w:r>
        <w:t>shows</w:t>
      </w:r>
      <w:r>
        <w:rPr>
          <w:spacing w:val="24"/>
        </w:rPr>
        <w:t xml:space="preserve"> </w:t>
      </w:r>
      <w:r>
        <w:t>the</w:t>
      </w:r>
      <w:r>
        <w:rPr>
          <w:spacing w:val="25"/>
        </w:rPr>
        <w:t xml:space="preserve"> </w:t>
      </w:r>
      <w:r>
        <w:t>difference</w:t>
      </w:r>
      <w:r>
        <w:rPr>
          <w:spacing w:val="25"/>
        </w:rPr>
        <w:t xml:space="preserve"> </w:t>
      </w:r>
      <w:del w:id="1043" w:author="Rick" w:date="2019-04-10T15:42:00Z">
        <w:r w:rsidDel="00BA53EE">
          <w:delText>of</w:delText>
        </w:r>
        <w:r w:rsidDel="00BA53EE">
          <w:rPr>
            <w:spacing w:val="25"/>
          </w:rPr>
          <w:delText xml:space="preserve"> </w:delText>
        </w:r>
      </w:del>
      <w:ins w:id="1044" w:author="Rick" w:date="2019-04-10T15:42:00Z">
        <w:r w:rsidR="00BA53EE">
          <w:t>between</w:t>
        </w:r>
        <w:r w:rsidR="00BA53EE">
          <w:rPr>
            <w:spacing w:val="25"/>
          </w:rPr>
          <w:t xml:space="preserve"> the </w:t>
        </w:r>
      </w:ins>
      <w:r>
        <w:t>two</w:t>
      </w:r>
      <w:r>
        <w:rPr>
          <w:spacing w:val="25"/>
        </w:rPr>
        <w:t xml:space="preserve"> </w:t>
      </w:r>
      <w:r>
        <w:t>indices</w:t>
      </w:r>
      <w:del w:id="1045" w:author="Rick" w:date="2019-04-10T15:43:00Z">
        <w:r w:rsidDel="00BA53EE">
          <w:delText>,</w:delText>
        </w:r>
        <w:r w:rsidDel="00BA53EE">
          <w:rPr>
            <w:spacing w:val="25"/>
          </w:rPr>
          <w:delText xml:space="preserve"> </w:delText>
        </w:r>
      </w:del>
      <w:ins w:id="1046" w:author="Rick" w:date="2019-04-10T15:43:00Z">
        <w:r w:rsidR="00BA53EE">
          <w:t>;</w:t>
        </w:r>
        <w:r w:rsidR="00BA53EE">
          <w:rPr>
            <w:spacing w:val="25"/>
          </w:rPr>
          <w:t xml:space="preserve"> </w:t>
        </w:r>
      </w:ins>
      <w:r>
        <w:t>the</w:t>
      </w:r>
      <w:r>
        <w:rPr>
          <w:spacing w:val="24"/>
        </w:rPr>
        <w:t xml:space="preserve"> </w:t>
      </w:r>
      <w:r>
        <w:t>Equitruss</w:t>
      </w:r>
      <w:r>
        <w:rPr>
          <w:spacing w:val="25"/>
        </w:rPr>
        <w:t xml:space="preserve"> </w:t>
      </w:r>
      <w:r>
        <w:t>index</w:t>
      </w:r>
      <w:r>
        <w:rPr>
          <w:spacing w:val="25"/>
        </w:rPr>
        <w:t xml:space="preserve"> </w:t>
      </w:r>
      <w:r>
        <w:rPr>
          <w:spacing w:val="-6"/>
        </w:rPr>
        <w:t>has</w:t>
      </w:r>
    </w:p>
    <w:p w14:paraId="5BBF49F7" w14:textId="77777777" w:rsidR="00187908" w:rsidRDefault="00187908">
      <w:pPr>
        <w:spacing w:line="249" w:lineRule="auto"/>
        <w:jc w:val="both"/>
        <w:sectPr w:rsidR="00187908">
          <w:type w:val="continuous"/>
          <w:pgSz w:w="12240" w:h="15840"/>
          <w:pgMar w:top="900" w:right="0" w:bottom="280" w:left="820" w:header="720" w:footer="720" w:gutter="0"/>
          <w:cols w:num="2" w:space="720" w:equalWidth="0">
            <w:col w:w="5181" w:space="79"/>
            <w:col w:w="6160"/>
          </w:cols>
        </w:sectPr>
      </w:pPr>
    </w:p>
    <w:p w14:paraId="5485815D" w14:textId="77777777" w:rsidR="00187908" w:rsidRDefault="00105EDE">
      <w:pPr>
        <w:pStyle w:val="BodyText"/>
        <w:ind w:left="378"/>
      </w:pPr>
      <w:r>
        <w:rPr>
          <w:noProof/>
          <w:lang w:val="en-IN" w:eastAsia="en-IN" w:bidi="hi-IN"/>
        </w:rPr>
        <w:lastRenderedPageBreak/>
        <w:drawing>
          <wp:inline distT="0" distB="0" distL="0" distR="0" wp14:anchorId="3C4EDE31" wp14:editId="38AEC3DC">
            <wp:extent cx="6322504" cy="1545336"/>
            <wp:effectExtent l="0" t="0" r="0" b="0"/>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21" cstate="print"/>
                    <a:stretch>
                      <a:fillRect/>
                    </a:stretch>
                  </pic:blipFill>
                  <pic:spPr>
                    <a:xfrm>
                      <a:off x="0" y="0"/>
                      <a:ext cx="6322504" cy="1545336"/>
                    </a:xfrm>
                    <a:prstGeom prst="rect">
                      <a:avLst/>
                    </a:prstGeom>
                  </pic:spPr>
                </pic:pic>
              </a:graphicData>
            </a:graphic>
          </wp:inline>
        </w:drawing>
      </w:r>
    </w:p>
    <w:p w14:paraId="20C0B78F" w14:textId="77777777" w:rsidR="00187908" w:rsidRDefault="00187908">
      <w:pPr>
        <w:pStyle w:val="BodyText"/>
        <w:spacing w:before="10"/>
        <w:rPr>
          <w:sz w:val="17"/>
        </w:rPr>
      </w:pPr>
    </w:p>
    <w:p w14:paraId="1C4EBC92" w14:textId="76E84368" w:rsidR="00187908" w:rsidRDefault="00105EDE">
      <w:pPr>
        <w:spacing w:before="86"/>
        <w:ind w:left="684"/>
        <w:rPr>
          <w:sz w:val="16"/>
        </w:rPr>
      </w:pPr>
      <w:r>
        <w:rPr>
          <w:sz w:val="16"/>
        </w:rPr>
        <w:t>Fig. 7.</w:t>
      </w:r>
      <w:bookmarkStart w:id="1047" w:name="Multiple-vertex_k-truss_community_query."/>
      <w:bookmarkEnd w:id="1047"/>
      <w:r>
        <w:rPr>
          <w:sz w:val="16"/>
        </w:rPr>
        <w:t xml:space="preserve"> </w:t>
      </w:r>
      <w:bookmarkStart w:id="1048" w:name="_bookmark25"/>
      <w:bookmarkEnd w:id="1048"/>
      <w:r>
        <w:rPr>
          <w:sz w:val="16"/>
        </w:rPr>
        <w:t xml:space="preserve">Three types (k-truss, max-k-truss, any-k-truss) </w:t>
      </w:r>
      <w:ins w:id="1049" w:author="Rick" w:date="2019-04-10T15:55:00Z">
        <w:r w:rsidR="0043102E">
          <w:rPr>
            <w:sz w:val="16"/>
          </w:rPr>
          <w:t xml:space="preserve">of </w:t>
        </w:r>
      </w:ins>
      <w:r>
        <w:rPr>
          <w:sz w:val="16"/>
        </w:rPr>
        <w:t>multiple-vertex (</w:t>
      </w:r>
      <w:r>
        <w:rPr>
          <w:rFonts w:ascii="Impact"/>
          <w:sz w:val="16"/>
        </w:rPr>
        <w:t>3</w:t>
      </w:r>
      <w:r>
        <w:rPr>
          <w:sz w:val="16"/>
        </w:rPr>
        <w:t xml:space="preserve">) community-level k-truss community </w:t>
      </w:r>
      <w:del w:id="1050" w:author="Rick" w:date="2019-04-10T15:55:00Z">
        <w:r w:rsidDel="0043102E">
          <w:rPr>
            <w:sz w:val="16"/>
          </w:rPr>
          <w:delText xml:space="preserve">query </w:delText>
        </w:r>
      </w:del>
      <w:ins w:id="1051" w:author="Rick" w:date="2019-04-10T15:55:00Z">
        <w:r w:rsidR="0043102E">
          <w:rPr>
            <w:sz w:val="16"/>
          </w:rPr>
          <w:t xml:space="preserve">queries </w:t>
        </w:r>
      </w:ins>
      <w:r w:rsidRPr="0043102E">
        <w:rPr>
          <w:sz w:val="16"/>
          <w:rPrChange w:id="1052" w:author="Rick" w:date="2019-04-10T15:55:00Z">
            <w:rPr>
              <w:rFonts w:ascii="Arial"/>
              <w:i/>
              <w:sz w:val="16"/>
            </w:rPr>
          </w:rPrChange>
        </w:rPr>
        <w:t>vs.</w:t>
      </w:r>
      <w:r>
        <w:rPr>
          <w:rFonts w:ascii="Arial"/>
          <w:i/>
          <w:sz w:val="16"/>
        </w:rPr>
        <w:t xml:space="preserve"> </w:t>
      </w:r>
      <w:r>
        <w:rPr>
          <w:sz w:val="16"/>
        </w:rPr>
        <w:t>community search.</w:t>
      </w:r>
    </w:p>
    <w:p w14:paraId="13A4FBCB" w14:textId="77777777" w:rsidR="00187908" w:rsidRDefault="00187908">
      <w:pPr>
        <w:pStyle w:val="BodyText"/>
        <w:spacing w:before="3"/>
        <w:rPr>
          <w:sz w:val="28"/>
        </w:rPr>
      </w:pPr>
    </w:p>
    <w:p w14:paraId="3B5C4A8D" w14:textId="77777777" w:rsidR="00187908" w:rsidRDefault="00187908">
      <w:pPr>
        <w:rPr>
          <w:sz w:val="28"/>
        </w:rPr>
        <w:sectPr w:rsidR="00187908">
          <w:pgSz w:w="12240" w:h="15840"/>
          <w:pgMar w:top="1040" w:right="0" w:bottom="280" w:left="820" w:header="720" w:footer="720" w:gutter="0"/>
          <w:cols w:space="720"/>
        </w:sectPr>
      </w:pPr>
    </w:p>
    <w:p w14:paraId="5EA4D8B7" w14:textId="6D287BD7" w:rsidR="00187908" w:rsidRDefault="00105EDE">
      <w:pPr>
        <w:pStyle w:val="BodyText"/>
        <w:spacing w:before="98" w:line="249" w:lineRule="auto"/>
        <w:ind w:left="159"/>
        <w:jc w:val="both"/>
      </w:pPr>
      <w:r>
        <w:t xml:space="preserve">a larger super-graph </w:t>
      </w:r>
      <w:del w:id="1053" w:author="Rick" w:date="2019-04-10T15:43:00Z">
        <w:r w:rsidDel="00BA53EE">
          <w:delText xml:space="preserve">so </w:delText>
        </w:r>
      </w:del>
      <w:ins w:id="1054" w:author="Rick" w:date="2019-04-10T15:43:00Z">
        <w:r w:rsidR="00BA53EE">
          <w:t xml:space="preserve">and </w:t>
        </w:r>
      </w:ins>
      <w:r>
        <w:t>is slower for community-level queries</w:t>
      </w:r>
      <w:ins w:id="1055" w:author="Rick" w:date="2019-04-10T15:43:00Z">
        <w:r w:rsidR="00BA53EE">
          <w:t>,</w:t>
        </w:r>
      </w:ins>
      <w:r>
        <w:t xml:space="preserve"> </w:t>
      </w:r>
      <w:del w:id="1056" w:author="Rick" w:date="2019-04-10T15:43:00Z">
        <w:r w:rsidDel="00BA53EE">
          <w:delText xml:space="preserve">when </w:delText>
        </w:r>
      </w:del>
      <w:ins w:id="1057" w:author="Rick" w:date="2019-04-10T15:43:00Z">
        <w:r w:rsidR="00BA53EE">
          <w:t xml:space="preserve">where </w:t>
        </w:r>
      </w:ins>
      <w:r>
        <w:t>only the super-graph is required</w:t>
      </w:r>
      <w:del w:id="1058" w:author="Rick" w:date="2019-04-10T15:43:00Z">
        <w:r w:rsidDel="00BA53EE">
          <w:delText xml:space="preserve"> for such queries</w:delText>
        </w:r>
      </w:del>
      <w:r>
        <w:t xml:space="preserve">. The performance difference shows that our </w:t>
      </w:r>
      <w:del w:id="1059" w:author="Rick" w:date="2019-04-10T15:43:00Z">
        <w:r w:rsidDel="00BA53EE">
          <w:delText>2</w:delText>
        </w:r>
      </w:del>
      <w:ins w:id="1060" w:author="Rick" w:date="2019-04-10T15:43:00Z">
        <w:r w:rsidR="00BA53EE">
          <w:t>two</w:t>
        </w:r>
      </w:ins>
      <w:r>
        <w:t xml:space="preserve">-level index </w:t>
      </w:r>
      <w:del w:id="1061" w:author="Rick" w:date="2019-04-10T15:44:00Z">
        <w:r w:rsidDel="00BA53EE">
          <w:delText xml:space="preserve">are </w:delText>
        </w:r>
      </w:del>
      <w:ins w:id="1062" w:author="Rick" w:date="2019-04-10T15:44:00Z">
        <w:r w:rsidR="00BA53EE">
          <w:t xml:space="preserve">is </w:t>
        </w:r>
      </w:ins>
      <w:del w:id="1063" w:author="Rick" w:date="2019-04-10T15:44:00Z">
        <w:r w:rsidDel="00BA53EE">
          <w:delText xml:space="preserve">very </w:delText>
        </w:r>
      </w:del>
      <w:ins w:id="1064" w:author="Rick" w:date="2019-04-10T15:44:00Z">
        <w:r w:rsidR="00BA53EE">
          <w:t xml:space="preserve">quite </w:t>
        </w:r>
      </w:ins>
      <w:r>
        <w:t>suitable for community-level queries.</w:t>
      </w:r>
    </w:p>
    <w:p w14:paraId="751AC7FB" w14:textId="4523C7B0" w:rsidR="00187908" w:rsidRDefault="00105EDE">
      <w:pPr>
        <w:pStyle w:val="BodyText"/>
        <w:spacing w:before="30" w:line="249" w:lineRule="auto"/>
        <w:ind w:left="159" w:firstLine="199"/>
        <w:jc w:val="both"/>
      </w:pPr>
      <w:r>
        <w:rPr>
          <w:spacing w:val="-8"/>
        </w:rPr>
        <w:t xml:space="preserve">We </w:t>
      </w:r>
      <w:r>
        <w:t xml:space="preserve">then perform both the community-level and the </w:t>
      </w:r>
      <w:r>
        <w:rPr>
          <w:spacing w:val="-4"/>
        </w:rPr>
        <w:t>edge-</w:t>
      </w:r>
      <w:del w:id="1065" w:author="Rick" w:date="2019-04-10T15:44:00Z">
        <w:r w:rsidDel="00BA53EE">
          <w:rPr>
            <w:spacing w:val="-4"/>
          </w:rPr>
          <w:delText xml:space="preserve"> </w:delText>
        </w:r>
      </w:del>
      <w:r>
        <w:t xml:space="preserve">level multiple-vertex queries with all three basic types </w:t>
      </w:r>
      <w:r>
        <w:rPr>
          <w:spacing w:val="-6"/>
        </w:rPr>
        <w:t xml:space="preserve">of </w:t>
      </w:r>
      <w:r>
        <w:t>cohesiveness criteria, i.e., k-truss, max-k-truss</w:t>
      </w:r>
      <w:ins w:id="1066" w:author="Rick" w:date="2019-04-10T15:44:00Z">
        <w:r w:rsidR="00BA53EE">
          <w:t>,</w:t>
        </w:r>
      </w:ins>
      <w:r>
        <w:t xml:space="preserve"> and </w:t>
      </w:r>
      <w:r>
        <w:rPr>
          <w:spacing w:val="-4"/>
        </w:rPr>
        <w:t>any-k-</w:t>
      </w:r>
      <w:del w:id="1067" w:author="Rick" w:date="2019-04-10T15:44:00Z">
        <w:r w:rsidDel="00BA53EE">
          <w:rPr>
            <w:spacing w:val="-4"/>
          </w:rPr>
          <w:delText xml:space="preserve"> </w:delText>
        </w:r>
      </w:del>
      <w:r>
        <w:t>truss.</w:t>
      </w:r>
      <w:r>
        <w:rPr>
          <w:spacing w:val="21"/>
        </w:rPr>
        <w:t xml:space="preserve"> </w:t>
      </w:r>
      <w:r>
        <w:rPr>
          <w:spacing w:val="-8"/>
        </w:rPr>
        <w:t>We</w:t>
      </w:r>
      <w:r>
        <w:rPr>
          <w:spacing w:val="22"/>
        </w:rPr>
        <w:t xml:space="preserve"> </w:t>
      </w:r>
      <w:r>
        <w:t>show</w:t>
      </w:r>
      <w:r>
        <w:rPr>
          <w:spacing w:val="22"/>
        </w:rPr>
        <w:t xml:space="preserve"> </w:t>
      </w:r>
      <w:r>
        <w:t>the</w:t>
      </w:r>
      <w:r>
        <w:rPr>
          <w:spacing w:val="22"/>
        </w:rPr>
        <w:t xml:space="preserve"> </w:t>
      </w:r>
      <w:r>
        <w:t>results</w:t>
      </w:r>
      <w:r>
        <w:rPr>
          <w:spacing w:val="21"/>
        </w:rPr>
        <w:t xml:space="preserve"> </w:t>
      </w:r>
      <w:r>
        <w:t>in</w:t>
      </w:r>
      <w:r>
        <w:rPr>
          <w:spacing w:val="22"/>
        </w:rPr>
        <w:t xml:space="preserve"> </w:t>
      </w:r>
      <w:hyperlink w:anchor="_bookmark25" w:history="1">
        <w:r>
          <w:t>Figure</w:t>
        </w:r>
        <w:r>
          <w:rPr>
            <w:spacing w:val="22"/>
          </w:rPr>
          <w:t xml:space="preserve"> </w:t>
        </w:r>
        <w:r>
          <w:t>7.</w:t>
        </w:r>
        <w:r>
          <w:rPr>
            <w:spacing w:val="22"/>
          </w:rPr>
          <w:t xml:space="preserve"> </w:t>
        </w:r>
      </w:hyperlink>
      <w:r>
        <w:t>The</w:t>
      </w:r>
      <w:r>
        <w:rPr>
          <w:spacing w:val="21"/>
        </w:rPr>
        <w:t xml:space="preserve"> </w:t>
      </w:r>
      <w:r>
        <w:t>average</w:t>
      </w:r>
      <w:r>
        <w:rPr>
          <w:spacing w:val="22"/>
        </w:rPr>
        <w:t xml:space="preserve"> </w:t>
      </w:r>
      <w:r>
        <w:t>time</w:t>
      </w:r>
      <w:r>
        <w:rPr>
          <w:spacing w:val="22"/>
        </w:rPr>
        <w:t xml:space="preserve"> </w:t>
      </w:r>
      <w:r>
        <w:rPr>
          <w:spacing w:val="-5"/>
        </w:rPr>
        <w:t>for</w:t>
      </w:r>
    </w:p>
    <w:p w14:paraId="1F76F0C8" w14:textId="56FBDC98" w:rsidR="00187908" w:rsidDel="00121D20" w:rsidRDefault="00105EDE">
      <w:pPr>
        <w:pStyle w:val="BodyText"/>
        <w:spacing w:line="257" w:lineRule="exact"/>
        <w:ind w:left="159"/>
        <w:jc w:val="both"/>
        <w:rPr>
          <w:del w:id="1068" w:author="Rick" w:date="2019-04-10T15:44:00Z"/>
          <w:rFonts w:ascii="Arial" w:hAnsi="Arial"/>
        </w:rPr>
      </w:pPr>
      <w:r>
        <w:t xml:space="preserve">community-level queries spans from </w:t>
      </w:r>
      <w:r>
        <w:rPr>
          <w:rFonts w:ascii="Arial" w:hAnsi="Arial"/>
        </w:rPr>
        <w:t>3</w:t>
      </w:r>
      <w:r>
        <w:rPr>
          <w:rFonts w:ascii="Bookman Old Style" w:hAnsi="Bookman Old Style"/>
          <w:i/>
        </w:rPr>
        <w:t>.</w:t>
      </w:r>
      <w:r>
        <w:rPr>
          <w:rFonts w:ascii="Arial" w:hAnsi="Arial"/>
        </w:rPr>
        <w:t>4</w:t>
      </w:r>
      <w:ins w:id="1069" w:author="Rick" w:date="2019-04-10T15:44:00Z">
        <w:r w:rsidR="00BA53EE">
          <w:rPr>
            <w:rFonts w:ascii="Arial" w:hAnsi="Arial"/>
          </w:rPr>
          <w:t xml:space="preserve"> </w:t>
        </w:r>
        <w:r w:rsidR="00BA53EE">
          <w:rPr>
            <w:rFonts w:ascii="Bookman Old Style" w:hAnsi="Bookman Old Style"/>
          </w:rPr>
          <w:t>×</w:t>
        </w:r>
      </w:ins>
      <w:del w:id="1070" w:author="Rick" w:date="2019-04-10T15:44:00Z">
        <w:r w:rsidDel="00BA53EE">
          <w:rPr>
            <w:rFonts w:ascii="Bookman Old Style" w:hAnsi="Bookman Old Style"/>
            <w:i/>
          </w:rPr>
          <w:delText>x</w:delText>
        </w:r>
      </w:del>
      <w:ins w:id="1071" w:author="Rick" w:date="2019-04-10T15:44:00Z">
        <w:r w:rsidR="00BA53EE">
          <w:rPr>
            <w:rFonts w:ascii="Bookman Old Style" w:hAnsi="Bookman Old Style"/>
            <w:i/>
          </w:rPr>
          <w:t xml:space="preserve"> </w:t>
        </w:r>
      </w:ins>
      <w:r>
        <w:rPr>
          <w:rFonts w:ascii="Arial" w:hAnsi="Arial"/>
        </w:rPr>
        <w:t>10</w:t>
      </w:r>
      <w:r>
        <w:rPr>
          <w:rFonts w:ascii="Lucida Sans Unicode" w:hAnsi="Lucida Sans Unicode"/>
          <w:vertAlign w:val="superscript"/>
        </w:rPr>
        <w:t>−</w:t>
      </w:r>
      <w:r>
        <w:rPr>
          <w:rFonts w:ascii="Tahoma" w:hAnsi="Tahoma"/>
          <w:vertAlign w:val="superscript"/>
        </w:rPr>
        <w:t>5</w:t>
      </w:r>
      <w:r>
        <w:rPr>
          <w:rFonts w:ascii="Tahoma" w:hAnsi="Tahoma"/>
          <w:spacing w:val="-43"/>
        </w:rPr>
        <w:t xml:space="preserve"> </w:t>
      </w:r>
      <w:r>
        <w:t>second</w:t>
      </w:r>
      <w:ins w:id="1072" w:author="Rick" w:date="2019-04-10T15:44:00Z">
        <w:r w:rsidR="00121D20">
          <w:t>s</w:t>
        </w:r>
      </w:ins>
      <w:r>
        <w:t xml:space="preserve"> to </w:t>
      </w:r>
      <w:r>
        <w:rPr>
          <w:rFonts w:ascii="Arial" w:hAnsi="Arial"/>
        </w:rPr>
        <w:t>0</w:t>
      </w:r>
      <w:r>
        <w:rPr>
          <w:rFonts w:ascii="Bookman Old Style" w:hAnsi="Bookman Old Style"/>
          <w:i/>
        </w:rPr>
        <w:t>.</w:t>
      </w:r>
      <w:r>
        <w:rPr>
          <w:rFonts w:ascii="Arial" w:hAnsi="Arial"/>
        </w:rPr>
        <w:t>06</w:t>
      </w:r>
      <w:ins w:id="1073" w:author="Rick" w:date="2019-04-10T15:44:00Z">
        <w:r w:rsidR="00121D20">
          <w:rPr>
            <w:rFonts w:ascii="Arial" w:hAnsi="Arial"/>
          </w:rPr>
          <w:t xml:space="preserve"> </w:t>
        </w:r>
      </w:ins>
    </w:p>
    <w:p w14:paraId="30FFE13A" w14:textId="492EB545" w:rsidR="00187908" w:rsidDel="00121D20" w:rsidRDefault="00105EDE">
      <w:pPr>
        <w:pStyle w:val="BodyText"/>
        <w:spacing w:line="257" w:lineRule="exact"/>
        <w:ind w:left="159"/>
        <w:jc w:val="both"/>
        <w:rPr>
          <w:del w:id="1074" w:author="Rick" w:date="2019-04-10T15:45:00Z"/>
        </w:rPr>
        <w:pPrChange w:id="1075" w:author="Rick" w:date="2019-04-10T15:44:00Z">
          <w:pPr>
            <w:pStyle w:val="BodyText"/>
            <w:spacing w:line="212" w:lineRule="exact"/>
            <w:ind w:left="159"/>
            <w:jc w:val="both"/>
          </w:pPr>
        </w:pPrChange>
      </w:pPr>
      <w:r>
        <w:t>second</w:t>
      </w:r>
      <w:ins w:id="1076" w:author="Rick" w:date="2019-04-10T15:44:00Z">
        <w:r w:rsidR="00121D20">
          <w:t>s</w:t>
        </w:r>
      </w:ins>
      <w:r>
        <w:t xml:space="preserve">. </w:t>
      </w:r>
      <w:ins w:id="1077" w:author="Rick" w:date="2019-04-10T15:48:00Z">
        <w:r w:rsidR="00121D20">
          <w:t xml:space="preserve">Typically, </w:t>
        </w:r>
      </w:ins>
      <w:del w:id="1078" w:author="Rick" w:date="2019-04-10T15:45:00Z">
        <w:r w:rsidDel="00121D20">
          <w:delText xml:space="preserve"> </w:delText>
        </w:r>
      </w:del>
      <w:del w:id="1079" w:author="Rick" w:date="2019-04-10T15:48:00Z">
        <w:r w:rsidDel="00121D20">
          <w:delText>T</w:delText>
        </w:r>
      </w:del>
      <w:ins w:id="1080" w:author="Rick" w:date="2019-04-10T15:48:00Z">
        <w:r w:rsidR="00121D20">
          <w:t>t</w:t>
        </w:r>
      </w:ins>
      <w:r>
        <w:t xml:space="preserve">he </w:t>
      </w:r>
      <w:del w:id="1081" w:author="Rick" w:date="2019-04-10T15:45:00Z">
        <w:r w:rsidDel="00121D20">
          <w:delText xml:space="preserve"> </w:delText>
        </w:r>
      </w:del>
      <w:r>
        <w:t xml:space="preserve">average </w:t>
      </w:r>
      <w:del w:id="1082" w:author="Rick" w:date="2019-04-10T15:45:00Z">
        <w:r w:rsidDel="00121D20">
          <w:delText xml:space="preserve"> </w:delText>
        </w:r>
      </w:del>
      <w:r>
        <w:t xml:space="preserve">time </w:t>
      </w:r>
      <w:del w:id="1083" w:author="Rick" w:date="2019-04-10T15:45:00Z">
        <w:r w:rsidDel="00121D20">
          <w:delText xml:space="preserve"> </w:delText>
        </w:r>
      </w:del>
      <w:r>
        <w:t xml:space="preserve">for </w:t>
      </w:r>
      <w:del w:id="1084" w:author="Rick" w:date="2019-04-10T15:45:00Z">
        <w:r w:rsidDel="00121D20">
          <w:delText xml:space="preserve"> </w:delText>
        </w:r>
      </w:del>
      <w:r>
        <w:t xml:space="preserve">community </w:t>
      </w:r>
      <w:del w:id="1085" w:author="Rick" w:date="2019-04-10T15:45:00Z">
        <w:r w:rsidDel="00121D20">
          <w:delText xml:space="preserve"> </w:delText>
        </w:r>
      </w:del>
      <w:r>
        <w:t xml:space="preserve">search </w:t>
      </w:r>
      <w:del w:id="1086" w:author="Rick" w:date="2019-04-10T15:45:00Z">
        <w:r w:rsidDel="00121D20">
          <w:delText xml:space="preserve"> </w:delText>
        </w:r>
      </w:del>
      <w:r>
        <w:t>queries</w:t>
      </w:r>
      <w:r>
        <w:rPr>
          <w:spacing w:val="12"/>
        </w:rPr>
        <w:t xml:space="preserve"> </w:t>
      </w:r>
      <w:r>
        <w:rPr>
          <w:spacing w:val="-10"/>
        </w:rPr>
        <w:t>is</w:t>
      </w:r>
      <w:ins w:id="1087" w:author="Rick" w:date="2019-04-10T15:45:00Z">
        <w:r w:rsidR="00121D20">
          <w:t xml:space="preserve"> </w:t>
        </w:r>
      </w:ins>
    </w:p>
    <w:p w14:paraId="63704D3A" w14:textId="1FECF85A" w:rsidR="00187908" w:rsidDel="00121D20" w:rsidRDefault="00105EDE">
      <w:pPr>
        <w:pStyle w:val="BodyText"/>
        <w:spacing w:line="257" w:lineRule="exact"/>
        <w:ind w:left="159"/>
        <w:jc w:val="both"/>
        <w:rPr>
          <w:del w:id="1088" w:author="Rick" w:date="2019-04-10T15:45:00Z"/>
        </w:rPr>
        <w:pPrChange w:id="1089" w:author="Rick" w:date="2019-04-10T15:48:00Z">
          <w:pPr>
            <w:pStyle w:val="BodyText"/>
            <w:spacing w:before="9" w:line="247" w:lineRule="auto"/>
            <w:ind w:left="159"/>
            <w:jc w:val="both"/>
          </w:pPr>
        </w:pPrChange>
      </w:pPr>
      <w:del w:id="1090" w:author="Rick" w:date="2019-04-10T15:48:00Z">
        <w:r w:rsidDel="00121D20">
          <w:delText xml:space="preserve">typically </w:delText>
        </w:r>
      </w:del>
      <w:r>
        <w:t xml:space="preserve">much higher than community-level queries </w:t>
      </w:r>
      <w:ins w:id="1091" w:author="Rick" w:date="2019-04-10T15:45:00Z">
        <w:r w:rsidR="00121D20">
          <w:t>(</w:t>
        </w:r>
      </w:ins>
      <w:r>
        <w:t xml:space="preserve">since </w:t>
      </w:r>
      <w:del w:id="1092" w:author="Rick" w:date="2019-04-10T15:45:00Z">
        <w:r w:rsidDel="00121D20">
          <w:rPr>
            <w:spacing w:val="-7"/>
          </w:rPr>
          <w:delText xml:space="preserve">it </w:delText>
        </w:r>
        <w:r w:rsidDel="00121D20">
          <w:delText>needs</w:delText>
        </w:r>
      </w:del>
      <w:ins w:id="1093" w:author="Rick" w:date="2019-04-10T15:45:00Z">
        <w:r w:rsidR="00121D20">
          <w:rPr>
            <w:spacing w:val="-7"/>
          </w:rPr>
          <w:t>one needs to</w:t>
        </w:r>
      </w:ins>
      <w:r>
        <w:rPr>
          <w:spacing w:val="15"/>
        </w:rPr>
        <w:t xml:space="preserve"> </w:t>
      </w:r>
      <w:del w:id="1094" w:author="Rick" w:date="2019-04-10T15:45:00Z">
        <w:r w:rsidDel="00121D20">
          <w:delText>to</w:delText>
        </w:r>
        <w:r w:rsidDel="00121D20">
          <w:rPr>
            <w:spacing w:val="15"/>
          </w:rPr>
          <w:delText xml:space="preserve"> </w:delText>
        </w:r>
      </w:del>
      <w:r>
        <w:t>access</w:t>
      </w:r>
      <w:r>
        <w:rPr>
          <w:spacing w:val="15"/>
        </w:rPr>
        <w:t xml:space="preserve"> </w:t>
      </w:r>
      <w:del w:id="1095" w:author="Rick" w:date="2019-04-10T15:47:00Z">
        <w:r w:rsidDel="00121D20">
          <w:delText>edge</w:delText>
        </w:r>
        <w:r w:rsidDel="00121D20">
          <w:rPr>
            <w:spacing w:val="15"/>
          </w:rPr>
          <w:delText xml:space="preserve"> </w:delText>
        </w:r>
      </w:del>
      <w:ins w:id="1096" w:author="Rick" w:date="2019-04-10T15:47:00Z">
        <w:r w:rsidR="00121D20">
          <w:t>edge</w:t>
        </w:r>
        <w:r w:rsidR="00121D20">
          <w:rPr>
            <w:spacing w:val="15"/>
          </w:rPr>
          <w:t>-</w:t>
        </w:r>
      </w:ins>
      <w:r>
        <w:t>level</w:t>
      </w:r>
      <w:r>
        <w:rPr>
          <w:spacing w:val="16"/>
        </w:rPr>
        <w:t xml:space="preserve"> </w:t>
      </w:r>
      <w:r>
        <w:t>information</w:t>
      </w:r>
      <w:ins w:id="1097" w:author="Rick" w:date="2019-04-10T15:45:00Z">
        <w:r w:rsidR="00121D20">
          <w:t>)</w:t>
        </w:r>
      </w:ins>
      <w:r>
        <w:t>,</w:t>
      </w:r>
      <w:r>
        <w:rPr>
          <w:spacing w:val="15"/>
        </w:rPr>
        <w:t xml:space="preserve"> </w:t>
      </w:r>
      <w:r>
        <w:t>ranging</w:t>
      </w:r>
      <w:r>
        <w:rPr>
          <w:spacing w:val="15"/>
        </w:rPr>
        <w:t xml:space="preserve"> </w:t>
      </w:r>
      <w:r>
        <w:t>from</w:t>
      </w:r>
      <w:r>
        <w:rPr>
          <w:spacing w:val="15"/>
        </w:rPr>
        <w:t xml:space="preserve"> </w:t>
      </w:r>
      <w:r>
        <w:rPr>
          <w:rFonts w:ascii="Arial"/>
        </w:rPr>
        <w:t>0</w:t>
      </w:r>
      <w:r>
        <w:rPr>
          <w:rFonts w:ascii="Bookman Old Style"/>
          <w:i/>
        </w:rPr>
        <w:t>.</w:t>
      </w:r>
      <w:r>
        <w:rPr>
          <w:rFonts w:ascii="Arial"/>
        </w:rPr>
        <w:t>03</w:t>
      </w:r>
      <w:del w:id="1098" w:author="Rick" w:date="2019-04-10T15:47:00Z">
        <w:r w:rsidDel="00121D20">
          <w:rPr>
            <w:rFonts w:ascii="Arial"/>
            <w:spacing w:val="9"/>
          </w:rPr>
          <w:delText xml:space="preserve"> </w:delText>
        </w:r>
        <w:r w:rsidDel="00121D20">
          <w:rPr>
            <w:spacing w:val="-8"/>
          </w:rPr>
          <w:delText>to</w:delText>
        </w:r>
      </w:del>
      <w:ins w:id="1099" w:author="Rick" w:date="2019-04-10T15:47:00Z">
        <w:r w:rsidR="00121D20">
          <w:rPr>
            <w:spacing w:val="-8"/>
          </w:rPr>
          <w:t>–</w:t>
        </w:r>
      </w:ins>
    </w:p>
    <w:p w14:paraId="664F9E22" w14:textId="716CF64F" w:rsidR="00187908" w:rsidRDefault="00105EDE">
      <w:pPr>
        <w:pStyle w:val="BodyText"/>
        <w:spacing w:line="257" w:lineRule="exact"/>
        <w:ind w:left="159"/>
        <w:jc w:val="both"/>
        <w:pPrChange w:id="1100" w:author="Rick" w:date="2019-04-10T15:48:00Z">
          <w:pPr>
            <w:pStyle w:val="BodyText"/>
            <w:spacing w:line="247" w:lineRule="auto"/>
            <w:ind w:left="159"/>
            <w:jc w:val="both"/>
          </w:pPr>
        </w:pPrChange>
      </w:pPr>
      <w:r>
        <w:rPr>
          <w:rFonts w:ascii="Arial"/>
        </w:rPr>
        <w:t>91</w:t>
      </w:r>
      <w:r>
        <w:rPr>
          <w:rFonts w:ascii="Bookman Old Style"/>
          <w:i/>
        </w:rPr>
        <w:t>.</w:t>
      </w:r>
      <w:r>
        <w:rPr>
          <w:rFonts w:ascii="Arial"/>
        </w:rPr>
        <w:t xml:space="preserve">9 </w:t>
      </w:r>
      <w:r>
        <w:t xml:space="preserve">seconds depending on the size of </w:t>
      </w:r>
      <w:ins w:id="1101" w:author="Rick" w:date="2019-04-10T15:45:00Z">
        <w:r w:rsidR="00121D20">
          <w:t xml:space="preserve">the </w:t>
        </w:r>
      </w:ins>
      <w:r>
        <w:t xml:space="preserve">target communities. Among all </w:t>
      </w:r>
      <w:ins w:id="1102" w:author="Rick" w:date="2019-04-10T15:46:00Z">
        <w:r w:rsidR="00121D20">
          <w:t xml:space="preserve">the </w:t>
        </w:r>
      </w:ins>
      <w:r>
        <w:t xml:space="preserve">three types of cohesiveness criteria, any-k-truss edge-level queries usually </w:t>
      </w:r>
      <w:del w:id="1103" w:author="Rick" w:date="2019-04-10T15:46:00Z">
        <w:r w:rsidDel="00121D20">
          <w:delText xml:space="preserve">have </w:delText>
        </w:r>
      </w:del>
      <w:ins w:id="1104" w:author="Rick" w:date="2019-04-10T15:46:00Z">
        <w:r w:rsidR="00121D20">
          <w:t xml:space="preserve">take </w:t>
        </w:r>
      </w:ins>
      <w:r>
        <w:t>the highest query time as it needs to process the most k-truss communities.</w:t>
      </w:r>
    </w:p>
    <w:p w14:paraId="1772660E" w14:textId="77777777" w:rsidR="00187908" w:rsidRDefault="00187908">
      <w:pPr>
        <w:pStyle w:val="BodyText"/>
        <w:spacing w:before="7"/>
        <w:rPr>
          <w:sz w:val="34"/>
        </w:rPr>
      </w:pPr>
    </w:p>
    <w:p w14:paraId="1AC1E98D" w14:textId="77777777" w:rsidR="00187908" w:rsidRDefault="00105EDE">
      <w:pPr>
        <w:pStyle w:val="ListParagraph"/>
        <w:numPr>
          <w:ilvl w:val="1"/>
          <w:numId w:val="6"/>
        </w:numPr>
        <w:tabs>
          <w:tab w:val="left" w:pos="2062"/>
        </w:tabs>
        <w:ind w:left="2061" w:hanging="289"/>
        <w:jc w:val="left"/>
        <w:rPr>
          <w:sz w:val="16"/>
        </w:rPr>
      </w:pPr>
      <w:bookmarkStart w:id="1105" w:name="Related_Works"/>
      <w:bookmarkStart w:id="1106" w:name="_bookmark26"/>
      <w:bookmarkEnd w:id="1105"/>
      <w:bookmarkEnd w:id="1106"/>
      <w:r>
        <w:rPr>
          <w:spacing w:val="5"/>
          <w:sz w:val="20"/>
        </w:rPr>
        <w:t>R</w:t>
      </w:r>
      <w:r>
        <w:rPr>
          <w:spacing w:val="5"/>
          <w:sz w:val="16"/>
        </w:rPr>
        <w:t>ELATED</w:t>
      </w:r>
      <w:r>
        <w:rPr>
          <w:spacing w:val="18"/>
          <w:sz w:val="16"/>
        </w:rPr>
        <w:t xml:space="preserve"> </w:t>
      </w:r>
      <w:r>
        <w:rPr>
          <w:spacing w:val="7"/>
          <w:sz w:val="20"/>
        </w:rPr>
        <w:t>W</w:t>
      </w:r>
      <w:r>
        <w:rPr>
          <w:spacing w:val="7"/>
          <w:sz w:val="16"/>
        </w:rPr>
        <w:t>ORKS</w:t>
      </w:r>
    </w:p>
    <w:p w14:paraId="1C297E1F" w14:textId="77777777" w:rsidR="00187908" w:rsidRDefault="00187908">
      <w:pPr>
        <w:pStyle w:val="BodyText"/>
        <w:spacing w:before="3"/>
        <w:rPr>
          <w:sz w:val="22"/>
        </w:rPr>
      </w:pPr>
    </w:p>
    <w:p w14:paraId="7ED83211" w14:textId="6208B0FF" w:rsidR="00187908" w:rsidRDefault="00105EDE">
      <w:pPr>
        <w:pStyle w:val="BodyText"/>
        <w:spacing w:line="249" w:lineRule="auto"/>
        <w:ind w:left="159" w:firstLine="199"/>
        <w:jc w:val="both"/>
      </w:pPr>
      <w:r>
        <w:t xml:space="preserve">Our work falls in the category of cohesive subgraph </w:t>
      </w:r>
      <w:r>
        <w:rPr>
          <w:spacing w:val="-3"/>
        </w:rPr>
        <w:t xml:space="preserve">mining </w:t>
      </w:r>
      <w:hyperlink w:anchor="_bookmark29" w:history="1">
        <w:r>
          <w:t xml:space="preserve">[2], </w:t>
        </w:r>
      </w:hyperlink>
      <w:hyperlink w:anchor="_bookmark31" w:history="1">
        <w:r>
          <w:t xml:space="preserve">[4], </w:t>
        </w:r>
      </w:hyperlink>
      <w:hyperlink w:anchor="_bookmark33" w:history="1">
        <w:r>
          <w:t xml:space="preserve">[6], </w:t>
        </w:r>
      </w:hyperlink>
      <w:r>
        <w:fldChar w:fldCharType="begin"/>
      </w:r>
      <w:r>
        <w:instrText xml:space="preserve"> HYPERLINK \l "_bookmark35" </w:instrText>
      </w:r>
      <w:r>
        <w:fldChar w:fldCharType="separate"/>
      </w:r>
      <w:r>
        <w:t>[8]</w:t>
      </w:r>
      <w:ins w:id="1107" w:author="Rick" w:date="2019-04-10T15:48:00Z">
        <w:r w:rsidR="00121D20">
          <w:t>,</w:t>
        </w:r>
      </w:ins>
      <w:r>
        <w:t xml:space="preserve"> </w:t>
      </w:r>
      <w:r>
        <w:fldChar w:fldCharType="end"/>
      </w:r>
      <w:r>
        <w:t xml:space="preserve">such as community detection and </w:t>
      </w:r>
      <w:r>
        <w:rPr>
          <w:spacing w:val="-3"/>
        </w:rPr>
        <w:t xml:space="preserve">community </w:t>
      </w:r>
      <w:r>
        <w:t xml:space="preserve">search. </w:t>
      </w:r>
      <w:r>
        <w:rPr>
          <w:spacing w:val="-3"/>
        </w:rPr>
        <w:t>It</w:t>
      </w:r>
      <w:ins w:id="1108" w:author="Rick" w:date="2019-04-10T15:48:00Z">
        <w:r w:rsidR="00121D20">
          <w:rPr>
            <w:spacing w:val="-3"/>
          </w:rPr>
          <w:t xml:space="preserve"> is</w:t>
        </w:r>
      </w:ins>
      <w:del w:id="1109" w:author="Rick" w:date="2019-04-10T15:48:00Z">
        <w:r w:rsidDel="00121D20">
          <w:rPr>
            <w:spacing w:val="-3"/>
          </w:rPr>
          <w:delText>’s</w:delText>
        </w:r>
      </w:del>
      <w:r>
        <w:rPr>
          <w:spacing w:val="-3"/>
        </w:rPr>
        <w:t xml:space="preserve"> </w:t>
      </w:r>
      <w:ins w:id="1110" w:author="Rick" w:date="2019-04-10T15:48:00Z">
        <w:r w:rsidR="00121D20">
          <w:rPr>
            <w:spacing w:val="-3"/>
          </w:rPr>
          <w:t xml:space="preserve">closely </w:t>
        </w:r>
      </w:ins>
      <w:del w:id="1111" w:author="Rick" w:date="2019-04-10T15:48:00Z">
        <w:r w:rsidDel="00121D20">
          <w:delText xml:space="preserve">most </w:delText>
        </w:r>
      </w:del>
      <w:r>
        <w:t xml:space="preserve">related to </w:t>
      </w:r>
      <w:del w:id="1112" w:author="Rick" w:date="2019-04-10T15:48:00Z">
        <w:r w:rsidDel="00121D20">
          <w:delText xml:space="preserve">the </w:delText>
        </w:r>
      </w:del>
      <w:ins w:id="1113" w:author="Rick" w:date="2019-04-10T15:48:00Z">
        <w:r w:rsidR="00121D20">
          <w:t xml:space="preserve">an </w:t>
        </w:r>
      </w:ins>
      <w:r>
        <w:t xml:space="preserve">inspiring work </w:t>
      </w:r>
      <w:r>
        <w:fldChar w:fldCharType="begin"/>
      </w:r>
      <w:r>
        <w:instrText xml:space="preserve"> HYPERLINK \l "_bookmark32" </w:instrText>
      </w:r>
      <w:r>
        <w:fldChar w:fldCharType="separate"/>
      </w:r>
      <w:r>
        <w:t>[5]</w:t>
      </w:r>
      <w:ins w:id="1114" w:author="Rick" w:date="2019-04-10T15:49:00Z">
        <w:r w:rsidR="00121D20" w:rsidDel="00121D20">
          <w:t xml:space="preserve"> </w:t>
        </w:r>
      </w:ins>
      <w:del w:id="1115" w:author="Rick" w:date="2019-04-10T15:49:00Z">
        <w:r w:rsidDel="00121D20">
          <w:delText>,</w:delText>
        </w:r>
      </w:del>
      <w:r>
        <w:fldChar w:fldCharType="end"/>
      </w:r>
      <w:del w:id="1116" w:author="Rick" w:date="2019-04-10T15:49:00Z">
        <w:r w:rsidDel="00121D20">
          <w:delText xml:space="preserve"> </w:delText>
        </w:r>
      </w:del>
      <w:r>
        <w:rPr>
          <w:spacing w:val="-4"/>
        </w:rPr>
        <w:t xml:space="preserve">which </w:t>
      </w:r>
      <w:r>
        <w:t>introduce</w:t>
      </w:r>
      <w:ins w:id="1117" w:author="Rick" w:date="2019-04-10T15:49:00Z">
        <w:r w:rsidR="00121D20">
          <w:t>d</w:t>
        </w:r>
      </w:ins>
      <w:r>
        <w:t xml:space="preserve"> the model of k-truss community based on </w:t>
      </w:r>
      <w:r>
        <w:rPr>
          <w:spacing w:val="-3"/>
        </w:rPr>
        <w:t xml:space="preserve">triangle </w:t>
      </w:r>
      <w:r>
        <w:t xml:space="preserve">connectivity. </w:t>
      </w:r>
      <w:r>
        <w:rPr>
          <w:spacing w:val="-3"/>
        </w:rPr>
        <w:t xml:space="preserve">However, </w:t>
      </w:r>
      <w:del w:id="1118" w:author="Rick" w:date="2019-04-10T15:49:00Z">
        <w:r w:rsidDel="00121D20">
          <w:delText xml:space="preserve">triangle </w:delText>
        </w:r>
      </w:del>
      <w:ins w:id="1119" w:author="Rick" w:date="2019-04-10T15:49:00Z">
        <w:r w:rsidR="00121D20">
          <w:t>triangle-</w:t>
        </w:r>
      </w:ins>
      <w:r>
        <w:t xml:space="preserve">connected k-truss </w:t>
      </w:r>
      <w:r>
        <w:rPr>
          <w:spacing w:val="-3"/>
        </w:rPr>
        <w:t>communi</w:t>
      </w:r>
      <w:del w:id="1120" w:author="Rick" w:date="2019-04-10T15:49:00Z">
        <w:r w:rsidDel="00121D20">
          <w:rPr>
            <w:spacing w:val="-3"/>
          </w:rPr>
          <w:delText xml:space="preserve">- </w:delText>
        </w:r>
      </w:del>
      <w:r>
        <w:t>ties have slow computation efficiency</w:t>
      </w:r>
      <w:ins w:id="1121" w:author="Rick" w:date="2019-04-10T15:49:00Z">
        <w:r w:rsidR="00121D20">
          <w:t>,</w:t>
        </w:r>
      </w:ins>
      <w:r>
        <w:t xml:space="preserve"> especially for </w:t>
      </w:r>
      <w:r>
        <w:rPr>
          <w:spacing w:val="-4"/>
        </w:rPr>
        <w:t xml:space="preserve">vertices </w:t>
      </w:r>
      <w:del w:id="1122" w:author="Rick" w:date="2019-04-10T15:49:00Z">
        <w:r w:rsidDel="00121D20">
          <w:delText xml:space="preserve">belongs </w:delText>
        </w:r>
      </w:del>
      <w:ins w:id="1123" w:author="Rick" w:date="2019-04-10T15:49:00Z">
        <w:r w:rsidR="00121D20">
          <w:t xml:space="preserve">belonging </w:t>
        </w:r>
      </w:ins>
      <w:r>
        <w:t xml:space="preserve">to large k-truss communities. </w:t>
      </w:r>
      <w:r>
        <w:rPr>
          <w:spacing w:val="-8"/>
        </w:rPr>
        <w:t xml:space="preserve">To </w:t>
      </w:r>
      <w:r>
        <w:t xml:space="preserve">speed up the </w:t>
      </w:r>
      <w:r>
        <w:rPr>
          <w:spacing w:val="-3"/>
        </w:rPr>
        <w:t>com</w:t>
      </w:r>
      <w:del w:id="1124" w:author="Rick" w:date="2019-04-10T15:49:00Z">
        <w:r w:rsidDel="00121D20">
          <w:rPr>
            <w:spacing w:val="-3"/>
          </w:rPr>
          <w:delText xml:space="preserve">- </w:delText>
        </w:r>
      </w:del>
      <w:r>
        <w:t xml:space="preserve">munity search based on this model, an index structure </w:t>
      </w:r>
      <w:r>
        <w:rPr>
          <w:spacing w:val="-3"/>
        </w:rPr>
        <w:t xml:space="preserve">called </w:t>
      </w:r>
      <w:r>
        <w:t xml:space="preserve">the TCP index is proposed in </w:t>
      </w:r>
      <w:r>
        <w:fldChar w:fldCharType="begin"/>
      </w:r>
      <w:r>
        <w:instrText xml:space="preserve"> HYPERLINK \l "_bookmark32" </w:instrText>
      </w:r>
      <w:r>
        <w:fldChar w:fldCharType="separate"/>
      </w:r>
      <w:r>
        <w:t>[5]</w:t>
      </w:r>
      <w:ins w:id="1125" w:author="Rick" w:date="2019-04-10T15:49:00Z">
        <w:r w:rsidR="00121D20">
          <w:t>,</w:t>
        </w:r>
      </w:ins>
      <w:r>
        <w:t xml:space="preserve"> </w:t>
      </w:r>
      <w:r>
        <w:fldChar w:fldCharType="end"/>
      </w:r>
      <w:del w:id="1126" w:author="Rick" w:date="2019-04-10T15:49:00Z">
        <w:r w:rsidDel="00121D20">
          <w:delText xml:space="preserve">that </w:delText>
        </w:r>
      </w:del>
      <w:ins w:id="1127" w:author="Rick" w:date="2019-04-10T15:49:00Z">
        <w:r w:rsidR="00121D20">
          <w:t xml:space="preserve">where </w:t>
        </w:r>
      </w:ins>
      <w:r>
        <w:t xml:space="preserve">each vertex holds </w:t>
      </w:r>
      <w:del w:id="1128" w:author="Rick" w:date="2019-04-10T15:49:00Z">
        <w:r w:rsidDel="00121D20">
          <w:delText xml:space="preserve">their </w:delText>
        </w:r>
      </w:del>
      <w:ins w:id="1129" w:author="Rick" w:date="2019-04-10T15:49:00Z">
        <w:r w:rsidR="00121D20">
          <w:t xml:space="preserve">its </w:t>
        </w:r>
      </w:ins>
      <w:r>
        <w:t xml:space="preserve">maximum spanning forest based on </w:t>
      </w:r>
      <w:ins w:id="1130" w:author="Rick" w:date="2019-04-10T15:50:00Z">
        <w:r w:rsidR="00121D20">
          <w:t xml:space="preserve">the </w:t>
        </w:r>
      </w:ins>
      <w:r>
        <w:t xml:space="preserve">edge trussness of </w:t>
      </w:r>
      <w:r>
        <w:rPr>
          <w:spacing w:val="-4"/>
        </w:rPr>
        <w:t xml:space="preserve">their </w:t>
      </w:r>
      <w:r>
        <w:t xml:space="preserve">ego-network. Later, the Equitruss index </w:t>
      </w:r>
      <w:hyperlink w:anchor="_bookmark28" w:history="1">
        <w:r>
          <w:t>[1]</w:t>
        </w:r>
      </w:hyperlink>
      <w:r>
        <w:t xml:space="preserve"> is proposed</w:t>
      </w:r>
      <w:ins w:id="1131" w:author="Rick" w:date="2019-04-10T15:50:00Z">
        <w:r w:rsidR="00121D20">
          <w:t>,</w:t>
        </w:r>
      </w:ins>
      <w:r>
        <w:t xml:space="preserve"> </w:t>
      </w:r>
      <w:del w:id="1132" w:author="Rick" w:date="2019-04-10T15:50:00Z">
        <w:r w:rsidDel="00121D20">
          <w:rPr>
            <w:spacing w:val="-4"/>
          </w:rPr>
          <w:delText xml:space="preserve">that </w:delText>
        </w:r>
      </w:del>
      <w:ins w:id="1133" w:author="Rick" w:date="2019-04-10T15:50:00Z">
        <w:r w:rsidR="00121D20">
          <w:rPr>
            <w:spacing w:val="-4"/>
          </w:rPr>
          <w:t xml:space="preserve">which </w:t>
        </w:r>
      </w:ins>
      <w:r>
        <w:t>use</w:t>
      </w:r>
      <w:ins w:id="1134" w:author="Rick" w:date="2019-04-10T15:50:00Z">
        <w:r w:rsidR="00121D20">
          <w:t>s</w:t>
        </w:r>
      </w:ins>
      <w:r>
        <w:t xml:space="preserve"> a super-graph based on truss-equivalence as an index </w:t>
      </w:r>
      <w:r>
        <w:rPr>
          <w:spacing w:val="-8"/>
        </w:rPr>
        <w:t xml:space="preserve">to </w:t>
      </w:r>
      <w:r>
        <w:t xml:space="preserve">speed up the single vertex k-truss community search. </w:t>
      </w:r>
      <w:r>
        <w:rPr>
          <w:spacing w:val="-5"/>
        </w:rPr>
        <w:t xml:space="preserve">The </w:t>
      </w:r>
      <w:r>
        <w:t xml:space="preserve">Equitruss index is similar to our index structure in the </w:t>
      </w:r>
      <w:r>
        <w:rPr>
          <w:spacing w:val="-4"/>
        </w:rPr>
        <w:t xml:space="preserve">sense </w:t>
      </w:r>
      <w:r>
        <w:t xml:space="preserve">that it also </w:t>
      </w:r>
      <w:del w:id="1135" w:author="Rick" w:date="2019-04-10T15:50:00Z">
        <w:r w:rsidDel="00121D20">
          <w:delText xml:space="preserve">use </w:delText>
        </w:r>
      </w:del>
      <w:ins w:id="1136" w:author="Rick" w:date="2019-04-10T15:50:00Z">
        <w:r w:rsidR="00121D20">
          <w:t xml:space="preserve">uses </w:t>
        </w:r>
      </w:ins>
      <w:r>
        <w:t xml:space="preserve">a super-graph for the index. </w:t>
      </w:r>
      <w:r>
        <w:rPr>
          <w:spacing w:val="-3"/>
        </w:rPr>
        <w:t xml:space="preserve">However, </w:t>
      </w:r>
      <w:r>
        <w:rPr>
          <w:spacing w:val="-7"/>
        </w:rPr>
        <w:t xml:space="preserve">the </w:t>
      </w:r>
      <w:r>
        <w:t>vertex in the super-graph of the Equitruss index is a subgraph of a k-truss community</w:t>
      </w:r>
      <w:ins w:id="1137" w:author="Rick" w:date="2019-04-10T15:50:00Z">
        <w:r w:rsidR="00121D20">
          <w:t>,</w:t>
        </w:r>
      </w:ins>
      <w:r>
        <w:t xml:space="preserve"> while an edge represents </w:t>
      </w:r>
      <w:ins w:id="1138" w:author="Rick" w:date="2019-04-10T15:50:00Z">
        <w:r w:rsidR="00121D20">
          <w:t xml:space="preserve">the </w:t>
        </w:r>
      </w:ins>
      <w:r>
        <w:t>triangle connectivity.</w:t>
      </w:r>
      <w:r>
        <w:rPr>
          <w:spacing w:val="-9"/>
        </w:rPr>
        <w:t xml:space="preserve"> </w:t>
      </w:r>
      <w:r>
        <w:t>Our</w:t>
      </w:r>
      <w:r>
        <w:rPr>
          <w:spacing w:val="-8"/>
        </w:rPr>
        <w:t xml:space="preserve"> </w:t>
      </w:r>
      <w:del w:id="1139" w:author="Rick" w:date="2019-04-10T15:50:00Z">
        <w:r w:rsidDel="00121D20">
          <w:delText>2</w:delText>
        </w:r>
      </w:del>
      <w:ins w:id="1140" w:author="Rick" w:date="2019-04-10T15:50:00Z">
        <w:r w:rsidR="00121D20">
          <w:t>two</w:t>
        </w:r>
      </w:ins>
      <w:r>
        <w:t>-level</w:t>
      </w:r>
      <w:r>
        <w:rPr>
          <w:spacing w:val="-8"/>
        </w:rPr>
        <w:t xml:space="preserve"> </w:t>
      </w:r>
      <w:r>
        <w:t>index</w:t>
      </w:r>
      <w:r>
        <w:rPr>
          <w:spacing w:val="-8"/>
        </w:rPr>
        <w:t xml:space="preserve"> </w:t>
      </w:r>
      <w:r>
        <w:t>contains</w:t>
      </w:r>
      <w:r>
        <w:rPr>
          <w:spacing w:val="-8"/>
        </w:rPr>
        <w:t xml:space="preserve"> </w:t>
      </w:r>
      <w:r>
        <w:t>a</w:t>
      </w:r>
      <w:r>
        <w:rPr>
          <w:spacing w:val="-8"/>
        </w:rPr>
        <w:t xml:space="preserve"> </w:t>
      </w:r>
      <w:r>
        <w:t>more</w:t>
      </w:r>
      <w:r>
        <w:rPr>
          <w:spacing w:val="-8"/>
        </w:rPr>
        <w:t xml:space="preserve"> </w:t>
      </w:r>
      <w:r>
        <w:t>compact</w:t>
      </w:r>
      <w:r>
        <w:rPr>
          <w:spacing w:val="-8"/>
        </w:rPr>
        <w:t xml:space="preserve"> </w:t>
      </w:r>
      <w:r>
        <w:rPr>
          <w:spacing w:val="-4"/>
        </w:rPr>
        <w:t>super-</w:t>
      </w:r>
      <w:del w:id="1141" w:author="Rick" w:date="2019-04-10T15:50:00Z">
        <w:r w:rsidDel="00121D20">
          <w:rPr>
            <w:spacing w:val="-4"/>
          </w:rPr>
          <w:delText xml:space="preserve"> </w:delText>
        </w:r>
      </w:del>
      <w:r>
        <w:t>graph</w:t>
      </w:r>
      <w:ins w:id="1142" w:author="Rick" w:date="2019-04-10T15:50:00Z">
        <w:r w:rsidR="00121D20">
          <w:t>,</w:t>
        </w:r>
      </w:ins>
      <w:r>
        <w:t xml:space="preserve"> </w:t>
      </w:r>
      <w:del w:id="1143" w:author="Rick" w:date="2019-04-10T15:50:00Z">
        <w:r w:rsidDel="00121D20">
          <w:delText xml:space="preserve">that </w:delText>
        </w:r>
      </w:del>
      <w:ins w:id="1144" w:author="Rick" w:date="2019-04-10T15:50:00Z">
        <w:r w:rsidR="00121D20">
          <w:t xml:space="preserve">in which </w:t>
        </w:r>
      </w:ins>
      <w:r>
        <w:t xml:space="preserve">a vertex contains a k-truss community and </w:t>
      </w:r>
      <w:ins w:id="1145" w:author="Rick" w:date="2019-04-10T15:50:00Z">
        <w:r w:rsidR="00121D20">
          <w:t xml:space="preserve">the </w:t>
        </w:r>
      </w:ins>
      <w:r>
        <w:rPr>
          <w:spacing w:val="-3"/>
        </w:rPr>
        <w:t xml:space="preserve">edges </w:t>
      </w:r>
      <w:r>
        <w:t xml:space="preserve">represent </w:t>
      </w:r>
      <w:ins w:id="1146" w:author="Rick" w:date="2019-04-10T15:51:00Z">
        <w:r w:rsidR="00121D20">
          <w:t xml:space="preserve">the </w:t>
        </w:r>
      </w:ins>
      <w:r>
        <w:t xml:space="preserve">k-truss community containment relations. </w:t>
      </w:r>
      <w:r>
        <w:rPr>
          <w:spacing w:val="-8"/>
        </w:rPr>
        <w:t xml:space="preserve">We </w:t>
      </w:r>
      <w:r>
        <w:rPr>
          <w:spacing w:val="-6"/>
        </w:rPr>
        <w:t xml:space="preserve">have </w:t>
      </w:r>
      <w:r>
        <w:t xml:space="preserve">used both TCP index and Equitruss index as comparisons </w:t>
      </w:r>
      <w:r>
        <w:rPr>
          <w:spacing w:val="-8"/>
        </w:rPr>
        <w:t xml:space="preserve">in </w:t>
      </w:r>
      <w:r>
        <w:t>our</w:t>
      </w:r>
      <w:r>
        <w:rPr>
          <w:spacing w:val="18"/>
        </w:rPr>
        <w:t xml:space="preserve"> </w:t>
      </w:r>
      <w:r>
        <w:t>evaluation.</w:t>
      </w:r>
    </w:p>
    <w:p w14:paraId="4705A8F7" w14:textId="77777777" w:rsidR="00187908" w:rsidRDefault="00105EDE">
      <w:pPr>
        <w:pStyle w:val="ListParagraph"/>
        <w:numPr>
          <w:ilvl w:val="1"/>
          <w:numId w:val="6"/>
        </w:numPr>
        <w:tabs>
          <w:tab w:val="left" w:pos="2294"/>
        </w:tabs>
        <w:spacing w:before="98"/>
        <w:ind w:left="2293" w:hanging="391"/>
        <w:jc w:val="left"/>
        <w:rPr>
          <w:sz w:val="16"/>
        </w:rPr>
      </w:pPr>
      <w:bookmarkStart w:id="1147" w:name="Conclusion"/>
      <w:bookmarkStart w:id="1148" w:name="_bookmark27"/>
      <w:bookmarkEnd w:id="1147"/>
      <w:bookmarkEnd w:id="1148"/>
      <w:r>
        <w:rPr>
          <w:spacing w:val="9"/>
          <w:w w:val="99"/>
          <w:sz w:val="20"/>
        </w:rPr>
        <w:br w:type="column"/>
      </w:r>
      <w:r>
        <w:rPr>
          <w:spacing w:val="8"/>
          <w:sz w:val="20"/>
        </w:rPr>
        <w:t>C</w:t>
      </w:r>
      <w:r>
        <w:rPr>
          <w:spacing w:val="8"/>
          <w:sz w:val="16"/>
        </w:rPr>
        <w:t>ONCLUSION</w:t>
      </w:r>
    </w:p>
    <w:p w14:paraId="3F2FF00F" w14:textId="77777777" w:rsidR="00187908" w:rsidRDefault="00105EDE">
      <w:pPr>
        <w:pStyle w:val="BodyText"/>
        <w:spacing w:before="72" w:line="249" w:lineRule="auto"/>
        <w:ind w:left="159" w:right="977" w:firstLine="199"/>
        <w:jc w:val="both"/>
      </w:pPr>
      <w:r>
        <w:t xml:space="preserve">In this work, we categorize local k-truss community </w:t>
      </w:r>
      <w:r>
        <w:rPr>
          <w:spacing w:val="-3"/>
        </w:rPr>
        <w:t xml:space="preserve">queries </w:t>
      </w:r>
      <w:r>
        <w:t xml:space="preserve">into the community-level query and the edge-level </w:t>
      </w:r>
      <w:r>
        <w:rPr>
          <w:spacing w:val="-3"/>
        </w:rPr>
        <w:t xml:space="preserve">query. </w:t>
      </w:r>
      <w:r>
        <w:rPr>
          <w:spacing w:val="-15"/>
        </w:rPr>
        <w:t xml:space="preserve">We </w:t>
      </w:r>
      <w:r>
        <w:t>designed 2-level index that stores the  community  graph</w:t>
      </w:r>
      <w:r>
        <w:rPr>
          <w:spacing w:val="25"/>
        </w:rPr>
        <w:t xml:space="preserve"> </w:t>
      </w:r>
      <w:r>
        <w:rPr>
          <w:spacing w:val="-7"/>
        </w:rPr>
        <w:t xml:space="preserve">in </w:t>
      </w:r>
      <w:r>
        <w:t xml:space="preserve">the top level index for locating relevant communities and </w:t>
      </w:r>
      <w:r>
        <w:rPr>
          <w:spacing w:val="-4"/>
        </w:rPr>
        <w:t xml:space="preserve">the </w:t>
      </w:r>
      <w:r>
        <w:t xml:space="preserve">triangle derived graph in the bottom level index to </w:t>
      </w:r>
      <w:r>
        <w:rPr>
          <w:spacing w:val="-3"/>
        </w:rPr>
        <w:t xml:space="preserve">preserve  </w:t>
      </w:r>
      <w:r>
        <w:t xml:space="preserve">the triangle connectivity at the edge level  inside  each  </w:t>
      </w:r>
      <w:r>
        <w:rPr>
          <w:spacing w:val="-7"/>
        </w:rPr>
        <w:t>k-</w:t>
      </w:r>
      <w:r>
        <w:rPr>
          <w:spacing w:val="36"/>
        </w:rPr>
        <w:t xml:space="preserve"> </w:t>
      </w:r>
      <w:r>
        <w:t xml:space="preserve">truss community. </w:t>
      </w:r>
      <w:r>
        <w:rPr>
          <w:spacing w:val="-8"/>
        </w:rPr>
        <w:t xml:space="preserve">We </w:t>
      </w:r>
      <w:r>
        <w:t xml:space="preserve">showed experimentally that our </w:t>
      </w:r>
      <w:r>
        <w:rPr>
          <w:spacing w:val="-5"/>
        </w:rPr>
        <w:t xml:space="preserve">index </w:t>
      </w:r>
      <w:r>
        <w:t>structure outperformed state-of-the-art</w:t>
      </w:r>
      <w:r>
        <w:rPr>
          <w:spacing w:val="4"/>
        </w:rPr>
        <w:t xml:space="preserve"> </w:t>
      </w:r>
      <w:r>
        <w:t>methods.</w:t>
      </w:r>
    </w:p>
    <w:p w14:paraId="2D19519B" w14:textId="77777777" w:rsidR="00187908" w:rsidRDefault="00105EDE">
      <w:pPr>
        <w:spacing w:before="134"/>
        <w:ind w:left="2135" w:right="2952"/>
        <w:jc w:val="center"/>
        <w:rPr>
          <w:sz w:val="16"/>
        </w:rPr>
      </w:pPr>
      <w:bookmarkStart w:id="1149" w:name="References"/>
      <w:bookmarkEnd w:id="1149"/>
      <w:r>
        <w:rPr>
          <w:sz w:val="20"/>
        </w:rPr>
        <w:t>R</w:t>
      </w:r>
      <w:r>
        <w:rPr>
          <w:sz w:val="16"/>
        </w:rPr>
        <w:t>EFERENCES</w:t>
      </w:r>
    </w:p>
    <w:p w14:paraId="3F5C7F33" w14:textId="6A08CD87" w:rsidR="00187908" w:rsidRDefault="00105EDE">
      <w:pPr>
        <w:pStyle w:val="ListParagraph"/>
        <w:numPr>
          <w:ilvl w:val="0"/>
          <w:numId w:val="1"/>
        </w:numPr>
        <w:tabs>
          <w:tab w:val="left" w:pos="525"/>
        </w:tabs>
        <w:spacing w:before="107" w:line="232" w:lineRule="auto"/>
        <w:ind w:right="977"/>
        <w:jc w:val="both"/>
        <w:rPr>
          <w:sz w:val="16"/>
        </w:rPr>
      </w:pPr>
      <w:bookmarkStart w:id="1150" w:name="_bookmark28"/>
      <w:bookmarkEnd w:id="1150"/>
      <w:r>
        <w:rPr>
          <w:sz w:val="16"/>
        </w:rPr>
        <w:t xml:space="preserve">E. Akbas and </w:t>
      </w:r>
      <w:r>
        <w:rPr>
          <w:spacing w:val="-9"/>
          <w:sz w:val="16"/>
        </w:rPr>
        <w:t xml:space="preserve">P. </w:t>
      </w:r>
      <w:r>
        <w:rPr>
          <w:sz w:val="16"/>
        </w:rPr>
        <w:t xml:space="preserve">Zhao. Truss-based community search: </w:t>
      </w:r>
      <w:del w:id="1151" w:author="Rick" w:date="2019-04-10T15:51:00Z">
        <w:r w:rsidDel="00121D20">
          <w:rPr>
            <w:sz w:val="16"/>
          </w:rPr>
          <w:delText xml:space="preserve">a </w:delText>
        </w:r>
      </w:del>
      <w:ins w:id="1152" w:author="Rick" w:date="2019-04-10T15:51:00Z">
        <w:r w:rsidR="00121D20">
          <w:rPr>
            <w:sz w:val="16"/>
          </w:rPr>
          <w:t xml:space="preserve">A </w:t>
        </w:r>
      </w:ins>
      <w:r>
        <w:rPr>
          <w:sz w:val="16"/>
        </w:rPr>
        <w:t xml:space="preserve">truss- equivalence based indexing approach. </w:t>
      </w:r>
      <w:r>
        <w:rPr>
          <w:i/>
          <w:sz w:val="16"/>
        </w:rPr>
        <w:t xml:space="preserve">Proceedings of the VLDB </w:t>
      </w:r>
      <w:r>
        <w:rPr>
          <w:i/>
          <w:spacing w:val="-5"/>
          <w:sz w:val="16"/>
        </w:rPr>
        <w:t>En</w:t>
      </w:r>
      <w:del w:id="1153" w:author="Rick" w:date="2019-04-10T15:51:00Z">
        <w:r w:rsidDel="00121D20">
          <w:rPr>
            <w:i/>
            <w:spacing w:val="-5"/>
            <w:sz w:val="16"/>
          </w:rPr>
          <w:delText>-</w:delText>
        </w:r>
        <w:bookmarkStart w:id="1154" w:name="_bookmark29"/>
        <w:bookmarkEnd w:id="1154"/>
        <w:r w:rsidDel="00121D20">
          <w:rPr>
            <w:i/>
            <w:spacing w:val="-5"/>
            <w:sz w:val="16"/>
          </w:rPr>
          <w:delText xml:space="preserve"> </w:delText>
        </w:r>
      </w:del>
      <w:r>
        <w:rPr>
          <w:i/>
          <w:sz w:val="16"/>
        </w:rPr>
        <w:t>dowment</w:t>
      </w:r>
      <w:r>
        <w:rPr>
          <w:sz w:val="16"/>
        </w:rPr>
        <w:t>, 10(11):1298–1309,</w:t>
      </w:r>
      <w:r>
        <w:rPr>
          <w:spacing w:val="-11"/>
          <w:sz w:val="16"/>
        </w:rPr>
        <w:t xml:space="preserve"> </w:t>
      </w:r>
      <w:r>
        <w:rPr>
          <w:sz w:val="16"/>
        </w:rPr>
        <w:t>2017.</w:t>
      </w:r>
    </w:p>
    <w:p w14:paraId="5A88A3D6" w14:textId="3C68B122" w:rsidR="00187908" w:rsidRDefault="00105EDE">
      <w:pPr>
        <w:pStyle w:val="ListParagraph"/>
        <w:numPr>
          <w:ilvl w:val="0"/>
          <w:numId w:val="1"/>
        </w:numPr>
        <w:tabs>
          <w:tab w:val="left" w:pos="525"/>
        </w:tabs>
        <w:spacing w:before="3" w:line="232" w:lineRule="auto"/>
        <w:ind w:right="977"/>
        <w:jc w:val="both"/>
        <w:rPr>
          <w:sz w:val="16"/>
        </w:rPr>
      </w:pPr>
      <w:r>
        <w:rPr>
          <w:sz w:val="16"/>
        </w:rPr>
        <w:t xml:space="preserve">D. Bera, </w:t>
      </w:r>
      <w:r>
        <w:rPr>
          <w:spacing w:val="-7"/>
          <w:sz w:val="16"/>
        </w:rPr>
        <w:t xml:space="preserve">F. </w:t>
      </w:r>
      <w:r>
        <w:rPr>
          <w:sz w:val="16"/>
        </w:rPr>
        <w:t xml:space="preserve">Esposito, and M. Pendyala. Maximal labelled-clique and click-biclique problems for networked community detection. In </w:t>
      </w:r>
      <w:r>
        <w:rPr>
          <w:i/>
          <w:spacing w:val="-3"/>
          <w:sz w:val="16"/>
        </w:rPr>
        <w:t xml:space="preserve">2018 </w:t>
      </w:r>
      <w:r>
        <w:rPr>
          <w:i/>
          <w:sz w:val="16"/>
        </w:rPr>
        <w:t>IEEE Global Communications Conference (GLOBECOM)</w:t>
      </w:r>
      <w:r>
        <w:rPr>
          <w:sz w:val="16"/>
        </w:rPr>
        <w:t xml:space="preserve">, </w:t>
      </w:r>
      <w:del w:id="1155" w:author="Rick" w:date="2019-04-10T15:51:00Z">
        <w:r w:rsidDel="00121D20">
          <w:rPr>
            <w:sz w:val="16"/>
          </w:rPr>
          <w:delText xml:space="preserve">pages </w:delText>
        </w:r>
      </w:del>
      <w:ins w:id="1156" w:author="Rick" w:date="2019-04-10T15:51:00Z">
        <w:r w:rsidR="00121D20">
          <w:rPr>
            <w:sz w:val="16"/>
          </w:rPr>
          <w:t xml:space="preserve">pp </w:t>
        </w:r>
      </w:ins>
      <w:r>
        <w:rPr>
          <w:spacing w:val="-4"/>
          <w:sz w:val="16"/>
        </w:rPr>
        <w:t>1–6.</w:t>
      </w:r>
      <w:bookmarkStart w:id="1157" w:name="_bookmark30"/>
      <w:bookmarkEnd w:id="1157"/>
      <w:r>
        <w:rPr>
          <w:spacing w:val="-4"/>
          <w:sz w:val="16"/>
        </w:rPr>
        <w:t xml:space="preserve"> </w:t>
      </w:r>
      <w:r>
        <w:rPr>
          <w:sz w:val="16"/>
        </w:rPr>
        <w:t>IEEE,</w:t>
      </w:r>
      <w:r>
        <w:rPr>
          <w:spacing w:val="14"/>
          <w:sz w:val="16"/>
        </w:rPr>
        <w:t xml:space="preserve"> </w:t>
      </w:r>
      <w:r>
        <w:rPr>
          <w:sz w:val="16"/>
        </w:rPr>
        <w:t>2018.</w:t>
      </w:r>
    </w:p>
    <w:p w14:paraId="4702408D" w14:textId="77777777" w:rsidR="00187908" w:rsidRDefault="00105EDE">
      <w:pPr>
        <w:pStyle w:val="ListParagraph"/>
        <w:numPr>
          <w:ilvl w:val="0"/>
          <w:numId w:val="1"/>
        </w:numPr>
        <w:tabs>
          <w:tab w:val="left" w:pos="525"/>
        </w:tabs>
        <w:spacing w:line="181" w:lineRule="exact"/>
        <w:ind w:hanging="287"/>
        <w:jc w:val="both"/>
        <w:rPr>
          <w:sz w:val="16"/>
        </w:rPr>
      </w:pPr>
      <w:r>
        <w:rPr>
          <w:sz w:val="16"/>
        </w:rPr>
        <w:t>J. Cohen. Trusses: Cohesive subgraphs for social network</w:t>
      </w:r>
      <w:r>
        <w:rPr>
          <w:spacing w:val="9"/>
          <w:sz w:val="16"/>
        </w:rPr>
        <w:t xml:space="preserve"> </w:t>
      </w:r>
      <w:r>
        <w:rPr>
          <w:sz w:val="16"/>
        </w:rPr>
        <w:t>analysis.</w:t>
      </w:r>
    </w:p>
    <w:p w14:paraId="3C734C12" w14:textId="77777777" w:rsidR="00187908" w:rsidRDefault="00105EDE">
      <w:pPr>
        <w:spacing w:line="179" w:lineRule="exact"/>
        <w:ind w:left="524"/>
        <w:jc w:val="both"/>
        <w:rPr>
          <w:sz w:val="16"/>
        </w:rPr>
      </w:pPr>
      <w:bookmarkStart w:id="1158" w:name="_bookmark31"/>
      <w:bookmarkEnd w:id="1158"/>
      <w:r>
        <w:rPr>
          <w:i/>
          <w:sz w:val="16"/>
        </w:rPr>
        <w:t>National Security Agency Technical Report</w:t>
      </w:r>
      <w:r w:rsidRPr="0043102E">
        <w:rPr>
          <w:sz w:val="16"/>
        </w:rPr>
        <w:t>,</w:t>
      </w:r>
      <w:r>
        <w:rPr>
          <w:sz w:val="16"/>
        </w:rPr>
        <w:t xml:space="preserve"> 16, 2008.</w:t>
      </w:r>
    </w:p>
    <w:p w14:paraId="2E3A2921" w14:textId="3E2BE05F" w:rsidR="00187908" w:rsidRDefault="00105EDE">
      <w:pPr>
        <w:pStyle w:val="ListParagraph"/>
        <w:numPr>
          <w:ilvl w:val="0"/>
          <w:numId w:val="1"/>
        </w:numPr>
        <w:tabs>
          <w:tab w:val="left" w:pos="525"/>
        </w:tabs>
        <w:spacing w:before="2" w:line="232" w:lineRule="auto"/>
        <w:ind w:right="977"/>
        <w:jc w:val="both"/>
        <w:rPr>
          <w:sz w:val="16"/>
        </w:rPr>
      </w:pPr>
      <w:r>
        <w:rPr>
          <w:spacing w:val="-8"/>
          <w:sz w:val="16"/>
        </w:rPr>
        <w:t xml:space="preserve">W. </w:t>
      </w:r>
      <w:r>
        <w:rPr>
          <w:sz w:val="16"/>
        </w:rPr>
        <w:t xml:space="preserve">Cui, </w:t>
      </w:r>
      <w:r>
        <w:rPr>
          <w:spacing w:val="-11"/>
          <w:sz w:val="16"/>
        </w:rPr>
        <w:t xml:space="preserve">Y. </w:t>
      </w:r>
      <w:r>
        <w:rPr>
          <w:sz w:val="16"/>
        </w:rPr>
        <w:t xml:space="preserve">Xiao, H. </w:t>
      </w:r>
      <w:r>
        <w:rPr>
          <w:spacing w:val="-3"/>
          <w:sz w:val="16"/>
        </w:rPr>
        <w:t xml:space="preserve">Wang, </w:t>
      </w:r>
      <w:r>
        <w:rPr>
          <w:sz w:val="16"/>
        </w:rPr>
        <w:t xml:space="preserve">and </w:t>
      </w:r>
      <w:r>
        <w:rPr>
          <w:spacing w:val="-8"/>
          <w:sz w:val="16"/>
        </w:rPr>
        <w:t xml:space="preserve">W. </w:t>
      </w:r>
      <w:r>
        <w:rPr>
          <w:spacing w:val="-3"/>
          <w:sz w:val="16"/>
        </w:rPr>
        <w:t xml:space="preserve">Wang. </w:t>
      </w:r>
      <w:del w:id="1159" w:author="Rick" w:date="2019-04-10T15:52:00Z">
        <w:r w:rsidDel="00121D20">
          <w:rPr>
            <w:spacing w:val="-3"/>
            <w:sz w:val="16"/>
          </w:rPr>
          <w:delText xml:space="preserve"> </w:delText>
        </w:r>
      </w:del>
      <w:r>
        <w:rPr>
          <w:sz w:val="16"/>
        </w:rPr>
        <w:t xml:space="preserve">Local search of communities in large graphs. In </w:t>
      </w:r>
      <w:r>
        <w:rPr>
          <w:i/>
          <w:sz w:val="16"/>
        </w:rPr>
        <w:t>Proceedings of the 2014 ACM SIGMOD</w:t>
      </w:r>
      <w:r>
        <w:rPr>
          <w:i/>
          <w:spacing w:val="-22"/>
          <w:sz w:val="16"/>
        </w:rPr>
        <w:t xml:space="preserve"> </w:t>
      </w:r>
      <w:r>
        <w:rPr>
          <w:i/>
          <w:sz w:val="16"/>
        </w:rPr>
        <w:t>international</w:t>
      </w:r>
      <w:bookmarkStart w:id="1160" w:name="_bookmark32"/>
      <w:bookmarkEnd w:id="1160"/>
      <w:r>
        <w:rPr>
          <w:i/>
          <w:sz w:val="16"/>
        </w:rPr>
        <w:t xml:space="preserve"> conference</w:t>
      </w:r>
      <w:r>
        <w:rPr>
          <w:i/>
          <w:spacing w:val="12"/>
          <w:sz w:val="16"/>
        </w:rPr>
        <w:t xml:space="preserve"> </w:t>
      </w:r>
      <w:r>
        <w:rPr>
          <w:i/>
          <w:sz w:val="16"/>
        </w:rPr>
        <w:t>on</w:t>
      </w:r>
      <w:r>
        <w:rPr>
          <w:i/>
          <w:spacing w:val="13"/>
          <w:sz w:val="16"/>
        </w:rPr>
        <w:t xml:space="preserve"> </w:t>
      </w:r>
      <w:r>
        <w:rPr>
          <w:i/>
          <w:sz w:val="16"/>
        </w:rPr>
        <w:t>Management</w:t>
      </w:r>
      <w:r>
        <w:rPr>
          <w:i/>
          <w:spacing w:val="12"/>
          <w:sz w:val="16"/>
        </w:rPr>
        <w:t xml:space="preserve"> </w:t>
      </w:r>
      <w:r>
        <w:rPr>
          <w:i/>
          <w:sz w:val="16"/>
        </w:rPr>
        <w:t>of</w:t>
      </w:r>
      <w:r>
        <w:rPr>
          <w:i/>
          <w:spacing w:val="13"/>
          <w:sz w:val="16"/>
        </w:rPr>
        <w:t xml:space="preserve"> </w:t>
      </w:r>
      <w:r>
        <w:rPr>
          <w:i/>
          <w:sz w:val="16"/>
        </w:rPr>
        <w:t>data</w:t>
      </w:r>
      <w:r>
        <w:rPr>
          <w:sz w:val="16"/>
        </w:rPr>
        <w:t>,</w:t>
      </w:r>
      <w:r>
        <w:rPr>
          <w:spacing w:val="13"/>
          <w:sz w:val="16"/>
        </w:rPr>
        <w:t xml:space="preserve"> </w:t>
      </w:r>
      <w:del w:id="1161" w:author="Rick" w:date="2019-04-10T15:52:00Z">
        <w:r w:rsidDel="00121D20">
          <w:rPr>
            <w:sz w:val="16"/>
          </w:rPr>
          <w:delText>pages</w:delText>
        </w:r>
        <w:r w:rsidDel="00121D20">
          <w:rPr>
            <w:spacing w:val="12"/>
            <w:sz w:val="16"/>
          </w:rPr>
          <w:delText xml:space="preserve"> </w:delText>
        </w:r>
      </w:del>
      <w:ins w:id="1162" w:author="Rick" w:date="2019-04-10T15:52:00Z">
        <w:r w:rsidR="00121D20">
          <w:rPr>
            <w:sz w:val="16"/>
          </w:rPr>
          <w:t>pp.</w:t>
        </w:r>
        <w:r w:rsidR="00121D20">
          <w:rPr>
            <w:spacing w:val="12"/>
            <w:sz w:val="16"/>
          </w:rPr>
          <w:t xml:space="preserve"> </w:t>
        </w:r>
      </w:ins>
      <w:r>
        <w:rPr>
          <w:sz w:val="16"/>
        </w:rPr>
        <w:t>991–1002.</w:t>
      </w:r>
      <w:r>
        <w:rPr>
          <w:spacing w:val="13"/>
          <w:sz w:val="16"/>
        </w:rPr>
        <w:t xml:space="preserve"> </w:t>
      </w:r>
      <w:r>
        <w:rPr>
          <w:sz w:val="16"/>
        </w:rPr>
        <w:t>ACM,</w:t>
      </w:r>
      <w:r>
        <w:rPr>
          <w:spacing w:val="13"/>
          <w:sz w:val="16"/>
        </w:rPr>
        <w:t xml:space="preserve"> </w:t>
      </w:r>
      <w:r>
        <w:rPr>
          <w:sz w:val="16"/>
        </w:rPr>
        <w:t>2014.</w:t>
      </w:r>
    </w:p>
    <w:p w14:paraId="0848A19F" w14:textId="27B0FC0B" w:rsidR="00187908" w:rsidRDefault="00105EDE">
      <w:pPr>
        <w:pStyle w:val="ListParagraph"/>
        <w:numPr>
          <w:ilvl w:val="0"/>
          <w:numId w:val="1"/>
        </w:numPr>
        <w:tabs>
          <w:tab w:val="left" w:pos="525"/>
        </w:tabs>
        <w:spacing w:before="3" w:line="232" w:lineRule="auto"/>
        <w:ind w:right="977"/>
        <w:jc w:val="both"/>
        <w:rPr>
          <w:sz w:val="16"/>
        </w:rPr>
      </w:pPr>
      <w:r>
        <w:rPr>
          <w:sz w:val="16"/>
        </w:rPr>
        <w:t xml:space="preserve">X. Huang, H. Cheng, L. Qin, </w:t>
      </w:r>
      <w:r>
        <w:rPr>
          <w:spacing w:val="-8"/>
          <w:sz w:val="16"/>
        </w:rPr>
        <w:t xml:space="preserve">W. </w:t>
      </w:r>
      <w:r>
        <w:rPr>
          <w:sz w:val="16"/>
        </w:rPr>
        <w:t xml:space="preserve">Tian, and J. X. </w:t>
      </w:r>
      <w:r>
        <w:rPr>
          <w:spacing w:val="-6"/>
          <w:sz w:val="16"/>
        </w:rPr>
        <w:t xml:space="preserve">Yu. </w:t>
      </w:r>
      <w:r>
        <w:rPr>
          <w:sz w:val="16"/>
        </w:rPr>
        <w:t xml:space="preserve">Querying k-truss community in large and dynamic graphs. In </w:t>
      </w:r>
      <w:r>
        <w:rPr>
          <w:i/>
          <w:sz w:val="16"/>
        </w:rPr>
        <w:t>Proceedings of the 2014 ACM SIGMOD international conference on Management of data</w:t>
      </w:r>
      <w:r>
        <w:rPr>
          <w:sz w:val="16"/>
        </w:rPr>
        <w:t xml:space="preserve">, </w:t>
      </w:r>
      <w:del w:id="1163" w:author="Rick" w:date="2019-04-10T15:52:00Z">
        <w:r w:rsidDel="00121D20">
          <w:rPr>
            <w:spacing w:val="-3"/>
            <w:sz w:val="16"/>
          </w:rPr>
          <w:delText>pages</w:delText>
        </w:r>
        <w:bookmarkStart w:id="1164" w:name="_bookmark33"/>
        <w:bookmarkEnd w:id="1164"/>
        <w:r w:rsidDel="00121D20">
          <w:rPr>
            <w:spacing w:val="-3"/>
            <w:sz w:val="16"/>
          </w:rPr>
          <w:delText xml:space="preserve"> </w:delText>
        </w:r>
      </w:del>
      <w:ins w:id="1165" w:author="Rick" w:date="2019-04-10T15:52:00Z">
        <w:r w:rsidR="00121D20">
          <w:rPr>
            <w:spacing w:val="-3"/>
            <w:sz w:val="16"/>
          </w:rPr>
          <w:t xml:space="preserve">pp. </w:t>
        </w:r>
      </w:ins>
      <w:r>
        <w:rPr>
          <w:sz w:val="16"/>
        </w:rPr>
        <w:t>1311–1322. ACM,</w:t>
      </w:r>
      <w:r>
        <w:rPr>
          <w:spacing w:val="-11"/>
          <w:sz w:val="16"/>
        </w:rPr>
        <w:t xml:space="preserve"> </w:t>
      </w:r>
      <w:r>
        <w:rPr>
          <w:sz w:val="16"/>
        </w:rPr>
        <w:t>2014.</w:t>
      </w:r>
    </w:p>
    <w:p w14:paraId="656D00F0" w14:textId="4BC204DE" w:rsidR="00187908" w:rsidRDefault="00105EDE">
      <w:pPr>
        <w:pStyle w:val="ListParagraph"/>
        <w:numPr>
          <w:ilvl w:val="0"/>
          <w:numId w:val="1"/>
        </w:numPr>
        <w:tabs>
          <w:tab w:val="left" w:pos="525"/>
        </w:tabs>
        <w:spacing w:before="3" w:line="232" w:lineRule="auto"/>
        <w:ind w:right="977"/>
        <w:jc w:val="both"/>
        <w:rPr>
          <w:sz w:val="16"/>
        </w:rPr>
      </w:pPr>
      <w:r>
        <w:rPr>
          <w:sz w:val="16"/>
        </w:rPr>
        <w:t xml:space="preserve">R.-H. Li, L. Qin, J. X. </w:t>
      </w:r>
      <w:r>
        <w:rPr>
          <w:spacing w:val="-6"/>
          <w:sz w:val="16"/>
        </w:rPr>
        <w:t xml:space="preserve">Yu, </w:t>
      </w:r>
      <w:r>
        <w:rPr>
          <w:sz w:val="16"/>
        </w:rPr>
        <w:t xml:space="preserve">and R. Mao. </w:t>
      </w:r>
      <w:del w:id="1166" w:author="Rick" w:date="2019-04-10T15:52:00Z">
        <w:r w:rsidDel="00121D20">
          <w:rPr>
            <w:sz w:val="16"/>
          </w:rPr>
          <w:delText xml:space="preserve"> </w:delText>
        </w:r>
      </w:del>
      <w:r>
        <w:rPr>
          <w:sz w:val="16"/>
        </w:rPr>
        <w:t xml:space="preserve">Influential community search </w:t>
      </w:r>
      <w:del w:id="1167" w:author="Rick" w:date="2019-04-10T15:52:00Z">
        <w:r w:rsidDel="00121D20">
          <w:rPr>
            <w:sz w:val="16"/>
          </w:rPr>
          <w:delText xml:space="preserve"> </w:delText>
        </w:r>
      </w:del>
      <w:r>
        <w:rPr>
          <w:sz w:val="16"/>
        </w:rPr>
        <w:t xml:space="preserve">in large networks. </w:t>
      </w:r>
      <w:r>
        <w:rPr>
          <w:i/>
          <w:sz w:val="16"/>
        </w:rPr>
        <w:t>Proceedings of the VLDB Endowment</w:t>
      </w:r>
      <w:r>
        <w:rPr>
          <w:sz w:val="16"/>
        </w:rPr>
        <w:t>, 8(5):</w:t>
      </w:r>
      <w:ins w:id="1168" w:author="Rick" w:date="2019-04-10T15:53:00Z">
        <w:r w:rsidR="00121D20">
          <w:rPr>
            <w:sz w:val="16"/>
          </w:rPr>
          <w:t xml:space="preserve"> </w:t>
        </w:r>
      </w:ins>
      <w:r>
        <w:rPr>
          <w:sz w:val="16"/>
        </w:rPr>
        <w:t>509–520,</w:t>
      </w:r>
      <w:bookmarkStart w:id="1169" w:name="_bookmark34"/>
      <w:bookmarkEnd w:id="1169"/>
      <w:r>
        <w:rPr>
          <w:sz w:val="16"/>
        </w:rPr>
        <w:t xml:space="preserve"> 2015.</w:t>
      </w:r>
    </w:p>
    <w:p w14:paraId="21C9EF86" w14:textId="460390C3" w:rsidR="00187908" w:rsidRDefault="00105EDE">
      <w:pPr>
        <w:pStyle w:val="ListParagraph"/>
        <w:numPr>
          <w:ilvl w:val="0"/>
          <w:numId w:val="1"/>
        </w:numPr>
        <w:tabs>
          <w:tab w:val="left" w:pos="525"/>
        </w:tabs>
        <w:spacing w:before="3" w:line="232" w:lineRule="auto"/>
        <w:ind w:right="977"/>
        <w:jc w:val="both"/>
        <w:rPr>
          <w:sz w:val="16"/>
        </w:rPr>
      </w:pPr>
      <w:r>
        <w:rPr>
          <w:sz w:val="16"/>
        </w:rPr>
        <w:t xml:space="preserve">J. Liu, Q. Lian, L. Fu, and X. </w:t>
      </w:r>
      <w:r>
        <w:rPr>
          <w:spacing w:val="-3"/>
          <w:sz w:val="16"/>
        </w:rPr>
        <w:t xml:space="preserve">Wang. </w:t>
      </w:r>
      <w:r>
        <w:rPr>
          <w:sz w:val="16"/>
        </w:rPr>
        <w:t xml:space="preserve">Who to connect to? </w:t>
      </w:r>
      <w:del w:id="1170" w:author="Rick" w:date="2019-04-10T15:53:00Z">
        <w:r w:rsidDel="00121D20">
          <w:rPr>
            <w:spacing w:val="-3"/>
            <w:sz w:val="16"/>
          </w:rPr>
          <w:delText xml:space="preserve">joint </w:delText>
        </w:r>
      </w:del>
      <w:ins w:id="1171" w:author="Rick" w:date="2019-04-10T15:53:00Z">
        <w:r w:rsidR="00121D20">
          <w:rPr>
            <w:spacing w:val="-3"/>
            <w:sz w:val="16"/>
          </w:rPr>
          <w:t xml:space="preserve">Joint </w:t>
        </w:r>
      </w:ins>
      <w:r>
        <w:rPr>
          <w:sz w:val="16"/>
        </w:rPr>
        <w:t xml:space="preserve">recommendations in cross-layer social networks. In </w:t>
      </w:r>
      <w:r>
        <w:rPr>
          <w:i/>
          <w:sz w:val="16"/>
        </w:rPr>
        <w:t>IEEE INFOCOM 2018-IEEE Conference on Computer Communications</w:t>
      </w:r>
      <w:r>
        <w:rPr>
          <w:sz w:val="16"/>
        </w:rPr>
        <w:t xml:space="preserve">, </w:t>
      </w:r>
      <w:del w:id="1172" w:author="Rick" w:date="2019-04-10T15:53:00Z">
        <w:r w:rsidDel="00121D20">
          <w:rPr>
            <w:sz w:val="16"/>
          </w:rPr>
          <w:delText xml:space="preserve">pages </w:delText>
        </w:r>
      </w:del>
      <w:ins w:id="1173" w:author="Rick" w:date="2019-04-10T15:53:00Z">
        <w:r w:rsidR="00121D20">
          <w:rPr>
            <w:sz w:val="16"/>
          </w:rPr>
          <w:t xml:space="preserve">pp. </w:t>
        </w:r>
      </w:ins>
      <w:r>
        <w:rPr>
          <w:spacing w:val="-3"/>
          <w:sz w:val="16"/>
        </w:rPr>
        <w:t>1295–</w:t>
      </w:r>
      <w:bookmarkStart w:id="1174" w:name="_bookmark35"/>
      <w:bookmarkEnd w:id="1174"/>
      <w:del w:id="1175" w:author="Rick" w:date="2019-04-10T15:53:00Z">
        <w:r w:rsidDel="00121D20">
          <w:rPr>
            <w:spacing w:val="-3"/>
            <w:sz w:val="16"/>
          </w:rPr>
          <w:delText xml:space="preserve"> </w:delText>
        </w:r>
      </w:del>
      <w:r>
        <w:rPr>
          <w:sz w:val="16"/>
        </w:rPr>
        <w:t>1303. IEEE,</w:t>
      </w:r>
      <w:r>
        <w:rPr>
          <w:spacing w:val="-11"/>
          <w:sz w:val="16"/>
        </w:rPr>
        <w:t xml:space="preserve"> </w:t>
      </w:r>
      <w:r>
        <w:rPr>
          <w:sz w:val="16"/>
        </w:rPr>
        <w:t>2018.</w:t>
      </w:r>
    </w:p>
    <w:p w14:paraId="5AF6B694" w14:textId="77777777" w:rsidR="00187908" w:rsidRDefault="00105EDE">
      <w:pPr>
        <w:pStyle w:val="ListParagraph"/>
        <w:numPr>
          <w:ilvl w:val="0"/>
          <w:numId w:val="1"/>
        </w:numPr>
        <w:tabs>
          <w:tab w:val="left" w:pos="525"/>
        </w:tabs>
        <w:spacing w:before="3" w:line="232" w:lineRule="auto"/>
        <w:ind w:right="977"/>
        <w:jc w:val="both"/>
        <w:rPr>
          <w:sz w:val="16"/>
        </w:rPr>
      </w:pPr>
      <w:r>
        <w:rPr>
          <w:sz w:val="16"/>
        </w:rPr>
        <w:t xml:space="preserve">M. Sozio </w:t>
      </w:r>
      <w:del w:id="1176" w:author="Rick" w:date="2019-04-10T15:53:00Z">
        <w:r w:rsidDel="00121D20">
          <w:rPr>
            <w:sz w:val="16"/>
          </w:rPr>
          <w:delText xml:space="preserve"> </w:delText>
        </w:r>
      </w:del>
      <w:r>
        <w:rPr>
          <w:sz w:val="16"/>
        </w:rPr>
        <w:t xml:space="preserve">and </w:t>
      </w:r>
      <w:del w:id="1177" w:author="Rick" w:date="2019-04-10T15:53:00Z">
        <w:r w:rsidDel="00121D20">
          <w:rPr>
            <w:sz w:val="16"/>
          </w:rPr>
          <w:delText xml:space="preserve"> </w:delText>
        </w:r>
      </w:del>
      <w:r>
        <w:rPr>
          <w:sz w:val="16"/>
        </w:rPr>
        <w:t xml:space="preserve">A. </w:t>
      </w:r>
      <w:del w:id="1178" w:author="Rick" w:date="2019-04-10T15:53:00Z">
        <w:r w:rsidDel="00121D20">
          <w:rPr>
            <w:sz w:val="16"/>
          </w:rPr>
          <w:delText xml:space="preserve"> </w:delText>
        </w:r>
      </w:del>
      <w:r>
        <w:rPr>
          <w:sz w:val="16"/>
        </w:rPr>
        <w:t xml:space="preserve">Gionis. </w:t>
      </w:r>
      <w:del w:id="1179" w:author="Rick" w:date="2019-04-10T15:53:00Z">
        <w:r w:rsidDel="00121D20">
          <w:rPr>
            <w:sz w:val="16"/>
          </w:rPr>
          <w:delText xml:space="preserve"> </w:delText>
        </w:r>
      </w:del>
      <w:r>
        <w:rPr>
          <w:sz w:val="16"/>
        </w:rPr>
        <w:t xml:space="preserve">The </w:t>
      </w:r>
      <w:del w:id="1180" w:author="Rick" w:date="2019-04-10T15:53:00Z">
        <w:r w:rsidDel="00121D20">
          <w:rPr>
            <w:sz w:val="16"/>
          </w:rPr>
          <w:delText xml:space="preserve"> </w:delText>
        </w:r>
      </w:del>
      <w:r>
        <w:rPr>
          <w:sz w:val="16"/>
        </w:rPr>
        <w:t xml:space="preserve">community-search </w:t>
      </w:r>
      <w:del w:id="1181" w:author="Rick" w:date="2019-04-10T15:53:00Z">
        <w:r w:rsidDel="00121D20">
          <w:rPr>
            <w:sz w:val="16"/>
          </w:rPr>
          <w:delText xml:space="preserve"> </w:delText>
        </w:r>
      </w:del>
      <w:r>
        <w:rPr>
          <w:sz w:val="16"/>
        </w:rPr>
        <w:t xml:space="preserve">problem </w:t>
      </w:r>
      <w:del w:id="1182" w:author="Rick" w:date="2019-04-10T15:53:00Z">
        <w:r w:rsidDel="00121D20">
          <w:rPr>
            <w:sz w:val="16"/>
          </w:rPr>
          <w:delText xml:space="preserve"> </w:delText>
        </w:r>
      </w:del>
      <w:r>
        <w:rPr>
          <w:sz w:val="16"/>
        </w:rPr>
        <w:t xml:space="preserve">and </w:t>
      </w:r>
      <w:del w:id="1183" w:author="Rick" w:date="2019-04-10T15:53:00Z">
        <w:r w:rsidDel="00121D20">
          <w:rPr>
            <w:sz w:val="16"/>
          </w:rPr>
          <w:delText xml:space="preserve"> </w:delText>
        </w:r>
      </w:del>
      <w:r>
        <w:rPr>
          <w:spacing w:val="-7"/>
          <w:sz w:val="16"/>
        </w:rPr>
        <w:t xml:space="preserve">how </w:t>
      </w:r>
      <w:r>
        <w:rPr>
          <w:sz w:val="16"/>
        </w:rPr>
        <w:t xml:space="preserve">to plan a successful cocktail party. In </w:t>
      </w:r>
      <w:r>
        <w:rPr>
          <w:i/>
          <w:sz w:val="16"/>
        </w:rPr>
        <w:t xml:space="preserve">Proceedings of the 16th ACM SIGKDD international conference on Knowledge discovery and </w:t>
      </w:r>
      <w:r>
        <w:rPr>
          <w:i/>
          <w:spacing w:val="-4"/>
          <w:sz w:val="16"/>
        </w:rPr>
        <w:t>data</w:t>
      </w:r>
      <w:bookmarkStart w:id="1184" w:name="_bookmark36"/>
      <w:bookmarkEnd w:id="1184"/>
      <w:r>
        <w:rPr>
          <w:i/>
          <w:spacing w:val="-4"/>
          <w:sz w:val="16"/>
        </w:rPr>
        <w:t xml:space="preserve"> </w:t>
      </w:r>
      <w:r>
        <w:rPr>
          <w:i/>
          <w:sz w:val="16"/>
        </w:rPr>
        <w:t>mining</w:t>
      </w:r>
      <w:r>
        <w:rPr>
          <w:sz w:val="16"/>
        </w:rPr>
        <w:t>, pages 939–948. ACM,</w:t>
      </w:r>
      <w:r>
        <w:rPr>
          <w:spacing w:val="18"/>
          <w:sz w:val="16"/>
        </w:rPr>
        <w:t xml:space="preserve"> </w:t>
      </w:r>
      <w:r>
        <w:rPr>
          <w:sz w:val="16"/>
        </w:rPr>
        <w:t>2010.</w:t>
      </w:r>
    </w:p>
    <w:p w14:paraId="45C72FDF" w14:textId="77777777" w:rsidR="00187908" w:rsidRDefault="00105EDE">
      <w:pPr>
        <w:pStyle w:val="ListParagraph"/>
        <w:numPr>
          <w:ilvl w:val="0"/>
          <w:numId w:val="1"/>
        </w:numPr>
        <w:tabs>
          <w:tab w:val="left" w:pos="525"/>
        </w:tabs>
        <w:spacing w:before="4" w:line="232" w:lineRule="auto"/>
        <w:ind w:right="977"/>
        <w:jc w:val="both"/>
        <w:rPr>
          <w:sz w:val="16"/>
        </w:rPr>
      </w:pPr>
      <w:r>
        <w:rPr>
          <w:w w:val="99"/>
          <w:sz w:val="16"/>
        </w:rPr>
        <w:t>A.</w:t>
      </w:r>
      <w:r>
        <w:rPr>
          <w:spacing w:val="8"/>
          <w:sz w:val="16"/>
        </w:rPr>
        <w:t xml:space="preserve"> </w:t>
      </w:r>
      <w:r>
        <w:rPr>
          <w:w w:val="99"/>
          <w:sz w:val="16"/>
        </w:rPr>
        <w:t>Tsitsulin,</w:t>
      </w:r>
      <w:r>
        <w:rPr>
          <w:spacing w:val="8"/>
          <w:sz w:val="16"/>
        </w:rPr>
        <w:t xml:space="preserve"> </w:t>
      </w:r>
      <w:r>
        <w:rPr>
          <w:w w:val="99"/>
          <w:sz w:val="16"/>
        </w:rPr>
        <w:t>D.</w:t>
      </w:r>
      <w:r>
        <w:rPr>
          <w:spacing w:val="8"/>
          <w:sz w:val="16"/>
        </w:rPr>
        <w:t xml:space="preserve"> </w:t>
      </w:r>
      <w:r>
        <w:rPr>
          <w:w w:val="99"/>
          <w:sz w:val="16"/>
        </w:rPr>
        <w:t>Mottin,</w:t>
      </w:r>
      <w:r>
        <w:rPr>
          <w:spacing w:val="8"/>
          <w:sz w:val="16"/>
        </w:rPr>
        <w:t xml:space="preserve"> </w:t>
      </w:r>
      <w:r>
        <w:rPr>
          <w:spacing w:val="-18"/>
          <w:w w:val="99"/>
          <w:sz w:val="16"/>
        </w:rPr>
        <w:t>P</w:t>
      </w:r>
      <w:r>
        <w:rPr>
          <w:w w:val="99"/>
          <w:sz w:val="16"/>
        </w:rPr>
        <w:t>.</w:t>
      </w:r>
      <w:r>
        <w:rPr>
          <w:spacing w:val="8"/>
          <w:sz w:val="16"/>
        </w:rPr>
        <w:t xml:space="preserve"> </w:t>
      </w:r>
      <w:r>
        <w:rPr>
          <w:w w:val="99"/>
          <w:sz w:val="16"/>
        </w:rPr>
        <w:t>Karras,</w:t>
      </w:r>
      <w:r>
        <w:rPr>
          <w:spacing w:val="8"/>
          <w:sz w:val="16"/>
        </w:rPr>
        <w:t xml:space="preserve"> </w:t>
      </w:r>
      <w:r>
        <w:rPr>
          <w:w w:val="99"/>
          <w:sz w:val="16"/>
        </w:rPr>
        <w:t>and</w:t>
      </w:r>
      <w:r>
        <w:rPr>
          <w:spacing w:val="8"/>
          <w:sz w:val="16"/>
        </w:rPr>
        <w:t xml:space="preserve"> </w:t>
      </w:r>
      <w:r>
        <w:rPr>
          <w:w w:val="99"/>
          <w:sz w:val="16"/>
        </w:rPr>
        <w:t>E.</w:t>
      </w:r>
      <w:r>
        <w:rPr>
          <w:spacing w:val="8"/>
          <w:sz w:val="16"/>
        </w:rPr>
        <w:t xml:space="preserve"> </w:t>
      </w:r>
      <w:r>
        <w:rPr>
          <w:spacing w:val="-1"/>
          <w:w w:val="99"/>
          <w:sz w:val="16"/>
        </w:rPr>
        <w:t>M</w:t>
      </w:r>
      <w:r>
        <w:rPr>
          <w:spacing w:val="-67"/>
          <w:w w:val="99"/>
          <w:sz w:val="16"/>
        </w:rPr>
        <w:t>u</w:t>
      </w:r>
      <w:r>
        <w:rPr>
          <w:spacing w:val="13"/>
          <w:w w:val="99"/>
          <w:sz w:val="16"/>
        </w:rPr>
        <w:t>¨</w:t>
      </w:r>
      <w:r>
        <w:rPr>
          <w:w w:val="99"/>
          <w:sz w:val="16"/>
        </w:rPr>
        <w:t>lle</w:t>
      </w:r>
      <w:r>
        <w:rPr>
          <w:spacing w:val="-9"/>
          <w:w w:val="99"/>
          <w:sz w:val="16"/>
        </w:rPr>
        <w:t>r</w:t>
      </w:r>
      <w:r>
        <w:rPr>
          <w:w w:val="99"/>
          <w:sz w:val="16"/>
        </w:rPr>
        <w:t>.</w:t>
      </w:r>
      <w:r>
        <w:rPr>
          <w:sz w:val="16"/>
        </w:rPr>
        <w:t xml:space="preserve"> </w:t>
      </w:r>
      <w:del w:id="1185" w:author="Rick" w:date="2019-04-10T15:53:00Z">
        <w:r w:rsidDel="00121D20">
          <w:rPr>
            <w:spacing w:val="-19"/>
            <w:sz w:val="16"/>
          </w:rPr>
          <w:delText xml:space="preserve"> </w:delText>
        </w:r>
      </w:del>
      <w:r>
        <w:rPr>
          <w:spacing w:val="-18"/>
          <w:w w:val="99"/>
          <w:sz w:val="16"/>
        </w:rPr>
        <w:t>V</w:t>
      </w:r>
      <w:r>
        <w:rPr>
          <w:w w:val="99"/>
          <w:sz w:val="16"/>
        </w:rPr>
        <w:t>erse:</w:t>
      </w:r>
      <w:r>
        <w:rPr>
          <w:spacing w:val="8"/>
          <w:sz w:val="16"/>
        </w:rPr>
        <w:t xml:space="preserve"> </w:t>
      </w:r>
      <w:r>
        <w:rPr>
          <w:spacing w:val="-18"/>
          <w:w w:val="99"/>
          <w:sz w:val="16"/>
        </w:rPr>
        <w:t>V</w:t>
      </w:r>
      <w:r>
        <w:rPr>
          <w:w w:val="99"/>
          <w:sz w:val="16"/>
        </w:rPr>
        <w:t>ersatile</w:t>
      </w:r>
      <w:r>
        <w:rPr>
          <w:spacing w:val="8"/>
          <w:sz w:val="16"/>
        </w:rPr>
        <w:t xml:space="preserve"> </w:t>
      </w:r>
      <w:r>
        <w:rPr>
          <w:w w:val="99"/>
          <w:sz w:val="16"/>
        </w:rPr>
        <w:t xml:space="preserve">graph </w:t>
      </w:r>
      <w:r>
        <w:rPr>
          <w:sz w:val="16"/>
        </w:rPr>
        <w:t xml:space="preserve">embeddings from similarity measures. In </w:t>
      </w:r>
      <w:r>
        <w:rPr>
          <w:i/>
          <w:sz w:val="16"/>
        </w:rPr>
        <w:t xml:space="preserve">Proceedings of the 2018 </w:t>
      </w:r>
      <w:r>
        <w:rPr>
          <w:i/>
          <w:spacing w:val="-6"/>
          <w:sz w:val="16"/>
        </w:rPr>
        <w:t xml:space="preserve">World </w:t>
      </w:r>
      <w:r>
        <w:rPr>
          <w:i/>
          <w:spacing w:val="-3"/>
          <w:sz w:val="16"/>
        </w:rPr>
        <w:t xml:space="preserve">Wide </w:t>
      </w:r>
      <w:r>
        <w:rPr>
          <w:i/>
          <w:spacing w:val="-5"/>
          <w:sz w:val="16"/>
        </w:rPr>
        <w:t xml:space="preserve">Web </w:t>
      </w:r>
      <w:r>
        <w:rPr>
          <w:i/>
          <w:sz w:val="16"/>
        </w:rPr>
        <w:t xml:space="preserve">Conference on </w:t>
      </w:r>
      <w:r>
        <w:rPr>
          <w:i/>
          <w:spacing w:val="-3"/>
          <w:sz w:val="16"/>
        </w:rPr>
        <w:t xml:space="preserve">World Wide </w:t>
      </w:r>
      <w:r>
        <w:rPr>
          <w:i/>
          <w:spacing w:val="-4"/>
          <w:sz w:val="16"/>
        </w:rPr>
        <w:t>Web</w:t>
      </w:r>
      <w:r>
        <w:rPr>
          <w:spacing w:val="-4"/>
          <w:sz w:val="16"/>
        </w:rPr>
        <w:t xml:space="preserve">, </w:t>
      </w:r>
      <w:r>
        <w:rPr>
          <w:sz w:val="16"/>
        </w:rPr>
        <w:t>pages 539–548. International</w:t>
      </w:r>
      <w:bookmarkStart w:id="1186" w:name="_bookmark37"/>
      <w:bookmarkEnd w:id="1186"/>
      <w:r>
        <w:rPr>
          <w:sz w:val="16"/>
        </w:rPr>
        <w:t xml:space="preserve"> </w:t>
      </w:r>
      <w:r>
        <w:rPr>
          <w:spacing w:val="-3"/>
          <w:sz w:val="16"/>
        </w:rPr>
        <w:t xml:space="preserve">World </w:t>
      </w:r>
      <w:r>
        <w:rPr>
          <w:sz w:val="16"/>
        </w:rPr>
        <w:t xml:space="preserve">Wide </w:t>
      </w:r>
      <w:r>
        <w:rPr>
          <w:spacing w:val="-5"/>
          <w:sz w:val="16"/>
        </w:rPr>
        <w:t xml:space="preserve">Web </w:t>
      </w:r>
      <w:r>
        <w:rPr>
          <w:sz w:val="16"/>
        </w:rPr>
        <w:t>Conferences Steering Committee,</w:t>
      </w:r>
      <w:r>
        <w:rPr>
          <w:spacing w:val="21"/>
          <w:sz w:val="16"/>
        </w:rPr>
        <w:t xml:space="preserve"> </w:t>
      </w:r>
      <w:r>
        <w:rPr>
          <w:sz w:val="16"/>
        </w:rPr>
        <w:t>2018.</w:t>
      </w:r>
    </w:p>
    <w:p w14:paraId="05844B44" w14:textId="77777777" w:rsidR="00187908" w:rsidRDefault="00105EDE">
      <w:pPr>
        <w:pStyle w:val="ListParagraph"/>
        <w:numPr>
          <w:ilvl w:val="0"/>
          <w:numId w:val="1"/>
        </w:numPr>
        <w:tabs>
          <w:tab w:val="left" w:pos="525"/>
        </w:tabs>
        <w:spacing w:line="181" w:lineRule="exact"/>
        <w:ind w:hanging="366"/>
        <w:jc w:val="both"/>
        <w:rPr>
          <w:sz w:val="16"/>
        </w:rPr>
      </w:pPr>
      <w:r>
        <w:rPr>
          <w:sz w:val="16"/>
        </w:rPr>
        <w:t xml:space="preserve">J. </w:t>
      </w:r>
      <w:r>
        <w:rPr>
          <w:spacing w:val="-4"/>
          <w:sz w:val="16"/>
        </w:rPr>
        <w:t xml:space="preserve">Wang </w:t>
      </w:r>
      <w:r>
        <w:rPr>
          <w:sz w:val="16"/>
        </w:rPr>
        <w:t>and J. Cheng. Truss decomposition in massive</w:t>
      </w:r>
      <w:r>
        <w:rPr>
          <w:spacing w:val="8"/>
          <w:sz w:val="16"/>
        </w:rPr>
        <w:t xml:space="preserve"> </w:t>
      </w:r>
      <w:r>
        <w:rPr>
          <w:sz w:val="16"/>
        </w:rPr>
        <w:t>networks.</w:t>
      </w:r>
    </w:p>
    <w:p w14:paraId="3F482D98" w14:textId="77777777" w:rsidR="00187908" w:rsidRDefault="00105EDE">
      <w:pPr>
        <w:spacing w:line="179" w:lineRule="exact"/>
        <w:ind w:left="524"/>
        <w:jc w:val="both"/>
        <w:rPr>
          <w:sz w:val="16"/>
        </w:rPr>
      </w:pPr>
      <w:bookmarkStart w:id="1187" w:name="_bookmark38"/>
      <w:bookmarkEnd w:id="1187"/>
      <w:r>
        <w:rPr>
          <w:i/>
          <w:sz w:val="16"/>
        </w:rPr>
        <w:t>Proceedings of the VLDB Endowment</w:t>
      </w:r>
      <w:r>
        <w:rPr>
          <w:sz w:val="16"/>
        </w:rPr>
        <w:t>, 5(9):812–823, 2012.</w:t>
      </w:r>
    </w:p>
    <w:p w14:paraId="4F09FB68" w14:textId="1F70D8DC" w:rsidR="00187908" w:rsidRDefault="00105EDE">
      <w:pPr>
        <w:pStyle w:val="ListParagraph"/>
        <w:numPr>
          <w:ilvl w:val="0"/>
          <w:numId w:val="1"/>
        </w:numPr>
        <w:tabs>
          <w:tab w:val="left" w:pos="525"/>
        </w:tabs>
        <w:spacing w:before="2" w:line="232" w:lineRule="auto"/>
        <w:ind w:right="977" w:hanging="366"/>
        <w:jc w:val="both"/>
        <w:rPr>
          <w:sz w:val="16"/>
        </w:rPr>
      </w:pPr>
      <w:r>
        <w:rPr>
          <w:sz w:val="16"/>
        </w:rPr>
        <w:t xml:space="preserve">J. </w:t>
      </w:r>
      <w:r>
        <w:rPr>
          <w:spacing w:val="-3"/>
          <w:sz w:val="16"/>
        </w:rPr>
        <w:t xml:space="preserve">Wang, </w:t>
      </w:r>
      <w:r>
        <w:rPr>
          <w:sz w:val="16"/>
        </w:rPr>
        <w:t xml:space="preserve">C. Jiang, S. Guan, L. Xu, and </w:t>
      </w:r>
      <w:r>
        <w:rPr>
          <w:spacing w:val="-11"/>
          <w:sz w:val="16"/>
        </w:rPr>
        <w:t xml:space="preserve">Y. </w:t>
      </w:r>
      <w:r>
        <w:rPr>
          <w:sz w:val="16"/>
        </w:rPr>
        <w:t xml:space="preserve">Ren. Big data driven </w:t>
      </w:r>
      <w:del w:id="1188" w:author="Rick" w:date="2019-04-10T15:54:00Z">
        <w:r w:rsidDel="00121D20">
          <w:rPr>
            <w:sz w:val="16"/>
          </w:rPr>
          <w:delText xml:space="preserve">similarity </w:delText>
        </w:r>
      </w:del>
      <w:ins w:id="1189" w:author="Rick" w:date="2019-04-10T15:54:00Z">
        <w:r w:rsidR="00121D20">
          <w:rPr>
            <w:sz w:val="16"/>
          </w:rPr>
          <w:t>similarity-</w:t>
        </w:r>
      </w:ins>
      <w:r>
        <w:rPr>
          <w:sz w:val="16"/>
        </w:rPr>
        <w:t xml:space="preserve">based u-model for online social networks. In </w:t>
      </w:r>
      <w:r>
        <w:rPr>
          <w:i/>
          <w:sz w:val="16"/>
        </w:rPr>
        <w:t>GLOBECOM 2017-2017</w:t>
      </w:r>
      <w:bookmarkStart w:id="1190" w:name="_bookmark39"/>
      <w:bookmarkEnd w:id="1190"/>
      <w:r>
        <w:rPr>
          <w:i/>
          <w:sz w:val="16"/>
        </w:rPr>
        <w:t xml:space="preserve"> IEEE</w:t>
      </w:r>
      <w:r>
        <w:rPr>
          <w:i/>
          <w:spacing w:val="13"/>
          <w:sz w:val="16"/>
        </w:rPr>
        <w:t xml:space="preserve"> </w:t>
      </w:r>
      <w:r>
        <w:rPr>
          <w:i/>
          <w:sz w:val="16"/>
        </w:rPr>
        <w:t>Global</w:t>
      </w:r>
      <w:r>
        <w:rPr>
          <w:i/>
          <w:spacing w:val="13"/>
          <w:sz w:val="16"/>
        </w:rPr>
        <w:t xml:space="preserve"> </w:t>
      </w:r>
      <w:r>
        <w:rPr>
          <w:i/>
          <w:sz w:val="16"/>
        </w:rPr>
        <w:t>Communications</w:t>
      </w:r>
      <w:r>
        <w:rPr>
          <w:i/>
          <w:spacing w:val="13"/>
          <w:sz w:val="16"/>
        </w:rPr>
        <w:t xml:space="preserve"> </w:t>
      </w:r>
      <w:r>
        <w:rPr>
          <w:i/>
          <w:sz w:val="16"/>
        </w:rPr>
        <w:t>Conference</w:t>
      </w:r>
      <w:r>
        <w:rPr>
          <w:sz w:val="16"/>
        </w:rPr>
        <w:t>,</w:t>
      </w:r>
      <w:r>
        <w:rPr>
          <w:spacing w:val="13"/>
          <w:sz w:val="16"/>
        </w:rPr>
        <w:t xml:space="preserve"> </w:t>
      </w:r>
      <w:del w:id="1191" w:author="Rick" w:date="2019-04-10T15:54:00Z">
        <w:r w:rsidDel="00121D20">
          <w:rPr>
            <w:sz w:val="16"/>
          </w:rPr>
          <w:delText>pages</w:delText>
        </w:r>
        <w:r w:rsidDel="00121D20">
          <w:rPr>
            <w:spacing w:val="14"/>
            <w:sz w:val="16"/>
          </w:rPr>
          <w:delText xml:space="preserve"> </w:delText>
        </w:r>
      </w:del>
      <w:ins w:id="1192" w:author="Rick" w:date="2019-04-10T15:54:00Z">
        <w:r w:rsidR="00121D20">
          <w:rPr>
            <w:sz w:val="16"/>
          </w:rPr>
          <w:t>pp.</w:t>
        </w:r>
        <w:r w:rsidR="00121D20">
          <w:rPr>
            <w:spacing w:val="14"/>
            <w:sz w:val="16"/>
          </w:rPr>
          <w:t xml:space="preserve"> </w:t>
        </w:r>
      </w:ins>
      <w:r>
        <w:rPr>
          <w:sz w:val="16"/>
        </w:rPr>
        <w:t>1–6.</w:t>
      </w:r>
      <w:r>
        <w:rPr>
          <w:spacing w:val="13"/>
          <w:sz w:val="16"/>
        </w:rPr>
        <w:t xml:space="preserve"> </w:t>
      </w:r>
      <w:r>
        <w:rPr>
          <w:sz w:val="16"/>
        </w:rPr>
        <w:t>IEEE,</w:t>
      </w:r>
      <w:r>
        <w:rPr>
          <w:spacing w:val="13"/>
          <w:sz w:val="16"/>
        </w:rPr>
        <w:t xml:space="preserve"> </w:t>
      </w:r>
      <w:r>
        <w:rPr>
          <w:sz w:val="16"/>
        </w:rPr>
        <w:t>2017.</w:t>
      </w:r>
    </w:p>
    <w:p w14:paraId="4CFEA0CB" w14:textId="3CB70F8C" w:rsidR="00187908" w:rsidRDefault="00105EDE">
      <w:pPr>
        <w:pStyle w:val="ListParagraph"/>
        <w:numPr>
          <w:ilvl w:val="0"/>
          <w:numId w:val="1"/>
        </w:numPr>
        <w:tabs>
          <w:tab w:val="left" w:pos="525"/>
        </w:tabs>
        <w:spacing w:before="2" w:line="232" w:lineRule="auto"/>
        <w:ind w:right="977" w:hanging="366"/>
        <w:jc w:val="both"/>
        <w:rPr>
          <w:sz w:val="16"/>
        </w:rPr>
      </w:pPr>
      <w:r>
        <w:rPr>
          <w:sz w:val="16"/>
        </w:rPr>
        <w:t xml:space="preserve">X. </w:t>
      </w:r>
      <w:r>
        <w:rPr>
          <w:spacing w:val="-3"/>
          <w:sz w:val="16"/>
        </w:rPr>
        <w:t xml:space="preserve">Wu, </w:t>
      </w:r>
      <w:r>
        <w:rPr>
          <w:sz w:val="16"/>
        </w:rPr>
        <w:t xml:space="preserve">Z. Hu, X. Fu, L. Fu, X. </w:t>
      </w:r>
      <w:r>
        <w:rPr>
          <w:spacing w:val="-3"/>
          <w:sz w:val="16"/>
        </w:rPr>
        <w:t xml:space="preserve">Wang, </w:t>
      </w:r>
      <w:r>
        <w:rPr>
          <w:sz w:val="16"/>
        </w:rPr>
        <w:t xml:space="preserve">and S. Lu. Social network </w:t>
      </w:r>
      <w:r>
        <w:rPr>
          <w:spacing w:val="-4"/>
          <w:sz w:val="16"/>
        </w:rPr>
        <w:t xml:space="preserve">de- </w:t>
      </w:r>
      <w:r>
        <w:rPr>
          <w:sz w:val="16"/>
        </w:rPr>
        <w:t xml:space="preserve">anonymization with overlapping communities: Analysis, algorithm </w:t>
      </w:r>
      <w:r>
        <w:rPr>
          <w:spacing w:val="-5"/>
          <w:sz w:val="16"/>
        </w:rPr>
        <w:t xml:space="preserve">and </w:t>
      </w:r>
      <w:r>
        <w:rPr>
          <w:sz w:val="16"/>
        </w:rPr>
        <w:t xml:space="preserve">experiments. In </w:t>
      </w:r>
      <w:r>
        <w:rPr>
          <w:i/>
          <w:sz w:val="16"/>
        </w:rPr>
        <w:t>IEEE INFOCOM 2018-IEEE Conference on Computer Communications</w:t>
      </w:r>
      <w:r>
        <w:rPr>
          <w:sz w:val="16"/>
        </w:rPr>
        <w:t xml:space="preserve">, </w:t>
      </w:r>
      <w:del w:id="1193" w:author="Rick" w:date="2019-04-10T15:54:00Z">
        <w:r w:rsidDel="00121D20">
          <w:rPr>
            <w:sz w:val="16"/>
          </w:rPr>
          <w:delText xml:space="preserve">pages </w:delText>
        </w:r>
      </w:del>
      <w:ins w:id="1194" w:author="Rick" w:date="2019-04-10T15:54:00Z">
        <w:r w:rsidR="00121D20">
          <w:rPr>
            <w:sz w:val="16"/>
          </w:rPr>
          <w:t xml:space="preserve">pp. </w:t>
        </w:r>
      </w:ins>
      <w:r>
        <w:rPr>
          <w:sz w:val="16"/>
        </w:rPr>
        <w:t>1151–1159. IEEE,</w:t>
      </w:r>
      <w:r>
        <w:rPr>
          <w:spacing w:val="18"/>
          <w:sz w:val="16"/>
        </w:rPr>
        <w:t xml:space="preserve"> </w:t>
      </w:r>
      <w:r>
        <w:rPr>
          <w:sz w:val="16"/>
        </w:rPr>
        <w:t>2018.</w:t>
      </w:r>
    </w:p>
    <w:sectPr w:rsidR="00187908">
      <w:type w:val="continuous"/>
      <w:pgSz w:w="12240" w:h="15840"/>
      <w:pgMar w:top="900" w:right="0" w:bottom="280" w:left="820" w:header="720" w:footer="720" w:gutter="0"/>
      <w:cols w:num="2" w:space="720" w:equalWidth="0">
        <w:col w:w="5181" w:space="79"/>
        <w:col w:w="61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ick" w:date="2019-04-10T15:59:00Z" w:initials="RP">
    <w:p w14:paraId="7130BE63" w14:textId="2E680B15" w:rsidR="0043102E" w:rsidRDefault="0043102E">
      <w:pPr>
        <w:pStyle w:val="CommentText"/>
      </w:pPr>
      <w:r>
        <w:fldChar w:fldCharType="begin"/>
      </w:r>
      <w:r>
        <w:rPr>
          <w:rStyle w:val="CommentReference"/>
        </w:rPr>
        <w:instrText xml:space="preserve"> </w:instrText>
      </w:r>
      <w:r>
        <w:instrText>PAGE \# "'Page: '#'</w:instrText>
      </w:r>
      <w:r>
        <w:br/>
        <w:instrText>'"</w:instrText>
      </w:r>
      <w:r>
        <w:rPr>
          <w:rStyle w:val="CommentReference"/>
        </w:rPr>
        <w:instrText xml:space="preserve"> </w:instrText>
      </w:r>
      <w:r>
        <w:fldChar w:fldCharType="end"/>
      </w:r>
      <w:r>
        <w:rPr>
          <w:rStyle w:val="CommentReference"/>
        </w:rPr>
        <w:annotationRef/>
      </w:r>
      <w:r>
        <w:t>Dear Zheng,</w:t>
      </w:r>
    </w:p>
    <w:p w14:paraId="30B36FA5" w14:textId="77777777" w:rsidR="0043102E" w:rsidRDefault="0043102E">
      <w:pPr>
        <w:pStyle w:val="CommentText"/>
      </w:pPr>
    </w:p>
    <w:p w14:paraId="30634DFB" w14:textId="55BAFBA0" w:rsidR="0043102E" w:rsidRPr="00612C84" w:rsidRDefault="0043102E" w:rsidP="0043102E">
      <w:pPr>
        <w:tabs>
          <w:tab w:val="left" w:pos="1275"/>
        </w:tabs>
        <w:spacing w:before="76" w:line="242" w:lineRule="auto"/>
        <w:ind w:right="1692"/>
        <w:rPr>
          <w:sz w:val="48"/>
        </w:rPr>
      </w:pPr>
      <w:r>
        <w:t xml:space="preserve">Your document presents a detailed and concise account of the research you have conducted on </w:t>
      </w:r>
      <w:r>
        <w:rPr>
          <w:spacing w:val="-4"/>
          <w:sz w:val="48"/>
        </w:rPr>
        <w:t>two</w:t>
      </w:r>
      <w:r>
        <w:rPr>
          <w:rStyle w:val="CommentReference"/>
        </w:rPr>
        <w:annotationRef/>
      </w:r>
      <w:r>
        <w:rPr>
          <w:spacing w:val="-4"/>
          <w:sz w:val="48"/>
        </w:rPr>
        <w:t>-</w:t>
      </w:r>
      <w:r w:rsidRPr="00612C84">
        <w:rPr>
          <w:spacing w:val="-4"/>
          <w:sz w:val="48"/>
        </w:rPr>
        <w:t xml:space="preserve">level </w:t>
      </w:r>
      <w:r>
        <w:rPr>
          <w:sz w:val="48"/>
        </w:rPr>
        <w:t>i</w:t>
      </w:r>
      <w:r w:rsidRPr="00612C84">
        <w:rPr>
          <w:sz w:val="48"/>
        </w:rPr>
        <w:t xml:space="preserve">ndex for </w:t>
      </w:r>
      <w:r>
        <w:rPr>
          <w:spacing w:val="-4"/>
          <w:sz w:val="48"/>
        </w:rPr>
        <w:t>t</w:t>
      </w:r>
      <w:r w:rsidRPr="00612C84">
        <w:rPr>
          <w:spacing w:val="-4"/>
          <w:sz w:val="48"/>
        </w:rPr>
        <w:t xml:space="preserve">russ </w:t>
      </w:r>
      <w:r>
        <w:rPr>
          <w:sz w:val="48"/>
        </w:rPr>
        <w:t>c</w:t>
      </w:r>
      <w:r w:rsidRPr="00612C84">
        <w:rPr>
          <w:sz w:val="48"/>
        </w:rPr>
        <w:t xml:space="preserve">ommunity </w:t>
      </w:r>
      <w:r>
        <w:rPr>
          <w:sz w:val="48"/>
        </w:rPr>
        <w:t>q</w:t>
      </w:r>
      <w:r w:rsidRPr="00612C84">
        <w:rPr>
          <w:sz w:val="48"/>
        </w:rPr>
        <w:t xml:space="preserve">uery </w:t>
      </w:r>
      <w:r w:rsidRPr="00612C84">
        <w:rPr>
          <w:spacing w:val="-7"/>
          <w:sz w:val="48"/>
        </w:rPr>
        <w:t xml:space="preserve">in </w:t>
      </w:r>
      <w:r>
        <w:rPr>
          <w:sz w:val="48"/>
        </w:rPr>
        <w:t>l</w:t>
      </w:r>
      <w:r w:rsidRPr="00612C84">
        <w:rPr>
          <w:sz w:val="48"/>
        </w:rPr>
        <w:t>arge-</w:t>
      </w:r>
      <w:r>
        <w:rPr>
          <w:sz w:val="48"/>
        </w:rPr>
        <w:t>s</w:t>
      </w:r>
      <w:r w:rsidRPr="00612C84">
        <w:rPr>
          <w:sz w:val="48"/>
        </w:rPr>
        <w:t>cale</w:t>
      </w:r>
      <w:r w:rsidRPr="00612C84">
        <w:rPr>
          <w:spacing w:val="46"/>
          <w:sz w:val="48"/>
        </w:rPr>
        <w:t xml:space="preserve"> </w:t>
      </w:r>
      <w:r>
        <w:rPr>
          <w:sz w:val="48"/>
        </w:rPr>
        <w:t>g</w:t>
      </w:r>
      <w:r w:rsidRPr="00612C84">
        <w:rPr>
          <w:sz w:val="48"/>
        </w:rPr>
        <w:t>raphs</w:t>
      </w:r>
      <w:r>
        <w:rPr>
          <w:sz w:val="48"/>
        </w:rPr>
        <w:t>. It has been well structured.</w:t>
      </w:r>
    </w:p>
    <w:p w14:paraId="0851C2F4" w14:textId="77777777" w:rsidR="0043102E" w:rsidRDefault="0043102E">
      <w:pPr>
        <w:pStyle w:val="CommentText"/>
      </w:pPr>
    </w:p>
    <w:p w14:paraId="061C79A1" w14:textId="77777777" w:rsidR="0043102E" w:rsidRDefault="0043102E">
      <w:pPr>
        <w:pStyle w:val="CommentText"/>
      </w:pPr>
      <w:r>
        <w:t>The grammar, punctuation, spelling, usage, and consistency errors in your document have been corrected. Further, the clarity, cohesion, diction, syntax, and more have been refined where necessary.</w:t>
      </w:r>
    </w:p>
    <w:p w14:paraId="098E66A5" w14:textId="77777777" w:rsidR="0043102E" w:rsidRDefault="0043102E">
      <w:pPr>
        <w:pStyle w:val="CommentText"/>
      </w:pPr>
    </w:p>
    <w:p w14:paraId="31656535" w14:textId="33AF2C27" w:rsidR="0043102E" w:rsidRDefault="0043102E">
      <w:pPr>
        <w:pStyle w:val="CommentText"/>
      </w:pPr>
      <w:r>
        <w:t>Some suggestions have been left for you in the following comments. Please go through them and implement the changes you find suitable. These modifications have not been directly implemented in your document, to ensure your edited work retains your intended meaning.</w:t>
      </w:r>
    </w:p>
    <w:p w14:paraId="05A5C523" w14:textId="77777777" w:rsidR="0043102E" w:rsidRDefault="0043102E">
      <w:pPr>
        <w:pStyle w:val="CommentText"/>
      </w:pPr>
    </w:p>
    <w:p w14:paraId="477EABE4" w14:textId="38D21283" w:rsidR="0043102E" w:rsidRDefault="0043102E">
      <w:pPr>
        <w:pStyle w:val="CommentText"/>
      </w:pPr>
      <w:r>
        <w:t>You will find 430 insertions, 607 deletions, 59 formatting changes, and 2 comments in your document. In total, that's 1098 revisions for a document length of 5958 words.</w:t>
      </w:r>
    </w:p>
    <w:p w14:paraId="2F52C224" w14:textId="77777777" w:rsidR="0043102E" w:rsidRDefault="0043102E">
      <w:pPr>
        <w:pStyle w:val="CommentText"/>
      </w:pPr>
    </w:p>
    <w:p w14:paraId="0C2B55FC" w14:textId="77777777" w:rsidR="0043102E" w:rsidRDefault="0043102E">
      <w:pPr>
        <w:pStyle w:val="CommentText"/>
      </w:pPr>
      <w:r>
        <w:t>Finally, we would like to tell you about our referral program: You can earn a 10% cashback on your order amount every time you refer a friend to PaperTrue! To learn more, please contact our customer support team via chat, phone, or email.</w:t>
      </w:r>
    </w:p>
    <w:p w14:paraId="705255AB" w14:textId="77777777" w:rsidR="0043102E" w:rsidRDefault="0043102E">
      <w:pPr>
        <w:pStyle w:val="CommentText"/>
      </w:pPr>
    </w:p>
    <w:p w14:paraId="36B803C1" w14:textId="77777777" w:rsidR="0043102E" w:rsidRDefault="0043102E">
      <w:pPr>
        <w:pStyle w:val="CommentText"/>
      </w:pPr>
      <w:r>
        <w:t>Thank you for choosing PaperTrue. We look forward to working on more documents for you!</w:t>
      </w:r>
    </w:p>
    <w:p w14:paraId="38A3E174" w14:textId="77777777" w:rsidR="0043102E" w:rsidRDefault="0043102E">
      <w:pPr>
        <w:pStyle w:val="CommentText"/>
      </w:pPr>
    </w:p>
    <w:p w14:paraId="34265B4B" w14:textId="77777777" w:rsidR="0043102E" w:rsidRDefault="0043102E">
      <w:pPr>
        <w:pStyle w:val="CommentText"/>
      </w:pPr>
      <w:r>
        <w:t>Regards,</w:t>
      </w:r>
    </w:p>
    <w:p w14:paraId="713DC9DF" w14:textId="72526271" w:rsidR="0043102E" w:rsidRDefault="0043102E">
      <w:pPr>
        <w:pStyle w:val="CommentText"/>
      </w:pPr>
      <w:r>
        <w:t>Rick, your editor</w:t>
      </w:r>
    </w:p>
  </w:comment>
  <w:comment w:id="6" w:author="PaperTrue Services" w:date="2019-04-10T18:50:00Z" w:initials="PS">
    <w:p w14:paraId="07CF7251" w14:textId="71EB5614" w:rsidR="004B2CDD" w:rsidRDefault="004B2CDD">
      <w:pPr>
        <w:pStyle w:val="CommentText"/>
      </w:pPr>
      <w:r>
        <w:rPr>
          <w:rStyle w:val="CommentReference"/>
        </w:rPr>
        <w:annotationRef/>
      </w:r>
      <w:r w:rsidRPr="004B2CDD">
        <w:t>Since you requested a plagiarism check, a detailed plagiarism report has been prepared comparing your edited and proofread document to over 7 million online sources. Please double click on the Word Doc and PDF icon to access your plagiarism reports. To save this report to your system, click on File, then Save as, and then save the report using your preferred file name. This will create an independent copy of the report on your system for further use:</w:t>
      </w:r>
    </w:p>
    <w:bookmarkStart w:id="8" w:name="_GoBack"/>
    <w:bookmarkEnd w:id="8"/>
    <w:bookmarkStart w:id="9" w:name="_MON_1616427374"/>
    <w:bookmarkEnd w:id="9"/>
    <w:p w14:paraId="6C524243" w14:textId="491BC771" w:rsidR="004B2CDD" w:rsidRDefault="004B2CDD">
      <w:pPr>
        <w:pStyle w:val="CommentText"/>
      </w:pPr>
      <w:r>
        <w:object w:dxaOrig="1543" w:dyaOrig="995" w14:anchorId="49BF11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v:imagedata r:id="rId1" o:title=""/>
          </v:shape>
          <o:OLEObject Type="Embed" ProgID="Word.Document.12" ShapeID="_x0000_i1026" DrawAspect="Icon" ObjectID="_1616427384" r:id="rId2">
            <o:FieldCodes>\s</o:FieldCodes>
          </o:OLEObject>
        </w:object>
      </w:r>
      <w:r>
        <w:object w:dxaOrig="1543" w:dyaOrig="995" w14:anchorId="349A6EDA">
          <v:shape id="_x0000_i1025" type="#_x0000_t75" style="width:77.25pt;height:49.5pt">
            <v:imagedata r:id="rId3" o:title=""/>
          </v:shape>
          <o:OLEObject Type="Embed" ProgID="AcroExch.Document.DC" ShapeID="_x0000_i1025" DrawAspect="Icon" ObjectID="_1616427385" r:id="rId4"/>
        </w:object>
      </w:r>
    </w:p>
  </w:comment>
  <w:comment w:id="27" w:author="Rick" w:date="2019-04-10T09:34:00Z" w:initials="RP">
    <w:p w14:paraId="0F88DC47" w14:textId="77777777" w:rsidR="00121D20" w:rsidRDefault="00121D20">
      <w:pPr>
        <w:pStyle w:val="CommentText"/>
      </w:pPr>
      <w:r>
        <w:rPr>
          <w:rStyle w:val="CommentReference"/>
        </w:rPr>
        <w:annotationRef/>
      </w:r>
      <w:r>
        <w:t>Are you perhaps referring to a “triangular” k-truss model? Please verify.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3DC9DF" w15:done="0"/>
  <w15:commentEx w15:paraId="6C524243" w15:done="0"/>
  <w15:commentEx w15:paraId="0F88DC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3DC9DF" w16cid:durableId="20589167"/>
  <w16cid:commentId w16cid:paraId="0F88DC47" w16cid:durableId="205837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altName w:val="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26AD1"/>
    <w:multiLevelType w:val="hybridMultilevel"/>
    <w:tmpl w:val="68423226"/>
    <w:lvl w:ilvl="0" w:tplc="432A141A">
      <w:start w:val="2"/>
      <w:numFmt w:val="decimal"/>
      <w:lvlText w:val="%1-"/>
      <w:lvlJc w:val="left"/>
      <w:pPr>
        <w:ind w:left="874" w:hanging="400"/>
        <w:jc w:val="left"/>
      </w:pPr>
      <w:rPr>
        <w:rFonts w:ascii="Times New Roman" w:eastAsia="Times New Roman" w:hAnsi="Times New Roman" w:cs="Times New Roman" w:hint="default"/>
        <w:w w:val="99"/>
        <w:sz w:val="46"/>
        <w:szCs w:val="46"/>
        <w:lang w:val="en-US" w:eastAsia="en-US" w:bidi="en-US"/>
      </w:rPr>
    </w:lvl>
    <w:lvl w:ilvl="1" w:tplc="85660F76">
      <w:start w:val="1"/>
      <w:numFmt w:val="upperRoman"/>
      <w:lvlText w:val="%2."/>
      <w:lvlJc w:val="left"/>
      <w:pPr>
        <w:ind w:left="2128" w:hanging="236"/>
        <w:jc w:val="right"/>
      </w:pPr>
      <w:rPr>
        <w:rFonts w:ascii="Times New Roman" w:eastAsia="Times New Roman" w:hAnsi="Times New Roman" w:cs="Times New Roman" w:hint="default"/>
        <w:spacing w:val="0"/>
        <w:w w:val="99"/>
        <w:sz w:val="20"/>
        <w:szCs w:val="20"/>
        <w:lang w:val="en-US" w:eastAsia="en-US" w:bidi="en-US"/>
      </w:rPr>
    </w:lvl>
    <w:lvl w:ilvl="2" w:tplc="60E6E78C">
      <w:numFmt w:val="bullet"/>
      <w:lvlText w:val="•"/>
      <w:lvlJc w:val="left"/>
      <w:pPr>
        <w:ind w:left="2460" w:hanging="236"/>
      </w:pPr>
      <w:rPr>
        <w:rFonts w:hint="default"/>
        <w:lang w:val="en-US" w:eastAsia="en-US" w:bidi="en-US"/>
      </w:rPr>
    </w:lvl>
    <w:lvl w:ilvl="3" w:tplc="ADF2B4F4">
      <w:numFmt w:val="bullet"/>
      <w:lvlText w:val="•"/>
      <w:lvlJc w:val="left"/>
      <w:pPr>
        <w:ind w:left="2800" w:hanging="236"/>
      </w:pPr>
      <w:rPr>
        <w:rFonts w:hint="default"/>
        <w:lang w:val="en-US" w:eastAsia="en-US" w:bidi="en-US"/>
      </w:rPr>
    </w:lvl>
    <w:lvl w:ilvl="4" w:tplc="913E8BF6">
      <w:numFmt w:val="bullet"/>
      <w:lvlText w:val="•"/>
      <w:lvlJc w:val="left"/>
      <w:pPr>
        <w:ind w:left="3140" w:hanging="236"/>
      </w:pPr>
      <w:rPr>
        <w:rFonts w:hint="default"/>
        <w:lang w:val="en-US" w:eastAsia="en-US" w:bidi="en-US"/>
      </w:rPr>
    </w:lvl>
    <w:lvl w:ilvl="5" w:tplc="E3909942">
      <w:numFmt w:val="bullet"/>
      <w:lvlText w:val="•"/>
      <w:lvlJc w:val="left"/>
      <w:pPr>
        <w:ind w:left="3480" w:hanging="236"/>
      </w:pPr>
      <w:rPr>
        <w:rFonts w:hint="default"/>
        <w:lang w:val="en-US" w:eastAsia="en-US" w:bidi="en-US"/>
      </w:rPr>
    </w:lvl>
    <w:lvl w:ilvl="6" w:tplc="09A0C0C6">
      <w:numFmt w:val="bullet"/>
      <w:lvlText w:val="•"/>
      <w:lvlJc w:val="left"/>
      <w:pPr>
        <w:ind w:left="3820" w:hanging="236"/>
      </w:pPr>
      <w:rPr>
        <w:rFonts w:hint="default"/>
        <w:lang w:val="en-US" w:eastAsia="en-US" w:bidi="en-US"/>
      </w:rPr>
    </w:lvl>
    <w:lvl w:ilvl="7" w:tplc="1EE497D0">
      <w:numFmt w:val="bullet"/>
      <w:lvlText w:val="•"/>
      <w:lvlJc w:val="left"/>
      <w:pPr>
        <w:ind w:left="4160" w:hanging="236"/>
      </w:pPr>
      <w:rPr>
        <w:rFonts w:hint="default"/>
        <w:lang w:val="en-US" w:eastAsia="en-US" w:bidi="en-US"/>
      </w:rPr>
    </w:lvl>
    <w:lvl w:ilvl="8" w:tplc="714E1F7C">
      <w:numFmt w:val="bullet"/>
      <w:lvlText w:val="•"/>
      <w:lvlJc w:val="left"/>
      <w:pPr>
        <w:ind w:left="4500" w:hanging="236"/>
      </w:pPr>
      <w:rPr>
        <w:rFonts w:hint="default"/>
        <w:lang w:val="en-US" w:eastAsia="en-US" w:bidi="en-US"/>
      </w:rPr>
    </w:lvl>
  </w:abstractNum>
  <w:abstractNum w:abstractNumId="1" w15:restartNumberingAfterBreak="0">
    <w:nsid w:val="27E06AB5"/>
    <w:multiLevelType w:val="hybridMultilevel"/>
    <w:tmpl w:val="E72C3688"/>
    <w:lvl w:ilvl="0" w:tplc="86A2896A">
      <w:start w:val="1"/>
      <w:numFmt w:val="upperLetter"/>
      <w:lvlText w:val="%1."/>
      <w:lvlJc w:val="left"/>
      <w:pPr>
        <w:ind w:left="430" w:hanging="272"/>
        <w:jc w:val="left"/>
      </w:pPr>
      <w:rPr>
        <w:rFonts w:ascii="Times New Roman" w:eastAsia="Times New Roman" w:hAnsi="Times New Roman" w:cs="Times New Roman" w:hint="default"/>
        <w:i/>
        <w:w w:val="99"/>
        <w:sz w:val="20"/>
        <w:szCs w:val="20"/>
        <w:lang w:val="en-US" w:eastAsia="en-US" w:bidi="en-US"/>
      </w:rPr>
    </w:lvl>
    <w:lvl w:ilvl="1" w:tplc="2A847978">
      <w:start w:val="1"/>
      <w:numFmt w:val="decimal"/>
      <w:lvlText w:val="%2)"/>
      <w:lvlJc w:val="left"/>
      <w:pPr>
        <w:ind w:left="624" w:hanging="266"/>
        <w:jc w:val="left"/>
      </w:pPr>
      <w:rPr>
        <w:rFonts w:ascii="Times New Roman" w:eastAsia="Times New Roman" w:hAnsi="Times New Roman" w:cs="Times New Roman" w:hint="default"/>
        <w:i/>
        <w:w w:val="99"/>
        <w:sz w:val="20"/>
        <w:szCs w:val="20"/>
        <w:lang w:val="en-US" w:eastAsia="en-US" w:bidi="en-US"/>
      </w:rPr>
    </w:lvl>
    <w:lvl w:ilvl="2" w:tplc="56847B26">
      <w:numFmt w:val="bullet"/>
      <w:lvlText w:val="•"/>
      <w:lvlJc w:val="left"/>
      <w:pPr>
        <w:ind w:left="542" w:hanging="266"/>
      </w:pPr>
      <w:rPr>
        <w:rFonts w:hint="default"/>
        <w:lang w:val="en-US" w:eastAsia="en-US" w:bidi="en-US"/>
      </w:rPr>
    </w:lvl>
    <w:lvl w:ilvl="3" w:tplc="ED4AF83A">
      <w:numFmt w:val="bullet"/>
      <w:lvlText w:val="•"/>
      <w:lvlJc w:val="left"/>
      <w:pPr>
        <w:ind w:left="464" w:hanging="266"/>
      </w:pPr>
      <w:rPr>
        <w:rFonts w:hint="default"/>
        <w:lang w:val="en-US" w:eastAsia="en-US" w:bidi="en-US"/>
      </w:rPr>
    </w:lvl>
    <w:lvl w:ilvl="4" w:tplc="71B00364">
      <w:numFmt w:val="bullet"/>
      <w:lvlText w:val="•"/>
      <w:lvlJc w:val="left"/>
      <w:pPr>
        <w:ind w:left="386" w:hanging="266"/>
      </w:pPr>
      <w:rPr>
        <w:rFonts w:hint="default"/>
        <w:lang w:val="en-US" w:eastAsia="en-US" w:bidi="en-US"/>
      </w:rPr>
    </w:lvl>
    <w:lvl w:ilvl="5" w:tplc="87485998">
      <w:numFmt w:val="bullet"/>
      <w:lvlText w:val="•"/>
      <w:lvlJc w:val="left"/>
      <w:pPr>
        <w:ind w:left="309" w:hanging="266"/>
      </w:pPr>
      <w:rPr>
        <w:rFonts w:hint="default"/>
        <w:lang w:val="en-US" w:eastAsia="en-US" w:bidi="en-US"/>
      </w:rPr>
    </w:lvl>
    <w:lvl w:ilvl="6" w:tplc="B3CC2BA4">
      <w:numFmt w:val="bullet"/>
      <w:lvlText w:val="•"/>
      <w:lvlJc w:val="left"/>
      <w:pPr>
        <w:ind w:left="231" w:hanging="266"/>
      </w:pPr>
      <w:rPr>
        <w:rFonts w:hint="default"/>
        <w:lang w:val="en-US" w:eastAsia="en-US" w:bidi="en-US"/>
      </w:rPr>
    </w:lvl>
    <w:lvl w:ilvl="7" w:tplc="A548477C">
      <w:numFmt w:val="bullet"/>
      <w:lvlText w:val="•"/>
      <w:lvlJc w:val="left"/>
      <w:pPr>
        <w:ind w:left="153" w:hanging="266"/>
      </w:pPr>
      <w:rPr>
        <w:rFonts w:hint="default"/>
        <w:lang w:val="en-US" w:eastAsia="en-US" w:bidi="en-US"/>
      </w:rPr>
    </w:lvl>
    <w:lvl w:ilvl="8" w:tplc="B31A7144">
      <w:numFmt w:val="bullet"/>
      <w:lvlText w:val="•"/>
      <w:lvlJc w:val="left"/>
      <w:pPr>
        <w:ind w:left="75" w:hanging="266"/>
      </w:pPr>
      <w:rPr>
        <w:rFonts w:hint="default"/>
        <w:lang w:val="en-US" w:eastAsia="en-US" w:bidi="en-US"/>
      </w:rPr>
    </w:lvl>
  </w:abstractNum>
  <w:abstractNum w:abstractNumId="2" w15:restartNumberingAfterBreak="0">
    <w:nsid w:val="57826CFB"/>
    <w:multiLevelType w:val="hybridMultilevel"/>
    <w:tmpl w:val="569859DC"/>
    <w:lvl w:ilvl="0" w:tplc="C018F454">
      <w:start w:val="1"/>
      <w:numFmt w:val="decimal"/>
      <w:lvlText w:val="[%1]"/>
      <w:lvlJc w:val="left"/>
      <w:pPr>
        <w:ind w:left="524" w:hanging="286"/>
        <w:jc w:val="right"/>
      </w:pPr>
      <w:rPr>
        <w:rFonts w:ascii="Times New Roman" w:eastAsia="Times New Roman" w:hAnsi="Times New Roman" w:cs="Times New Roman" w:hint="default"/>
        <w:w w:val="99"/>
        <w:sz w:val="16"/>
        <w:szCs w:val="16"/>
        <w:lang w:val="en-US" w:eastAsia="en-US" w:bidi="en-US"/>
      </w:rPr>
    </w:lvl>
    <w:lvl w:ilvl="1" w:tplc="FE744320">
      <w:numFmt w:val="bullet"/>
      <w:lvlText w:val="•"/>
      <w:lvlJc w:val="left"/>
      <w:pPr>
        <w:ind w:left="1083" w:hanging="286"/>
      </w:pPr>
      <w:rPr>
        <w:rFonts w:hint="default"/>
        <w:lang w:val="en-US" w:eastAsia="en-US" w:bidi="en-US"/>
      </w:rPr>
    </w:lvl>
    <w:lvl w:ilvl="2" w:tplc="6DB40AC0">
      <w:numFmt w:val="bullet"/>
      <w:lvlText w:val="•"/>
      <w:lvlJc w:val="left"/>
      <w:pPr>
        <w:ind w:left="1647" w:hanging="286"/>
      </w:pPr>
      <w:rPr>
        <w:rFonts w:hint="default"/>
        <w:lang w:val="en-US" w:eastAsia="en-US" w:bidi="en-US"/>
      </w:rPr>
    </w:lvl>
    <w:lvl w:ilvl="3" w:tplc="DD20C928">
      <w:numFmt w:val="bullet"/>
      <w:lvlText w:val="•"/>
      <w:lvlJc w:val="left"/>
      <w:pPr>
        <w:ind w:left="2211" w:hanging="286"/>
      </w:pPr>
      <w:rPr>
        <w:rFonts w:hint="default"/>
        <w:lang w:val="en-US" w:eastAsia="en-US" w:bidi="en-US"/>
      </w:rPr>
    </w:lvl>
    <w:lvl w:ilvl="4" w:tplc="BAB67218">
      <w:numFmt w:val="bullet"/>
      <w:lvlText w:val="•"/>
      <w:lvlJc w:val="left"/>
      <w:pPr>
        <w:ind w:left="2775" w:hanging="286"/>
      </w:pPr>
      <w:rPr>
        <w:rFonts w:hint="default"/>
        <w:lang w:val="en-US" w:eastAsia="en-US" w:bidi="en-US"/>
      </w:rPr>
    </w:lvl>
    <w:lvl w:ilvl="5" w:tplc="835844F8">
      <w:numFmt w:val="bullet"/>
      <w:lvlText w:val="•"/>
      <w:lvlJc w:val="left"/>
      <w:pPr>
        <w:ind w:left="3339" w:hanging="286"/>
      </w:pPr>
      <w:rPr>
        <w:rFonts w:hint="default"/>
        <w:lang w:val="en-US" w:eastAsia="en-US" w:bidi="en-US"/>
      </w:rPr>
    </w:lvl>
    <w:lvl w:ilvl="6" w:tplc="5F14DC4C">
      <w:numFmt w:val="bullet"/>
      <w:lvlText w:val="•"/>
      <w:lvlJc w:val="left"/>
      <w:pPr>
        <w:ind w:left="3903" w:hanging="286"/>
      </w:pPr>
      <w:rPr>
        <w:rFonts w:hint="default"/>
        <w:lang w:val="en-US" w:eastAsia="en-US" w:bidi="en-US"/>
      </w:rPr>
    </w:lvl>
    <w:lvl w:ilvl="7" w:tplc="DD1E6ADE">
      <w:numFmt w:val="bullet"/>
      <w:lvlText w:val="•"/>
      <w:lvlJc w:val="left"/>
      <w:pPr>
        <w:ind w:left="4467" w:hanging="286"/>
      </w:pPr>
      <w:rPr>
        <w:rFonts w:hint="default"/>
        <w:lang w:val="en-US" w:eastAsia="en-US" w:bidi="en-US"/>
      </w:rPr>
    </w:lvl>
    <w:lvl w:ilvl="8" w:tplc="2176F868">
      <w:numFmt w:val="bullet"/>
      <w:lvlText w:val="•"/>
      <w:lvlJc w:val="left"/>
      <w:pPr>
        <w:ind w:left="5031" w:hanging="286"/>
      </w:pPr>
      <w:rPr>
        <w:rFonts w:hint="default"/>
        <w:lang w:val="en-US" w:eastAsia="en-US" w:bidi="en-US"/>
      </w:rPr>
    </w:lvl>
  </w:abstractNum>
  <w:abstractNum w:abstractNumId="3" w15:restartNumberingAfterBreak="0">
    <w:nsid w:val="69F7773C"/>
    <w:multiLevelType w:val="hybridMultilevel"/>
    <w:tmpl w:val="12769284"/>
    <w:lvl w:ilvl="0" w:tplc="66E27E54">
      <w:start w:val="1"/>
      <w:numFmt w:val="upperLetter"/>
      <w:lvlText w:val="%1."/>
      <w:lvlJc w:val="left"/>
      <w:pPr>
        <w:ind w:left="430" w:hanging="272"/>
        <w:jc w:val="left"/>
      </w:pPr>
      <w:rPr>
        <w:rFonts w:ascii="Times New Roman" w:eastAsia="Times New Roman" w:hAnsi="Times New Roman" w:cs="Times New Roman" w:hint="default"/>
        <w:i/>
        <w:w w:val="99"/>
        <w:sz w:val="20"/>
        <w:szCs w:val="20"/>
        <w:lang w:val="en-US" w:eastAsia="en-US" w:bidi="en-US"/>
      </w:rPr>
    </w:lvl>
    <w:lvl w:ilvl="1" w:tplc="E1F401A8">
      <w:start w:val="1"/>
      <w:numFmt w:val="decimal"/>
      <w:lvlText w:val="%2)"/>
      <w:lvlJc w:val="left"/>
      <w:pPr>
        <w:ind w:left="624" w:hanging="266"/>
        <w:jc w:val="left"/>
      </w:pPr>
      <w:rPr>
        <w:rFonts w:ascii="Times New Roman" w:eastAsia="Times New Roman" w:hAnsi="Times New Roman" w:cs="Times New Roman" w:hint="default"/>
        <w:i/>
        <w:w w:val="99"/>
        <w:sz w:val="20"/>
        <w:szCs w:val="20"/>
        <w:lang w:val="en-US" w:eastAsia="en-US" w:bidi="en-US"/>
      </w:rPr>
    </w:lvl>
    <w:lvl w:ilvl="2" w:tplc="F3C0961E">
      <w:numFmt w:val="bullet"/>
      <w:lvlText w:val="•"/>
      <w:lvlJc w:val="left"/>
      <w:pPr>
        <w:ind w:left="1126" w:hanging="266"/>
      </w:pPr>
      <w:rPr>
        <w:rFonts w:hint="default"/>
        <w:lang w:val="en-US" w:eastAsia="en-US" w:bidi="en-US"/>
      </w:rPr>
    </w:lvl>
    <w:lvl w:ilvl="3" w:tplc="8684E54A">
      <w:numFmt w:val="bullet"/>
      <w:lvlText w:val="•"/>
      <w:lvlJc w:val="left"/>
      <w:pPr>
        <w:ind w:left="1633" w:hanging="266"/>
      </w:pPr>
      <w:rPr>
        <w:rFonts w:hint="default"/>
        <w:lang w:val="en-US" w:eastAsia="en-US" w:bidi="en-US"/>
      </w:rPr>
    </w:lvl>
    <w:lvl w:ilvl="4" w:tplc="C5BC6518">
      <w:numFmt w:val="bullet"/>
      <w:lvlText w:val="•"/>
      <w:lvlJc w:val="left"/>
      <w:pPr>
        <w:ind w:left="2140" w:hanging="266"/>
      </w:pPr>
      <w:rPr>
        <w:rFonts w:hint="default"/>
        <w:lang w:val="en-US" w:eastAsia="en-US" w:bidi="en-US"/>
      </w:rPr>
    </w:lvl>
    <w:lvl w:ilvl="5" w:tplc="BA76F44C">
      <w:numFmt w:val="bullet"/>
      <w:lvlText w:val="•"/>
      <w:lvlJc w:val="left"/>
      <w:pPr>
        <w:ind w:left="2646" w:hanging="266"/>
      </w:pPr>
      <w:rPr>
        <w:rFonts w:hint="default"/>
        <w:lang w:val="en-US" w:eastAsia="en-US" w:bidi="en-US"/>
      </w:rPr>
    </w:lvl>
    <w:lvl w:ilvl="6" w:tplc="CB727E2A">
      <w:numFmt w:val="bullet"/>
      <w:lvlText w:val="•"/>
      <w:lvlJc w:val="left"/>
      <w:pPr>
        <w:ind w:left="3153" w:hanging="266"/>
      </w:pPr>
      <w:rPr>
        <w:rFonts w:hint="default"/>
        <w:lang w:val="en-US" w:eastAsia="en-US" w:bidi="en-US"/>
      </w:rPr>
    </w:lvl>
    <w:lvl w:ilvl="7" w:tplc="9E0808E2">
      <w:numFmt w:val="bullet"/>
      <w:lvlText w:val="•"/>
      <w:lvlJc w:val="left"/>
      <w:pPr>
        <w:ind w:left="3660" w:hanging="266"/>
      </w:pPr>
      <w:rPr>
        <w:rFonts w:hint="default"/>
        <w:lang w:val="en-US" w:eastAsia="en-US" w:bidi="en-US"/>
      </w:rPr>
    </w:lvl>
    <w:lvl w:ilvl="8" w:tplc="3544ED4A">
      <w:numFmt w:val="bullet"/>
      <w:lvlText w:val="•"/>
      <w:lvlJc w:val="left"/>
      <w:pPr>
        <w:ind w:left="4167" w:hanging="266"/>
      </w:pPr>
      <w:rPr>
        <w:rFonts w:hint="default"/>
        <w:lang w:val="en-US" w:eastAsia="en-US" w:bidi="en-US"/>
      </w:rPr>
    </w:lvl>
  </w:abstractNum>
  <w:abstractNum w:abstractNumId="4" w15:restartNumberingAfterBreak="0">
    <w:nsid w:val="6BE56C38"/>
    <w:multiLevelType w:val="multilevel"/>
    <w:tmpl w:val="9BF213A4"/>
    <w:lvl w:ilvl="0">
      <w:start w:val="11"/>
      <w:numFmt w:val="lowerLetter"/>
      <w:lvlText w:val="%1"/>
      <w:lvlJc w:val="left"/>
      <w:pPr>
        <w:ind w:left="381" w:hanging="223"/>
        <w:jc w:val="left"/>
      </w:pPr>
      <w:rPr>
        <w:rFonts w:hint="default"/>
        <w:lang w:val="en-US" w:eastAsia="en-US" w:bidi="en-US"/>
      </w:rPr>
    </w:lvl>
    <w:lvl w:ilvl="1">
      <w:start w:val="20"/>
      <w:numFmt w:val="lowerLetter"/>
      <w:lvlText w:val="%1-%2"/>
      <w:lvlJc w:val="left"/>
      <w:pPr>
        <w:ind w:left="381" w:hanging="223"/>
        <w:jc w:val="left"/>
      </w:pPr>
      <w:rPr>
        <w:rFonts w:ascii="Times New Roman" w:eastAsia="Times New Roman" w:hAnsi="Times New Roman" w:cs="Times New Roman" w:hint="default"/>
        <w:w w:val="99"/>
        <w:sz w:val="18"/>
        <w:szCs w:val="18"/>
        <w:lang w:val="en-US" w:eastAsia="en-US" w:bidi="en-US"/>
      </w:rPr>
    </w:lvl>
    <w:lvl w:ilvl="2">
      <w:numFmt w:val="bullet"/>
      <w:lvlText w:val="•"/>
      <w:lvlJc w:val="left"/>
      <w:pPr>
        <w:ind w:left="702" w:hanging="344"/>
      </w:pPr>
      <w:rPr>
        <w:rFonts w:ascii="Lucida Sans Unicode" w:eastAsia="Lucida Sans Unicode" w:hAnsi="Lucida Sans Unicode" w:cs="Lucida Sans Unicode" w:hint="default"/>
        <w:w w:val="92"/>
        <w:position w:val="5"/>
        <w:sz w:val="14"/>
        <w:szCs w:val="14"/>
        <w:lang w:val="en-US" w:eastAsia="en-US" w:bidi="en-US"/>
      </w:rPr>
    </w:lvl>
    <w:lvl w:ilvl="3">
      <w:numFmt w:val="bullet"/>
      <w:lvlText w:val="•"/>
      <w:lvlJc w:val="left"/>
      <w:pPr>
        <w:ind w:left="2980" w:hanging="344"/>
      </w:pPr>
      <w:rPr>
        <w:rFonts w:hint="default"/>
        <w:lang w:val="en-US" w:eastAsia="en-US" w:bidi="en-US"/>
      </w:rPr>
    </w:lvl>
    <w:lvl w:ilvl="4">
      <w:numFmt w:val="bullet"/>
      <w:lvlText w:val="•"/>
      <w:lvlJc w:val="left"/>
      <w:pPr>
        <w:ind w:left="2439" w:hanging="344"/>
      </w:pPr>
      <w:rPr>
        <w:rFonts w:hint="default"/>
        <w:lang w:val="en-US" w:eastAsia="en-US" w:bidi="en-US"/>
      </w:rPr>
    </w:lvl>
    <w:lvl w:ilvl="5">
      <w:numFmt w:val="bullet"/>
      <w:lvlText w:val="•"/>
      <w:lvlJc w:val="left"/>
      <w:pPr>
        <w:ind w:left="1898" w:hanging="344"/>
      </w:pPr>
      <w:rPr>
        <w:rFonts w:hint="default"/>
        <w:lang w:val="en-US" w:eastAsia="en-US" w:bidi="en-US"/>
      </w:rPr>
    </w:lvl>
    <w:lvl w:ilvl="6">
      <w:numFmt w:val="bullet"/>
      <w:lvlText w:val="•"/>
      <w:lvlJc w:val="left"/>
      <w:pPr>
        <w:ind w:left="1357" w:hanging="344"/>
      </w:pPr>
      <w:rPr>
        <w:rFonts w:hint="default"/>
        <w:lang w:val="en-US" w:eastAsia="en-US" w:bidi="en-US"/>
      </w:rPr>
    </w:lvl>
    <w:lvl w:ilvl="7">
      <w:numFmt w:val="bullet"/>
      <w:lvlText w:val="•"/>
      <w:lvlJc w:val="left"/>
      <w:pPr>
        <w:ind w:left="817" w:hanging="344"/>
      </w:pPr>
      <w:rPr>
        <w:rFonts w:hint="default"/>
        <w:lang w:val="en-US" w:eastAsia="en-US" w:bidi="en-US"/>
      </w:rPr>
    </w:lvl>
    <w:lvl w:ilvl="8">
      <w:numFmt w:val="bullet"/>
      <w:lvlText w:val="•"/>
      <w:lvlJc w:val="left"/>
      <w:pPr>
        <w:ind w:left="276" w:hanging="344"/>
      </w:pPr>
      <w:rPr>
        <w:rFonts w:hint="default"/>
        <w:lang w:val="en-US" w:eastAsia="en-US" w:bidi="en-US"/>
      </w:rPr>
    </w:lvl>
  </w:abstractNum>
  <w:abstractNum w:abstractNumId="5" w15:restartNumberingAfterBreak="0">
    <w:nsid w:val="764E52E3"/>
    <w:multiLevelType w:val="hybridMultilevel"/>
    <w:tmpl w:val="47A295E2"/>
    <w:lvl w:ilvl="0" w:tplc="78AE4DFC">
      <w:start w:val="5"/>
      <w:numFmt w:val="decimal"/>
      <w:lvlText w:val="[%1]"/>
      <w:lvlJc w:val="left"/>
      <w:pPr>
        <w:ind w:left="159" w:hanging="279"/>
        <w:jc w:val="left"/>
      </w:pPr>
      <w:rPr>
        <w:rFonts w:ascii="Times New Roman" w:eastAsia="Times New Roman" w:hAnsi="Times New Roman" w:cs="Times New Roman" w:hint="default"/>
        <w:w w:val="99"/>
        <w:sz w:val="20"/>
        <w:szCs w:val="20"/>
        <w:lang w:val="en-US" w:eastAsia="en-US" w:bidi="en-US"/>
      </w:rPr>
    </w:lvl>
    <w:lvl w:ilvl="1" w:tplc="3F1A588A">
      <w:numFmt w:val="bullet"/>
      <w:lvlText w:val="•"/>
      <w:lvlJc w:val="left"/>
      <w:pPr>
        <w:ind w:left="559" w:hanging="202"/>
      </w:pPr>
      <w:rPr>
        <w:rFonts w:ascii="Lucida Sans Unicode" w:eastAsia="Lucida Sans Unicode" w:hAnsi="Lucida Sans Unicode" w:cs="Lucida Sans Unicode" w:hint="default"/>
        <w:w w:val="92"/>
        <w:sz w:val="14"/>
        <w:szCs w:val="14"/>
        <w:lang w:val="en-US" w:eastAsia="en-US" w:bidi="en-US"/>
      </w:rPr>
    </w:lvl>
    <w:lvl w:ilvl="2" w:tplc="28D02520">
      <w:numFmt w:val="bullet"/>
      <w:lvlText w:val="•"/>
      <w:lvlJc w:val="left"/>
      <w:pPr>
        <w:ind w:left="488" w:hanging="202"/>
      </w:pPr>
      <w:rPr>
        <w:rFonts w:hint="default"/>
        <w:lang w:val="en-US" w:eastAsia="en-US" w:bidi="en-US"/>
      </w:rPr>
    </w:lvl>
    <w:lvl w:ilvl="3" w:tplc="B19065F6">
      <w:numFmt w:val="bullet"/>
      <w:lvlText w:val="•"/>
      <w:lvlJc w:val="left"/>
      <w:pPr>
        <w:ind w:left="417" w:hanging="202"/>
      </w:pPr>
      <w:rPr>
        <w:rFonts w:hint="default"/>
        <w:lang w:val="en-US" w:eastAsia="en-US" w:bidi="en-US"/>
      </w:rPr>
    </w:lvl>
    <w:lvl w:ilvl="4" w:tplc="1DE2C8E4">
      <w:numFmt w:val="bullet"/>
      <w:lvlText w:val="•"/>
      <w:lvlJc w:val="left"/>
      <w:pPr>
        <w:ind w:left="346" w:hanging="202"/>
      </w:pPr>
      <w:rPr>
        <w:rFonts w:hint="default"/>
        <w:lang w:val="en-US" w:eastAsia="en-US" w:bidi="en-US"/>
      </w:rPr>
    </w:lvl>
    <w:lvl w:ilvl="5" w:tplc="4B2EB84C">
      <w:numFmt w:val="bullet"/>
      <w:lvlText w:val="•"/>
      <w:lvlJc w:val="left"/>
      <w:pPr>
        <w:ind w:left="275" w:hanging="202"/>
      </w:pPr>
      <w:rPr>
        <w:rFonts w:hint="default"/>
        <w:lang w:val="en-US" w:eastAsia="en-US" w:bidi="en-US"/>
      </w:rPr>
    </w:lvl>
    <w:lvl w:ilvl="6" w:tplc="C2084268">
      <w:numFmt w:val="bullet"/>
      <w:lvlText w:val="•"/>
      <w:lvlJc w:val="left"/>
      <w:pPr>
        <w:ind w:left="204" w:hanging="202"/>
      </w:pPr>
      <w:rPr>
        <w:rFonts w:hint="default"/>
        <w:lang w:val="en-US" w:eastAsia="en-US" w:bidi="en-US"/>
      </w:rPr>
    </w:lvl>
    <w:lvl w:ilvl="7" w:tplc="2676E7A0">
      <w:numFmt w:val="bullet"/>
      <w:lvlText w:val="•"/>
      <w:lvlJc w:val="left"/>
      <w:pPr>
        <w:ind w:left="133" w:hanging="202"/>
      </w:pPr>
      <w:rPr>
        <w:rFonts w:hint="default"/>
        <w:lang w:val="en-US" w:eastAsia="en-US" w:bidi="en-US"/>
      </w:rPr>
    </w:lvl>
    <w:lvl w:ilvl="8" w:tplc="754E8E06">
      <w:numFmt w:val="bullet"/>
      <w:lvlText w:val="•"/>
      <w:lvlJc w:val="left"/>
      <w:pPr>
        <w:ind w:left="62" w:hanging="202"/>
      </w:pPr>
      <w:rPr>
        <w:rFonts w:hint="default"/>
        <w:lang w:val="en-US" w:eastAsia="en-US" w:bidi="en-US"/>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k">
    <w15:presenceInfo w15:providerId="None" w15:userId="Rick"/>
  </w15:person>
  <w15:person w15:author="PaperTrue Services">
    <w15:presenceInfo w15:providerId="None" w15:userId="PaperTrue Servi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2MTIxNbEwNTQxMDNV0lEKTi0uzszPAykwrAUAV5UkfCwAAAA="/>
  </w:docVars>
  <w:rsids>
    <w:rsidRoot w:val="00187908"/>
    <w:rsid w:val="00105EDE"/>
    <w:rsid w:val="00121D20"/>
    <w:rsid w:val="00187908"/>
    <w:rsid w:val="002A54CE"/>
    <w:rsid w:val="00354D01"/>
    <w:rsid w:val="00423359"/>
    <w:rsid w:val="0043102E"/>
    <w:rsid w:val="004B2CDD"/>
    <w:rsid w:val="005556E0"/>
    <w:rsid w:val="0066662A"/>
    <w:rsid w:val="007643CD"/>
    <w:rsid w:val="008607B3"/>
    <w:rsid w:val="008C0949"/>
    <w:rsid w:val="00AA2B67"/>
    <w:rsid w:val="00AC2066"/>
    <w:rsid w:val="00BA53EE"/>
    <w:rsid w:val="00BE0C14"/>
    <w:rsid w:val="00E94916"/>
    <w:rsid w:val="00F51443"/>
    <w:rsid w:val="00F5160A"/>
    <w:rsid w:val="00F87E60"/>
    <w:rsid w:val="00FE4C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526D7"/>
  <w15:docId w15:val="{C28FF4D4-CA24-47C5-9449-509387C74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1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24" w:hanging="286"/>
      <w:jc w:val="both"/>
    </w:pPr>
  </w:style>
  <w:style w:type="paragraph" w:customStyle="1" w:styleId="TableParagraph">
    <w:name w:val="Table Paragraph"/>
    <w:basedOn w:val="Normal"/>
    <w:uiPriority w:val="1"/>
    <w:qFormat/>
    <w:pPr>
      <w:spacing w:line="159" w:lineRule="exact"/>
      <w:ind w:left="97"/>
    </w:pPr>
  </w:style>
  <w:style w:type="paragraph" w:styleId="BalloonText">
    <w:name w:val="Balloon Text"/>
    <w:basedOn w:val="Normal"/>
    <w:link w:val="BalloonTextChar"/>
    <w:uiPriority w:val="99"/>
    <w:semiHidden/>
    <w:unhideWhenUsed/>
    <w:rsid w:val="00105E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EDE"/>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105EDE"/>
    <w:rPr>
      <w:sz w:val="16"/>
      <w:szCs w:val="16"/>
    </w:rPr>
  </w:style>
  <w:style w:type="paragraph" w:styleId="CommentText">
    <w:name w:val="annotation text"/>
    <w:basedOn w:val="Normal"/>
    <w:link w:val="CommentTextChar"/>
    <w:uiPriority w:val="99"/>
    <w:semiHidden/>
    <w:unhideWhenUsed/>
    <w:rsid w:val="00105EDE"/>
    <w:rPr>
      <w:sz w:val="20"/>
      <w:szCs w:val="20"/>
    </w:rPr>
  </w:style>
  <w:style w:type="character" w:customStyle="1" w:styleId="CommentTextChar">
    <w:name w:val="Comment Text Char"/>
    <w:basedOn w:val="DefaultParagraphFont"/>
    <w:link w:val="CommentText"/>
    <w:uiPriority w:val="99"/>
    <w:semiHidden/>
    <w:rsid w:val="00105EDE"/>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105EDE"/>
    <w:rPr>
      <w:b/>
      <w:bCs/>
    </w:rPr>
  </w:style>
  <w:style w:type="character" w:customStyle="1" w:styleId="CommentSubjectChar">
    <w:name w:val="Comment Subject Char"/>
    <w:basedOn w:val="CommentTextChar"/>
    <w:link w:val="CommentSubject"/>
    <w:uiPriority w:val="99"/>
    <w:semiHidden/>
    <w:rsid w:val="00105EDE"/>
    <w:rPr>
      <w:rFonts w:ascii="Times New Roman" w:eastAsia="Times New Roman" w:hAnsi="Times New Roman" w:cs="Times New Roman"/>
      <w:b/>
      <w:bCs/>
      <w:sz w:val="20"/>
      <w:szCs w:val="20"/>
      <w:lang w:bidi="en-US"/>
    </w:rPr>
  </w:style>
  <w:style w:type="paragraph" w:styleId="Revision">
    <w:name w:val="Revision"/>
    <w:hidden/>
    <w:uiPriority w:val="99"/>
    <w:semiHidden/>
    <w:rsid w:val="0043102E"/>
    <w:pPr>
      <w:widowControl/>
      <w:autoSpaceDE/>
      <w:autoSpaceDN/>
    </w:pPr>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package" Target="embeddings/Microsoft_Word_Document.docx"/><Relationship Id="rId1" Type="http://schemas.openxmlformats.org/officeDocument/2006/relationships/image" Target="media/image1.emf"/><Relationship Id="rId4" Type="http://schemas.openxmlformats.org/officeDocument/2006/relationships/oleObject" Target="embeddings/oleObject1.bin"/></Relationship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50.png"/><Relationship Id="rId17" Type="http://schemas.openxmlformats.org/officeDocument/2006/relationships/image" Target="media/image10.png"/><Relationship Id="rId25"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0.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8.png"/><Relationship Id="rId23" Type="http://schemas.microsoft.com/office/2011/relationships/people" Target="people.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Pages>
  <Words>5806</Words>
  <Characters>33100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Editor</dc:creator>
  <cp:lastModifiedBy>PaperTrue Services</cp:lastModifiedBy>
  <cp:revision>7</cp:revision>
  <dcterms:created xsi:type="dcterms:W3CDTF">2019-04-10T05:08:00Z</dcterms:created>
  <dcterms:modified xsi:type="dcterms:W3CDTF">2019-04-10T13:20:00Z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2019-04-08T00:00:00Z</vt:filetime>
  </property>
  <property fmtid="{D5CDD505-2E9C-101B-9397-08002B2CF9AE}" pid="3" name="Creator">
    <vt:lpwstr>LaTeX with hyperref</vt:lpwstr>
  </property>
  <property fmtid="{D5CDD505-2E9C-101B-9397-08002B2CF9AE}" pid="4" name="LastSaved">
    <vt:filetime>2019-04-09T00:00:00Z</vt:filetime>
  </property>
</Properties>
</file>